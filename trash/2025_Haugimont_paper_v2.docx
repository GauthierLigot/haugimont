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5D8EB" w14:textId="44EEA4C6" w:rsidR="00041A79" w:rsidRPr="00041A79" w:rsidRDefault="00041A79" w:rsidP="000D2E3A">
      <w:pPr>
        <w:jc w:val="left"/>
        <w:rPr>
          <w:b/>
          <w:bCs/>
          <w:sz w:val="36"/>
          <w:szCs w:val="36"/>
        </w:rPr>
      </w:pPr>
      <w:r w:rsidRPr="00041A79">
        <w:rPr>
          <w:b/>
          <w:bCs/>
          <w:sz w:val="36"/>
          <w:szCs w:val="36"/>
        </w:rPr>
        <w:t xml:space="preserve">Financial assessment of 30 years of continuous cover forestry in a 300-ha </w:t>
      </w:r>
      <w:r w:rsidR="00E8444F">
        <w:rPr>
          <w:b/>
          <w:bCs/>
          <w:sz w:val="36"/>
          <w:szCs w:val="36"/>
        </w:rPr>
        <w:t xml:space="preserve">mixed </w:t>
      </w:r>
      <w:r w:rsidRPr="00041A79">
        <w:rPr>
          <w:b/>
          <w:bCs/>
          <w:sz w:val="36"/>
          <w:szCs w:val="36"/>
        </w:rPr>
        <w:t>oak</w:t>
      </w:r>
      <w:r w:rsidR="00B00FB9">
        <w:rPr>
          <w:b/>
          <w:bCs/>
          <w:sz w:val="36"/>
          <w:szCs w:val="36"/>
        </w:rPr>
        <w:t>-</w:t>
      </w:r>
      <w:r w:rsidRPr="00041A79">
        <w:rPr>
          <w:b/>
          <w:bCs/>
          <w:sz w:val="36"/>
          <w:szCs w:val="36"/>
        </w:rPr>
        <w:t xml:space="preserve">dominated forest estate </w:t>
      </w:r>
    </w:p>
    <w:p w14:paraId="47EB6BE5" w14:textId="17E41583" w:rsidR="000A7669" w:rsidRPr="000A7669" w:rsidRDefault="008A4271" w:rsidP="000A7669">
      <w:pPr>
        <w:jc w:val="left"/>
        <w:rPr>
          <w:b/>
          <w:bCs/>
          <w:lang w:val="fr-BE"/>
        </w:rPr>
      </w:pPr>
      <w:r w:rsidRPr="000A7669">
        <w:rPr>
          <w:b/>
          <w:bCs/>
          <w:lang w:val="fr-BE"/>
        </w:rPr>
        <w:t>Gauthier Ligot</w:t>
      </w:r>
      <w:r w:rsidR="00705E27" w:rsidRPr="000A7669">
        <w:rPr>
          <w:b/>
          <w:bCs/>
          <w:vertAlign w:val="superscript"/>
          <w:lang w:val="fr-BE"/>
        </w:rPr>
        <w:t>1</w:t>
      </w:r>
      <w:r w:rsidR="001938A9" w:rsidRPr="000A7669">
        <w:rPr>
          <w:b/>
          <w:bCs/>
          <w:lang w:val="fr-BE"/>
        </w:rPr>
        <w:t xml:space="preserve">, </w:t>
      </w:r>
      <w:r w:rsidR="00A00696" w:rsidRPr="000A7669">
        <w:rPr>
          <w:b/>
          <w:bCs/>
          <w:lang w:val="fr-BE"/>
        </w:rPr>
        <w:t xml:space="preserve">John </w:t>
      </w:r>
      <w:proofErr w:type="spellStart"/>
      <w:r w:rsidR="00A00696" w:rsidRPr="000A7669">
        <w:rPr>
          <w:b/>
          <w:bCs/>
          <w:lang w:val="fr-BE"/>
        </w:rPr>
        <w:t>Foppert</w:t>
      </w:r>
      <w:proofErr w:type="spellEnd"/>
      <w:r w:rsidR="00A00696" w:rsidRPr="000A7669">
        <w:rPr>
          <w:b/>
          <w:bCs/>
          <w:lang w:val="fr-BE"/>
        </w:rPr>
        <w:t xml:space="preserve">, </w:t>
      </w:r>
      <w:r w:rsidR="001938A9" w:rsidRPr="000A7669">
        <w:rPr>
          <w:b/>
          <w:bCs/>
          <w:lang w:val="fr-BE"/>
        </w:rPr>
        <w:t>Charles Debois</w:t>
      </w:r>
      <w:r w:rsidR="00705E27" w:rsidRPr="000A7669">
        <w:rPr>
          <w:b/>
          <w:bCs/>
          <w:vertAlign w:val="superscript"/>
          <w:lang w:val="fr-BE"/>
        </w:rPr>
        <w:t>2</w:t>
      </w:r>
      <w:r w:rsidR="001938A9" w:rsidRPr="000A7669">
        <w:rPr>
          <w:b/>
          <w:bCs/>
          <w:lang w:val="fr-BE"/>
        </w:rPr>
        <w:t xml:space="preserve"> </w:t>
      </w:r>
    </w:p>
    <w:p w14:paraId="7221C2EC" w14:textId="17E1AE61" w:rsidR="008A4271" w:rsidRPr="00DB0E05" w:rsidRDefault="00705E27" w:rsidP="000A7669">
      <w:pPr>
        <w:jc w:val="left"/>
        <w:rPr>
          <w:lang w:val="fr-FR"/>
        </w:rPr>
      </w:pPr>
      <w:r w:rsidRPr="00DB0E05">
        <w:rPr>
          <w:lang w:val="fr-FR"/>
        </w:rPr>
        <w:t>Gembloux Agro-Bio Tech, U</w:t>
      </w:r>
      <w:r w:rsidR="00DB0E05" w:rsidRPr="00DB0E05">
        <w:rPr>
          <w:lang w:val="fr-FR"/>
        </w:rPr>
        <w:t xml:space="preserve">niversité de </w:t>
      </w:r>
      <w:r w:rsidRPr="00DB0E05">
        <w:rPr>
          <w:lang w:val="fr-FR"/>
        </w:rPr>
        <w:t>Liège</w:t>
      </w:r>
      <w:r w:rsidR="00DB0E05" w:rsidRPr="00DB0E05">
        <w:rPr>
          <w:lang w:val="fr-FR"/>
        </w:rPr>
        <w:t xml:space="preserve">, </w:t>
      </w:r>
      <w:proofErr w:type="spellStart"/>
      <w:r w:rsidR="00DB0E05" w:rsidRPr="00DB0E05">
        <w:rPr>
          <w:lang w:val="fr-FR"/>
        </w:rPr>
        <w:t>Belgium</w:t>
      </w:r>
      <w:proofErr w:type="spellEnd"/>
    </w:p>
    <w:p w14:paraId="03DF8C29" w14:textId="267FE0B2" w:rsidR="00DB0E05" w:rsidRPr="00DB0E05" w:rsidRDefault="00DB0E05" w:rsidP="00705E27">
      <w:pPr>
        <w:pStyle w:val="Paragraphedeliste"/>
        <w:numPr>
          <w:ilvl w:val="0"/>
          <w:numId w:val="7"/>
        </w:numPr>
        <w:jc w:val="left"/>
        <w:rPr>
          <w:lang w:val="fr-FR"/>
        </w:rPr>
      </w:pPr>
      <w:r w:rsidRPr="00DB0E05">
        <w:rPr>
          <w:lang w:val="fr-FR"/>
        </w:rPr>
        <w:t xml:space="preserve">… ,Université de Namur, </w:t>
      </w:r>
      <w:proofErr w:type="spellStart"/>
      <w:r w:rsidRPr="00DB0E05">
        <w:rPr>
          <w:lang w:val="fr-FR"/>
        </w:rPr>
        <w:t>Belgium</w:t>
      </w:r>
      <w:proofErr w:type="spellEnd"/>
    </w:p>
    <w:p w14:paraId="256EF049" w14:textId="77777777" w:rsidR="002801F1" w:rsidRDefault="002801F1" w:rsidP="00C54709">
      <w:pPr>
        <w:rPr>
          <w:b/>
          <w:bCs/>
          <w:sz w:val="28"/>
          <w:szCs w:val="28"/>
        </w:rPr>
      </w:pPr>
    </w:p>
    <w:p w14:paraId="1198F261" w14:textId="3F6AE8CF" w:rsidR="00507BE4" w:rsidRDefault="00507BE4" w:rsidP="00C54709">
      <w:pPr>
        <w:rPr>
          <w:b/>
          <w:bCs/>
          <w:sz w:val="28"/>
          <w:szCs w:val="28"/>
        </w:rPr>
      </w:pPr>
      <w:r>
        <w:rPr>
          <w:b/>
          <w:bCs/>
          <w:sz w:val="28"/>
          <w:szCs w:val="28"/>
        </w:rPr>
        <w:t xml:space="preserve">Target journal : PCI Forest and wood sciences </w:t>
      </w:r>
    </w:p>
    <w:p w14:paraId="4ABD54BE" w14:textId="77777777" w:rsidR="00507BE4" w:rsidRDefault="00507BE4" w:rsidP="00C54709">
      <w:pPr>
        <w:rPr>
          <w:b/>
          <w:bCs/>
          <w:sz w:val="28"/>
          <w:szCs w:val="28"/>
        </w:rPr>
      </w:pPr>
    </w:p>
    <w:p w14:paraId="28A0B028" w14:textId="3CF5EF8E" w:rsidR="00E8444F" w:rsidRDefault="00E8444F" w:rsidP="00C54709">
      <w:pPr>
        <w:rPr>
          <w:b/>
          <w:bCs/>
          <w:sz w:val="28"/>
          <w:szCs w:val="28"/>
        </w:rPr>
      </w:pPr>
      <w:r>
        <w:rPr>
          <w:b/>
          <w:bCs/>
          <w:sz w:val="28"/>
          <w:szCs w:val="28"/>
        </w:rPr>
        <w:t xml:space="preserve">TODO : include ref to </w:t>
      </w:r>
      <w:proofErr w:type="spellStart"/>
      <w:r>
        <w:rPr>
          <w:b/>
          <w:bCs/>
          <w:sz w:val="28"/>
          <w:szCs w:val="28"/>
        </w:rPr>
        <w:t>knokke</w:t>
      </w:r>
      <w:proofErr w:type="spellEnd"/>
      <w:r>
        <w:rPr>
          <w:b/>
          <w:bCs/>
          <w:sz w:val="28"/>
          <w:szCs w:val="28"/>
        </w:rPr>
        <w:t xml:space="preserve"> 2008 and discuss it</w:t>
      </w:r>
    </w:p>
    <w:p w14:paraId="531FCE75" w14:textId="77777777" w:rsidR="002801F1" w:rsidRDefault="002801F1" w:rsidP="00C54709">
      <w:pPr>
        <w:rPr>
          <w:b/>
          <w:bCs/>
          <w:sz w:val="28"/>
          <w:szCs w:val="28"/>
        </w:rPr>
      </w:pPr>
    </w:p>
    <w:p w14:paraId="32181E8E" w14:textId="77777777" w:rsidR="002801F1" w:rsidRPr="00D952BB" w:rsidRDefault="00000000" w:rsidP="002801F1">
      <w:r>
        <w:pict w14:anchorId="5A9F7353">
          <v:rect id="_x0000_i1025" style="width:0;height:1.5pt" o:hralign="center" o:hrstd="t" o:hr="t" fillcolor="#a0a0a0" stroked="f"/>
        </w:pict>
      </w:r>
    </w:p>
    <w:p w14:paraId="64A3300C" w14:textId="06405352" w:rsidR="00041A79" w:rsidRPr="00C54709" w:rsidRDefault="008A4271" w:rsidP="00C54709">
      <w:pPr>
        <w:rPr>
          <w:b/>
          <w:bCs/>
          <w:sz w:val="28"/>
          <w:szCs w:val="28"/>
        </w:rPr>
      </w:pPr>
      <w:r w:rsidRPr="00C54709">
        <w:rPr>
          <w:b/>
          <w:bCs/>
          <w:sz w:val="28"/>
          <w:szCs w:val="28"/>
        </w:rPr>
        <w:t>Abstract</w:t>
      </w:r>
    </w:p>
    <w:p w14:paraId="305DABA9" w14:textId="366F7E7B" w:rsidR="00D952BB" w:rsidRPr="00D952BB" w:rsidRDefault="00D952BB" w:rsidP="00D952BB">
      <w:r w:rsidRPr="00D952BB">
        <w:t>Continuous cover forest (CCF) management</w:t>
      </w:r>
      <w:r w:rsidR="00B31B60">
        <w:t xml:space="preserve"> </w:t>
      </w:r>
      <w:r w:rsidRPr="00D952BB">
        <w:t xml:space="preserve">avoids clear-cuts and relies on natural regeneration, </w:t>
      </w:r>
      <w:r w:rsidR="00B31B60">
        <w:t xml:space="preserve">often </w:t>
      </w:r>
      <w:r w:rsidRPr="00D952BB">
        <w:t xml:space="preserve">resulting in mixed, uneven-aged forests. Unlike even-aged management (EAM), </w:t>
      </w:r>
      <w:r w:rsidR="00F14932">
        <w:t>CCF i</w:t>
      </w:r>
      <w:r w:rsidR="00F14932" w:rsidRPr="00F14932">
        <w:t xml:space="preserve">s difficult to transcribe into standards </w:t>
      </w:r>
      <w:r w:rsidR="00F14932">
        <w:t xml:space="preserve">as it </w:t>
      </w:r>
      <w:r w:rsidR="00F14932" w:rsidRPr="00F14932">
        <w:t>applie</w:t>
      </w:r>
      <w:r w:rsidR="00F14932">
        <w:t>s</w:t>
      </w:r>
      <w:r w:rsidR="00F14932" w:rsidRPr="00F14932">
        <w:t xml:space="preserve"> to a variety of forestry structures. </w:t>
      </w:r>
      <w:r w:rsidRPr="00D952BB">
        <w:t xml:space="preserve">Theoretical studies suggest CCF can be more profitable </w:t>
      </w:r>
      <w:r w:rsidR="00F14932">
        <w:t xml:space="preserve">than EAM </w:t>
      </w:r>
      <w:r w:rsidRPr="00D952BB">
        <w:t xml:space="preserve">due to </w:t>
      </w:r>
      <w:r w:rsidR="00EF191E">
        <w:t xml:space="preserve">the production of </w:t>
      </w:r>
      <w:r w:rsidRPr="00D952BB">
        <w:t xml:space="preserve">higher-quality timber and </w:t>
      </w:r>
      <w:r w:rsidR="00EF191E">
        <w:t>reduced</w:t>
      </w:r>
      <w:r w:rsidRPr="00D952BB">
        <w:t xml:space="preserve"> costs</w:t>
      </w:r>
      <w:r w:rsidR="00F22FCA">
        <w:t xml:space="preserve">. However, </w:t>
      </w:r>
      <w:r w:rsidRPr="00D952BB">
        <w:t xml:space="preserve">these findings rely on many assumptions. To address the lack of empirical data, we conducted a financial assessment of nearly 30 years of CCF in a 300-hectare </w:t>
      </w:r>
      <w:r w:rsidR="00D26E7E">
        <w:t xml:space="preserve">oak-dominated </w:t>
      </w:r>
      <w:r w:rsidRPr="00D952BB">
        <w:t>forest estate</w:t>
      </w:r>
      <w:r w:rsidR="00740757">
        <w:t>,</w:t>
      </w:r>
      <w:r w:rsidRPr="00D952BB">
        <w:t xml:space="preserve"> in Belgium. By compiling forest inventory and financial data, we quantified timber production and financial outcomes</w:t>
      </w:r>
      <w:r w:rsidR="00740757">
        <w:t xml:space="preserve"> and </w:t>
      </w:r>
      <w:r w:rsidRPr="00D952BB">
        <w:t>compar</w:t>
      </w:r>
      <w:r w:rsidR="00740757">
        <w:t>ed</w:t>
      </w:r>
      <w:r w:rsidRPr="00D952BB">
        <w:t xml:space="preserve"> them with hypothetical EAM scenarios. Results indicate that </w:t>
      </w:r>
      <w:r w:rsidR="00D26E7E">
        <w:t>CCF</w:t>
      </w:r>
      <w:r w:rsidRPr="00D952BB">
        <w:t xml:space="preserve"> management, </w:t>
      </w:r>
      <w:r w:rsidR="00D26E7E">
        <w:t xml:space="preserve">generated </w:t>
      </w:r>
      <w:r w:rsidR="009E09FC">
        <w:t xml:space="preserve">positive </w:t>
      </w:r>
      <w:r w:rsidR="000761E9">
        <w:t>net income</w:t>
      </w:r>
      <w:r w:rsidR="00740757">
        <w:t>.</w:t>
      </w:r>
      <w:r w:rsidR="00F12C06">
        <w:t xml:space="preserve"> </w:t>
      </w:r>
      <w:r w:rsidR="00740757">
        <w:t>T</w:t>
      </w:r>
      <w:r w:rsidR="00F12C06">
        <w:t>h</w:t>
      </w:r>
      <w:r w:rsidR="006C6CE4">
        <w:t>is forestry</w:t>
      </w:r>
      <w:r w:rsidR="00F12C06">
        <w:t xml:space="preserve"> investment was </w:t>
      </w:r>
      <w:r w:rsidR="00813B5F" w:rsidRPr="0090590E">
        <w:t>competitive with other long-term investments</w:t>
      </w:r>
      <w:r w:rsidR="00F12C06">
        <w:t xml:space="preserve"> </w:t>
      </w:r>
      <w:r w:rsidR="00D208D9">
        <w:t>as the nominal internal rates of return was</w:t>
      </w:r>
      <w:r w:rsidR="00813B5F" w:rsidRPr="0090590E">
        <w:t xml:space="preserve"> </w:t>
      </w:r>
      <w:r w:rsidR="006E5DBC">
        <w:t xml:space="preserve">generally </w:t>
      </w:r>
      <w:r w:rsidR="00813B5F" w:rsidRPr="0090590E">
        <w:t xml:space="preserve">over </w:t>
      </w:r>
      <w:r w:rsidR="006E5DBC">
        <w:t>3</w:t>
      </w:r>
      <w:r w:rsidR="00813B5F" w:rsidRPr="0090590E">
        <w:t>%.</w:t>
      </w:r>
      <w:r w:rsidR="004D0938">
        <w:t xml:space="preserve"> </w:t>
      </w:r>
      <w:r w:rsidR="0084597C">
        <w:t xml:space="preserve">The profitability was a little lower than what was reported in a few studies that examined the financial profitability of CCF management. </w:t>
      </w:r>
      <w:commentRangeStart w:id="0"/>
      <w:commentRangeStart w:id="1"/>
      <w:r w:rsidR="00682341">
        <w:t>Th</w:t>
      </w:r>
      <w:r w:rsidR="00360289">
        <w:t xml:space="preserve">is was partly explained by </w:t>
      </w:r>
      <w:r w:rsidR="00117F17">
        <w:t xml:space="preserve">methodological </w:t>
      </w:r>
      <w:r w:rsidR="00360289">
        <w:t xml:space="preserve">differences, </w:t>
      </w:r>
      <w:r w:rsidR="00134B39" w:rsidRPr="00134B39">
        <w:t>differences in management strategies involving high staff costs</w:t>
      </w:r>
      <w:r w:rsidR="00134B39">
        <w:t xml:space="preserve">, </w:t>
      </w:r>
      <w:r w:rsidR="00670278">
        <w:t>particular forest composition and ambitious silvicultural objectives. Moreover, t</w:t>
      </w:r>
      <w:r w:rsidR="004D0938">
        <w:t xml:space="preserve">he CCF management of oak-dominated forest was found to be </w:t>
      </w:r>
      <w:r w:rsidR="001D00AA">
        <w:t>less profitable than</w:t>
      </w:r>
      <w:r w:rsidR="000C79E1">
        <w:t xml:space="preserve"> theoretical</w:t>
      </w:r>
      <w:r w:rsidR="001D00AA">
        <w:t xml:space="preserve"> EAM of Douglas-fir stands </w:t>
      </w:r>
      <w:r w:rsidR="00F47F0C">
        <w:t xml:space="preserve">and approximately as profitable as EAM of spruce stands. </w:t>
      </w:r>
      <w:r w:rsidR="00764F3E">
        <w:t xml:space="preserve">The results </w:t>
      </w:r>
      <w:r w:rsidRPr="00D952BB">
        <w:t>highlight</w:t>
      </w:r>
      <w:r w:rsidR="00764F3E">
        <w:t>s</w:t>
      </w:r>
      <w:r w:rsidRPr="00D952BB">
        <w:t xml:space="preserve"> the need for </w:t>
      </w:r>
      <w:r w:rsidR="00086091">
        <w:t>such empirical studies</w:t>
      </w:r>
      <w:r w:rsidR="00465BEC">
        <w:t xml:space="preserve"> and call to aggregate similar results </w:t>
      </w:r>
      <w:r w:rsidR="00985038">
        <w:t>for different forest</w:t>
      </w:r>
      <w:r w:rsidR="00764F3E">
        <w:t>s</w:t>
      </w:r>
      <w:r w:rsidR="00985038">
        <w:t xml:space="preserve"> and environmental conditions, and possibly gather these information</w:t>
      </w:r>
      <w:r w:rsidR="00465BEC">
        <w:t xml:space="preserve"> in </w:t>
      </w:r>
      <w:r w:rsidR="00985038">
        <w:t>standardized</w:t>
      </w:r>
      <w:r w:rsidRPr="00D952BB">
        <w:t xml:space="preserve"> datasets.</w:t>
      </w:r>
      <w:commentRangeEnd w:id="0"/>
      <w:r w:rsidR="00A93F47">
        <w:rPr>
          <w:rStyle w:val="Marquedecommentaire"/>
        </w:rPr>
        <w:commentReference w:id="0"/>
      </w:r>
      <w:commentRangeEnd w:id="1"/>
      <w:r w:rsidR="00CC7E7E">
        <w:rPr>
          <w:rStyle w:val="Marquedecommentaire"/>
        </w:rPr>
        <w:commentReference w:id="1"/>
      </w:r>
    </w:p>
    <w:p w14:paraId="148F3CBA" w14:textId="77777777" w:rsidR="00D952BB" w:rsidRPr="00D952BB" w:rsidRDefault="00000000" w:rsidP="00D952BB">
      <w:r>
        <w:pict w14:anchorId="34FEDC7E">
          <v:rect id="_x0000_i1026" style="width:0;height:1.5pt" o:hralign="center" o:hrstd="t" o:hr="t" fillcolor="#a0a0a0" stroked="f"/>
        </w:pict>
      </w:r>
    </w:p>
    <w:p w14:paraId="01EE2BF0" w14:textId="4BD76C1B" w:rsidR="00C71F58" w:rsidRPr="00C71F58" w:rsidRDefault="00C71F58">
      <w:pPr>
        <w:jc w:val="left"/>
      </w:pPr>
    </w:p>
    <w:p w14:paraId="70F204F7" w14:textId="05A01A8D" w:rsidR="002801F1" w:rsidRDefault="002801F1" w:rsidP="00672237">
      <w:pPr>
        <w:jc w:val="left"/>
        <w:rPr>
          <w:ins w:id="2" w:author="Ligot Gauthier" w:date="2025-04-09T11:32:00Z" w16du:dateUtc="2025-04-09T09:32:00Z"/>
        </w:rPr>
      </w:pPr>
      <w:r>
        <w:br w:type="page"/>
      </w:r>
      <w:ins w:id="3" w:author="Ligot Gauthier" w:date="2025-04-09T11:32:00Z" w16du:dateUtc="2025-04-09T09:32:00Z">
        <w:r w:rsidR="000E0C9E">
          <w:lastRenderedPageBreak/>
          <w:t>TODO</w:t>
        </w:r>
      </w:ins>
    </w:p>
    <w:p w14:paraId="17CE851A" w14:textId="77777777" w:rsidR="002E5987" w:rsidRPr="002E5987" w:rsidRDefault="002E5987" w:rsidP="002E5987">
      <w:pPr>
        <w:rPr>
          <w:rFonts w:eastAsiaTheme="majorEastAsia"/>
        </w:rPr>
      </w:pPr>
    </w:p>
    <w:p w14:paraId="5EAB556F" w14:textId="22E3780A" w:rsidR="000E0C9E" w:rsidRDefault="007E430C" w:rsidP="007E430C">
      <w:pPr>
        <w:pStyle w:val="Titre2"/>
      </w:pPr>
      <w:r>
        <w:t>Results</w:t>
      </w:r>
    </w:p>
    <w:p w14:paraId="1D8DBD70" w14:textId="5FDFBDB7" w:rsidR="007E430C" w:rsidRPr="007E430C" w:rsidRDefault="007E430C" w:rsidP="007E430C">
      <w:pPr>
        <w:rPr>
          <w:rFonts w:eastAsiaTheme="majorEastAsia"/>
          <w:lang w:val="fr-FR"/>
        </w:rPr>
      </w:pPr>
      <w:r w:rsidRPr="007E430C">
        <w:rPr>
          <w:rFonts w:eastAsiaTheme="majorEastAsia"/>
          <w:lang w:val="fr-FR"/>
        </w:rPr>
        <w:t>Tableau 5 : donner le différentiel d</w:t>
      </w:r>
      <w:r>
        <w:rPr>
          <w:rFonts w:eastAsiaTheme="majorEastAsia"/>
          <w:lang w:val="fr-FR"/>
        </w:rPr>
        <w:t>’IRR (+0.5% et pas 3.5%) si possible ?</w:t>
      </w:r>
    </w:p>
    <w:p w14:paraId="1B3AA453" w14:textId="77777777" w:rsidR="007E430C" w:rsidRPr="007E430C" w:rsidRDefault="007E430C">
      <w:pPr>
        <w:jc w:val="left"/>
        <w:rPr>
          <w:rFonts w:asciiTheme="majorHAnsi" w:eastAsiaTheme="majorEastAsia" w:hAnsiTheme="majorHAnsi" w:cstheme="majorBidi"/>
          <w:color w:val="0F4761" w:themeColor="accent1" w:themeShade="BF"/>
          <w:sz w:val="40"/>
          <w:szCs w:val="40"/>
          <w:lang w:val="fr-FR"/>
        </w:rPr>
      </w:pPr>
    </w:p>
    <w:p w14:paraId="63C77332" w14:textId="2085C70E" w:rsidR="00FD1949" w:rsidRDefault="00FD1949" w:rsidP="00FD1949">
      <w:pPr>
        <w:pStyle w:val="Titre2"/>
      </w:pPr>
      <w:r>
        <w:t>Discussion</w:t>
      </w:r>
    </w:p>
    <w:p w14:paraId="25D758AB" w14:textId="1BC59324" w:rsidR="00FD1949" w:rsidRDefault="001E2C6E" w:rsidP="00FD1949">
      <w:pPr>
        <w:rPr>
          <w:lang w:val="fr-FR"/>
        </w:rPr>
      </w:pPr>
      <w:r w:rsidRPr="001E2C6E">
        <w:rPr>
          <w:lang w:val="fr-FR"/>
        </w:rPr>
        <w:t>Discuter le prix des b</w:t>
      </w:r>
      <w:r>
        <w:rPr>
          <w:lang w:val="fr-FR"/>
        </w:rPr>
        <w:t>ois utiliser pour valoriser le stock qui est différents du prix des ventes. Les arbres restant sont potentiellement ceux de plus grande qualité</w:t>
      </w:r>
      <w:r w:rsidR="00B73962">
        <w:rPr>
          <w:lang w:val="fr-FR"/>
        </w:rPr>
        <w:t xml:space="preserve"> (avec une sylviculture Pro Silva en transition). Le prix est particulièrement différent pour le bois de chauffage. Quelle est l’influence sur le résultat si le stock de bois de chauffage est valorisé à un prix supérieur.</w:t>
      </w:r>
    </w:p>
    <w:p w14:paraId="0F4CB32C" w14:textId="4C500ED9" w:rsidR="00D43880" w:rsidRDefault="00751920" w:rsidP="00FD1949">
      <w:pPr>
        <w:rPr>
          <w:lang w:val="fr-FR"/>
        </w:rPr>
      </w:pPr>
      <w:r>
        <w:rPr>
          <w:lang w:val="fr-FR"/>
        </w:rPr>
        <w:t xml:space="preserve">Discuter l’augmentation de la valeur de l’actif (le fond) qui n’est pas prise en compte. </w:t>
      </w:r>
      <w:r w:rsidR="00400E71">
        <w:rPr>
          <w:lang w:val="fr-FR"/>
        </w:rPr>
        <w:t xml:space="preserve">Evolution du marché des fonds forestier, </w:t>
      </w:r>
      <w:r>
        <w:rPr>
          <w:lang w:val="fr-FR"/>
        </w:rPr>
        <w:t xml:space="preserve">Voirie, chasse, </w:t>
      </w:r>
      <w:r w:rsidR="00400E71">
        <w:rPr>
          <w:lang w:val="fr-FR"/>
        </w:rPr>
        <w:t xml:space="preserve">protection des sols -&gt; on a sous-estimé la rentabilité car cela n’a pas été </w:t>
      </w:r>
      <w:proofErr w:type="spellStart"/>
      <w:r w:rsidR="00400E71">
        <w:rPr>
          <w:lang w:val="fr-FR"/>
        </w:rPr>
        <w:t>prix</w:t>
      </w:r>
      <w:proofErr w:type="spellEnd"/>
      <w:r w:rsidR="00400E71">
        <w:rPr>
          <w:lang w:val="fr-FR"/>
        </w:rPr>
        <w:t xml:space="preserve"> en compte</w:t>
      </w:r>
      <w:r w:rsidR="001608DA">
        <w:rPr>
          <w:lang w:val="fr-FR"/>
        </w:rPr>
        <w:t>…</w:t>
      </w:r>
    </w:p>
    <w:p w14:paraId="5C1256E7" w14:textId="77777777" w:rsidR="00B73962" w:rsidRPr="001E2C6E" w:rsidRDefault="00B73962" w:rsidP="00FD1949">
      <w:pPr>
        <w:rPr>
          <w:lang w:val="fr-FR"/>
        </w:rPr>
      </w:pPr>
    </w:p>
    <w:p w14:paraId="45247F32" w14:textId="77777777" w:rsidR="00D46F9E" w:rsidRPr="001608DA" w:rsidRDefault="00D46F9E">
      <w:pPr>
        <w:jc w:val="left"/>
        <w:rPr>
          <w:rFonts w:asciiTheme="majorHAnsi" w:eastAsiaTheme="majorEastAsia" w:hAnsiTheme="majorHAnsi" w:cstheme="majorBidi"/>
          <w:color w:val="0F4761" w:themeColor="accent1" w:themeShade="BF"/>
          <w:sz w:val="40"/>
          <w:szCs w:val="40"/>
          <w:lang w:val="fr-BE"/>
        </w:rPr>
      </w:pPr>
      <w:r w:rsidRPr="001608DA">
        <w:rPr>
          <w:lang w:val="fr-BE"/>
        </w:rPr>
        <w:br w:type="page"/>
      </w:r>
    </w:p>
    <w:p w14:paraId="550F29F0" w14:textId="4D6C0C66" w:rsidR="000D2E3A" w:rsidRPr="000D2E3A" w:rsidRDefault="000D2E3A" w:rsidP="0080451A">
      <w:pPr>
        <w:pStyle w:val="Titre1"/>
      </w:pPr>
      <w:r w:rsidRPr="000D2E3A">
        <w:lastRenderedPageBreak/>
        <w:t>Introduction</w:t>
      </w:r>
    </w:p>
    <w:p w14:paraId="4DE89843" w14:textId="5EBE9066" w:rsidR="00B73A50" w:rsidRPr="001223F4" w:rsidRDefault="00283F5A" w:rsidP="00353994">
      <w:r w:rsidRPr="001223F4">
        <w:t xml:space="preserve">Continuous cover </w:t>
      </w:r>
      <w:r w:rsidR="00170D90" w:rsidRPr="001223F4">
        <w:t xml:space="preserve">forest </w:t>
      </w:r>
      <w:r w:rsidR="00180A37" w:rsidRPr="001223F4">
        <w:t xml:space="preserve">(CCF) </w:t>
      </w:r>
      <w:r w:rsidR="00170D90" w:rsidRPr="001223F4">
        <w:t>management</w:t>
      </w:r>
      <w:r w:rsidR="00B00FB9" w:rsidRPr="001223F4">
        <w:t xml:space="preserve"> </w:t>
      </w:r>
      <w:r w:rsidRPr="001223F4">
        <w:t>or c</w:t>
      </w:r>
      <w:r w:rsidR="000D2E3A" w:rsidRPr="001223F4">
        <w:t>lose-to-nature forestry</w:t>
      </w:r>
      <w:r w:rsidR="00B60EB5" w:rsidRPr="001223F4">
        <w:t xml:space="preserve"> </w:t>
      </w:r>
      <w:r w:rsidR="000D2E3A" w:rsidRPr="001223F4">
        <w:t xml:space="preserve">has evolved in Europe for over a century </w:t>
      </w:r>
      <w:r w:rsidR="000D2E3A" w:rsidRPr="001223F4">
        <w:rPr>
          <w:lang w:val="fr-BE"/>
        </w:rPr>
        <w:fldChar w:fldCharType="begin"/>
      </w:r>
      <w:r w:rsidR="00FE5221" w:rsidRPr="001223F4">
        <w:instrText xml:space="preserve"> ADDIN ZOTERO_ITEM CSL_CITATION {"citationID":"iqpvzG78","properties":{"formattedCitation":"(Mason et al., 2022; Sch\\uc0\\u252{}tz, 2011)","plainCitation":"(Mason et al., 2022; Schütz, 2011)","noteIndex":0},"citationItems":[{"id":9247,"uris":["http://zotero.org/users/1509360/items/CVL4IJ9P"],"itemData":{"id":9247,"type":"article-journal","abstract":"There is increasing interest across Europe in adopting forest management strategies, which promote species and structural diversity through the use of irregular silvicultural systems, an approach often described as continuous cover forestry (CCF). However, there is little information about the proportion of CCF practised across the continent or about the knowledge gaps and other obstacles that limit its use. A survey of respondents in 33 European countries sought to address these issues. The results indicated that the silvicultural systems associated with CCF were single stem, group selection and irregular shelterwood. Rotational forest management (RFM) was more frequent than CCF in about 66 per cent of countries, whereas in 25 per cent the reverse was true. We estimated that between 22 and 30 per cent of European forests are managed through CCF, although good data are lacking. The main knowledge gaps were: uncertainties arising from climate change (e.g. appropriate species choice, carbon storage in CCF), using CCF to increase forest resilience, deployment of mechanized harvesting systems, lack of knowledge about CCF amongst professional foresters and better information on economic implications of this approach. Major obstacles included: little awareness of CCF amongst forest owners, limited competence in CCF within the forestry profession and a scarcity of skilled forest workers to implement this approach, high ungulate populations damaging natural regeneration, a sawmilling sector geared to processing medium-sized logs, subsidy regimes favouring practices associated with RFM and a lack of experience in transforming plantation forests to more diverse structures. Better information on the use of different silvicultural systems is essential to allow policymakers and other stakeholders to monitor progress in diversifying forests. Establishment of a continental network of long-term operational trials (e.g. expanding the existing Association Futaie Irrégulière network) would improve professional understanding of CCF, would demonstrate this approach to forest owners and other stakeholders and could provide a valuable platform for supporting research.","container-title":"Forestry: An International Journal of Forest Research","DOI":"10.1093/forestry/cpab038","ISSN":"0015-752X","issue":"1","journalAbbreviation":"Forestry: An International Journal of Forest Research","page":"1-12","source":"Silverchair","title":"Continuous cover forestry in Europe: usage and the knowledge gaps and challenges to wider adoption","title-short":"Continuous cover forestry in Europe","volume":"95","author":[{"family":"Mason","given":"W L"},{"family":"Diaci","given":"J"},{"family":"Carvalho","given":"J"},{"family":"Valkonen","given":"S"}],"issued":{"date-parts":[["2022",1,1]]}}},{"id":9250,"uris":["http://zotero.org/users/1509360/items/PDXCLVFM"],"itemData":{"id":9250,"type":"article-journal","container-title":"Zbornik gozdarstva in lesarstva","page":"39-42","title":"Development of close to nature forestry and the role of ProSilva Europe","volume":"94","author":[{"family":"Schütz","given":"Jean-Philippe"}],"issued":{"date-parts":[["2011"]]}}}],"schema":"https://github.com/citation-style-language/schema/raw/master/csl-citation.json"} </w:instrText>
      </w:r>
      <w:r w:rsidR="000D2E3A" w:rsidRPr="001223F4">
        <w:rPr>
          <w:lang w:val="fr-BE"/>
        </w:rPr>
        <w:fldChar w:fldCharType="separate"/>
      </w:r>
      <w:r w:rsidR="00B73A50" w:rsidRPr="001223F4">
        <w:rPr>
          <w:rFonts w:cs="Times New Roman"/>
        </w:rPr>
        <w:t>(Mason et al., 2022; Schütz, 2011)</w:t>
      </w:r>
      <w:r w:rsidR="000D2E3A" w:rsidRPr="001223F4">
        <w:rPr>
          <w:lang w:val="fr-BE"/>
        </w:rPr>
        <w:fldChar w:fldCharType="end"/>
      </w:r>
      <w:r w:rsidR="00B60EB5" w:rsidRPr="001223F4">
        <w:t>. At the origin</w:t>
      </w:r>
      <w:r w:rsidR="008A4271" w:rsidRPr="001223F4">
        <w:t>,</w:t>
      </w:r>
      <w:r w:rsidR="00B60EB5" w:rsidRPr="001223F4">
        <w:t xml:space="preserve"> the terms were introduced to characterize a new form of management that differs from plantation forestry and clear-cut system </w:t>
      </w:r>
      <w:r w:rsidR="00B60EB5" w:rsidRPr="001223F4">
        <w:rPr>
          <w:lang w:val="fr-BE"/>
        </w:rPr>
        <w:fldChar w:fldCharType="begin"/>
      </w:r>
      <w:r w:rsidR="00FE5221" w:rsidRPr="001223F4">
        <w:instrText xml:space="preserve"> ADDIN ZOTERO_ITEM CSL_CITATION {"citationID":"coU3ssXT","properties":{"formattedCitation":"(Sch\\uc0\\u252{}tz, 2011)","plainCitation":"(Schütz, 2011)","noteIndex":0},"citationItems":[{"id":9250,"uris":["http://zotero.org/users/1509360/items/PDXCLVFM"],"itemData":{"id":9250,"type":"article-journal","container-title":"Zbornik gozdarstva in lesarstva","page":"39-42","title":"Development of close to nature forestry and the role of ProSilva Europe","volume":"94","author":[{"family":"Schütz","given":"Jean-Philippe"}],"issued":{"date-parts":[["2011"]]}}}],"schema":"https://github.com/citation-style-language/schema/raw/master/csl-citation.json"} </w:instrText>
      </w:r>
      <w:r w:rsidR="00B60EB5" w:rsidRPr="001223F4">
        <w:rPr>
          <w:lang w:val="fr-BE"/>
        </w:rPr>
        <w:fldChar w:fldCharType="separate"/>
      </w:r>
      <w:r w:rsidR="00B73A50" w:rsidRPr="001223F4">
        <w:rPr>
          <w:rFonts w:cs="Times New Roman"/>
        </w:rPr>
        <w:t>(Schütz, 2011)</w:t>
      </w:r>
      <w:r w:rsidR="00B60EB5" w:rsidRPr="001223F4">
        <w:rPr>
          <w:lang w:val="fr-BE"/>
        </w:rPr>
        <w:fldChar w:fldCharType="end"/>
      </w:r>
      <w:r w:rsidR="00B60EB5" w:rsidRPr="001223F4">
        <w:t xml:space="preserve">. Rather than </w:t>
      </w:r>
      <w:r w:rsidR="006640C3" w:rsidRPr="001223F4">
        <w:t xml:space="preserve">evolving into </w:t>
      </w:r>
      <w:r w:rsidR="00B60EB5" w:rsidRPr="001223F4">
        <w:t xml:space="preserve">a </w:t>
      </w:r>
      <w:r w:rsidR="006640C3" w:rsidRPr="001223F4">
        <w:t>well-defined</w:t>
      </w:r>
      <w:r w:rsidR="00B60EB5" w:rsidRPr="001223F4">
        <w:t xml:space="preserve"> concept</w:t>
      </w:r>
      <w:r w:rsidR="006640C3" w:rsidRPr="001223F4">
        <w:t xml:space="preserve"> </w:t>
      </w:r>
      <w:r w:rsidR="00467B7E" w:rsidRPr="001223F4">
        <w:t>relying on a particular cutting system</w:t>
      </w:r>
      <w:r w:rsidR="00467B7E">
        <w:t xml:space="preserve"> </w:t>
      </w:r>
      <w:r w:rsidR="00BA38E5">
        <w:t>and unified termin</w:t>
      </w:r>
      <w:r w:rsidR="00EE4954">
        <w:t>ologies</w:t>
      </w:r>
      <w:r w:rsidR="00B60EB5" w:rsidRPr="001223F4">
        <w:t xml:space="preserve">, it </w:t>
      </w:r>
      <w:r w:rsidR="006640C3" w:rsidRPr="001223F4">
        <w:t>has</w:t>
      </w:r>
      <w:r w:rsidR="00B60EB5" w:rsidRPr="001223F4">
        <w:t xml:space="preserve"> rather </w:t>
      </w:r>
      <w:r w:rsidR="006640C3" w:rsidRPr="001223F4">
        <w:t xml:space="preserve">developed into </w:t>
      </w:r>
      <w:r w:rsidR="00B60EB5" w:rsidRPr="001223F4">
        <w:t xml:space="preserve">a </w:t>
      </w:r>
      <w:r w:rsidR="00467B7E">
        <w:t xml:space="preserve">broad </w:t>
      </w:r>
      <w:r w:rsidR="00B60EB5" w:rsidRPr="001223F4">
        <w:t>set of management principles</w:t>
      </w:r>
      <w:r w:rsidR="006640C3" w:rsidRPr="001223F4">
        <w:t xml:space="preserve">. </w:t>
      </w:r>
      <w:r w:rsidR="006469A5" w:rsidRPr="001223F4">
        <w:t>Two</w:t>
      </w:r>
      <w:r w:rsidR="006640C3" w:rsidRPr="001223F4">
        <w:t xml:space="preserve"> of the main principles are</w:t>
      </w:r>
      <w:r w:rsidR="006469A5" w:rsidRPr="001223F4">
        <w:t xml:space="preserve"> </w:t>
      </w:r>
      <w:r w:rsidR="00551F07">
        <w:t xml:space="preserve">typically </w:t>
      </w:r>
      <w:r w:rsidR="006469A5" w:rsidRPr="001223F4">
        <w:t>the</w:t>
      </w:r>
      <w:r w:rsidR="006640C3" w:rsidRPr="001223F4">
        <w:t xml:space="preserve"> avoidance of clear-cut</w:t>
      </w:r>
      <w:r w:rsidR="006469A5" w:rsidRPr="001223F4">
        <w:t xml:space="preserve"> and</w:t>
      </w:r>
      <w:r w:rsidR="006640C3" w:rsidRPr="001223F4">
        <w:t xml:space="preserve"> the reliance on natural </w:t>
      </w:r>
      <w:r w:rsidR="006469A5" w:rsidRPr="001223F4">
        <w:t>processes</w:t>
      </w:r>
      <w:r w:rsidR="006640C3" w:rsidRPr="001223F4">
        <w:t xml:space="preserve"> </w:t>
      </w:r>
      <w:r w:rsidR="006469A5" w:rsidRPr="001223F4">
        <w:t xml:space="preserve">for stand regeneration and tending. </w:t>
      </w:r>
      <w:r w:rsidR="00EC4953" w:rsidRPr="00EC4953">
        <w:t xml:space="preserve">As these principles are implemented, stands </w:t>
      </w:r>
      <w:r w:rsidR="00EC4953">
        <w:t xml:space="preserve">generally </w:t>
      </w:r>
      <w:r w:rsidR="00EC4953" w:rsidRPr="00EC4953">
        <w:t>develop into mixed and uneven</w:t>
      </w:r>
      <w:r w:rsidR="00EC4953" w:rsidRPr="00EC4953">
        <w:rPr>
          <w:rFonts w:ascii="Cambria Math" w:hAnsi="Cambria Math" w:cs="Cambria Math"/>
        </w:rPr>
        <w:t>‑</w:t>
      </w:r>
      <w:r w:rsidR="00EC4953" w:rsidRPr="00EC4953">
        <w:t>aged forests.</w:t>
      </w:r>
      <w:r w:rsidR="00246B0F">
        <w:t xml:space="preserve"> </w:t>
      </w:r>
      <w:r w:rsidR="00B47B51" w:rsidRPr="001223F4">
        <w:t xml:space="preserve">At contrast to </w:t>
      </w:r>
      <w:r w:rsidR="00FD7FB3">
        <w:t>the management of even-aged forest (EAM)</w:t>
      </w:r>
      <w:r w:rsidR="00B73A50" w:rsidRPr="001223F4">
        <w:t xml:space="preserve">, </w:t>
      </w:r>
      <w:r w:rsidR="00FD7FB3">
        <w:t xml:space="preserve">CCF </w:t>
      </w:r>
      <w:r w:rsidR="00707DD8">
        <w:t xml:space="preserve">is not </w:t>
      </w:r>
      <w:r w:rsidR="00353994">
        <w:t>restricted to one characteristic stand structure. F</w:t>
      </w:r>
      <w:r w:rsidR="00B73A50" w:rsidRPr="001223F4">
        <w:t xml:space="preserve">orests </w:t>
      </w:r>
      <w:r w:rsidRPr="001223F4">
        <w:t xml:space="preserve">managed under </w:t>
      </w:r>
      <w:r w:rsidR="00B00FB9" w:rsidRPr="001223F4">
        <w:t>CCF</w:t>
      </w:r>
      <w:r w:rsidRPr="001223F4">
        <w:t xml:space="preserve"> principles </w:t>
      </w:r>
      <w:r w:rsidR="00B73A50" w:rsidRPr="001223F4">
        <w:t xml:space="preserve">often </w:t>
      </w:r>
      <w:r w:rsidR="00B00FB9" w:rsidRPr="001223F4">
        <w:t>have</w:t>
      </w:r>
      <w:r w:rsidR="000D2E3A" w:rsidRPr="001223F4">
        <w:t xml:space="preserve"> </w:t>
      </w:r>
      <w:r w:rsidR="00B73A50" w:rsidRPr="001223F4">
        <w:t>unique</w:t>
      </w:r>
      <w:r w:rsidR="000D2E3A" w:rsidRPr="001223F4">
        <w:t xml:space="preserve"> </w:t>
      </w:r>
      <w:r w:rsidR="00CE0F64" w:rsidRPr="001223F4">
        <w:t xml:space="preserve">and complex </w:t>
      </w:r>
      <w:r w:rsidR="000D2E3A" w:rsidRPr="001223F4">
        <w:t>stand structure</w:t>
      </w:r>
      <w:r w:rsidR="00B73A50" w:rsidRPr="001223F4">
        <w:t>. Although some forests may reach a so-called equilibrium (e.g. with the</w:t>
      </w:r>
      <w:r w:rsidR="00B00FB9" w:rsidRPr="001223F4">
        <w:t xml:space="preserve"> single tree selection system,</w:t>
      </w:r>
      <w:r w:rsidR="00B73A50" w:rsidRPr="001223F4">
        <w:t xml:space="preserve"> </w:t>
      </w:r>
      <w:proofErr w:type="spellStart"/>
      <w:r w:rsidR="00B73A50" w:rsidRPr="001223F4">
        <w:t>plenter</w:t>
      </w:r>
      <w:proofErr w:type="spellEnd"/>
      <w:r w:rsidR="00B73A50" w:rsidRPr="001223F4">
        <w:t xml:space="preserve"> system</w:t>
      </w:r>
      <w:r w:rsidR="00B00FB9" w:rsidRPr="001223F4">
        <w:t xml:space="preserve"> or “</w:t>
      </w:r>
      <w:proofErr w:type="spellStart"/>
      <w:r w:rsidR="00B00FB9" w:rsidRPr="001223F4">
        <w:t>Plenterwald</w:t>
      </w:r>
      <w:proofErr w:type="spellEnd"/>
      <w:r w:rsidR="00B00FB9" w:rsidRPr="001223F4">
        <w:t>” in the German and Swiss literature</w:t>
      </w:r>
      <w:r w:rsidR="00B73A50" w:rsidRPr="001223F4">
        <w:t xml:space="preserve">), marked by a </w:t>
      </w:r>
      <w:r w:rsidR="00B00FB9" w:rsidRPr="001223F4">
        <w:t xml:space="preserve">given </w:t>
      </w:r>
      <w:r w:rsidR="00B73A50" w:rsidRPr="001223F4">
        <w:t>negative exponential distribution of tree diameters,</w:t>
      </w:r>
      <w:r w:rsidR="00C96C56" w:rsidRPr="001223F4">
        <w:t xml:space="preserve"> </w:t>
      </w:r>
      <w:r w:rsidR="00357110">
        <w:t xml:space="preserve">other forests may never reach </w:t>
      </w:r>
      <w:r w:rsidR="00C96C56" w:rsidRPr="001223F4">
        <w:t xml:space="preserve">such equilibrium </w:t>
      </w:r>
      <w:r w:rsidR="00C96C56" w:rsidRPr="001223F4">
        <w:rPr>
          <w:lang w:val="fr-BE"/>
        </w:rPr>
        <w:fldChar w:fldCharType="begin"/>
      </w:r>
      <w:r w:rsidR="00C96C56" w:rsidRPr="001223F4">
        <w:instrText xml:space="preserve"> ADDIN ZOTERO_ITEM CSL_CITATION {"citationID":"2m8AFLHS","properties":{"formattedCitation":"(Sch\\uc0\\u252{}tz, 2011)","plainCitation":"(Schütz, 2011)","noteIndex":0},"citationItems":[{"id":9250,"uris":["http://zotero.org/users/1509360/items/PDXCLVFM"],"itemData":{"id":9250,"type":"article-journal","container-title":"Zbornik gozdarstva in lesarstva","page":"39-42","title":"Development of close to nature forestry and the role of ProSilva Europe","volume":"94","author":[{"family":"Schütz","given":"Jean-Philippe"}],"issued":{"date-parts":[["2011"]]}}}],"schema":"https://github.com/citation-style-language/schema/raw/master/csl-citation.json"} </w:instrText>
      </w:r>
      <w:r w:rsidR="00C96C56" w:rsidRPr="001223F4">
        <w:rPr>
          <w:lang w:val="fr-BE"/>
        </w:rPr>
        <w:fldChar w:fldCharType="separate"/>
      </w:r>
      <w:r w:rsidR="00C96C56" w:rsidRPr="001223F4">
        <w:rPr>
          <w:rFonts w:cs="Times New Roman"/>
        </w:rPr>
        <w:t>(Schütz, 2011)</w:t>
      </w:r>
      <w:r w:rsidR="00C96C56" w:rsidRPr="001223F4">
        <w:rPr>
          <w:lang w:val="fr-BE"/>
        </w:rPr>
        <w:fldChar w:fldCharType="end"/>
      </w:r>
      <w:r w:rsidR="00C96C56" w:rsidRPr="00C96C56">
        <w:t xml:space="preserve">, </w:t>
      </w:r>
      <w:r w:rsidR="007F0523">
        <w:t>forest structure might</w:t>
      </w:r>
      <w:r w:rsidR="00745F2C">
        <w:t xml:space="preserve"> follow a unique trajectory</w:t>
      </w:r>
      <w:r w:rsidR="00E11A13" w:rsidRPr="001223F4">
        <w:t>, and</w:t>
      </w:r>
      <w:r w:rsidR="00B00FB9" w:rsidRPr="001223F4">
        <w:t xml:space="preserve"> CCF principles </w:t>
      </w:r>
      <w:r w:rsidR="00E11A13" w:rsidRPr="001223F4">
        <w:t xml:space="preserve">can </w:t>
      </w:r>
      <w:r w:rsidR="00C96C56">
        <w:t>be appli</w:t>
      </w:r>
      <w:r w:rsidR="00C6330F">
        <w:t xml:space="preserve">ed </w:t>
      </w:r>
      <w:r w:rsidR="007F0523">
        <w:t>both</w:t>
      </w:r>
      <w:r w:rsidR="00C6330F">
        <w:t xml:space="preserve"> in uneven-aged stands </w:t>
      </w:r>
      <w:r w:rsidR="00986960">
        <w:t>and</w:t>
      </w:r>
      <w:r w:rsidR="00B00FB9" w:rsidRPr="001223F4">
        <w:t xml:space="preserve"> even-aged stands. </w:t>
      </w:r>
    </w:p>
    <w:p w14:paraId="2FA70AD3" w14:textId="55820E4C" w:rsidR="00B63ECC" w:rsidRDefault="00C00162" w:rsidP="001223F4">
      <w:r w:rsidRPr="00C00162">
        <w:t>Many studies have investigated how various components of CCF influence forest economic performance. A major focus has been the comparison of financial returns between even</w:t>
      </w:r>
      <w:r w:rsidRPr="00C00162">
        <w:noBreakHyphen/>
        <w:t xml:space="preserve">aged </w:t>
      </w:r>
      <w:r w:rsidR="005F744C">
        <w:t xml:space="preserve">(EAM) </w:t>
      </w:r>
      <w:r w:rsidRPr="00C00162">
        <w:t>and uneven</w:t>
      </w:r>
      <w:r w:rsidRPr="00C00162">
        <w:noBreakHyphen/>
        <w:t xml:space="preserve">aged management </w:t>
      </w:r>
      <w:r w:rsidR="005F744C">
        <w:t xml:space="preserve">(UAM) </w:t>
      </w:r>
      <w:r w:rsidRPr="00C00162">
        <w:t>systems. Th</w:t>
      </w:r>
      <w:r w:rsidR="00874FC0">
        <w:t>e</w:t>
      </w:r>
      <w:r w:rsidRPr="00C00162">
        <w:t xml:space="preserve"> emphasis </w:t>
      </w:r>
      <w:r w:rsidR="00874FC0">
        <w:t xml:space="preserve">on </w:t>
      </w:r>
      <w:r w:rsidRPr="00C00162">
        <w:t>financial</w:t>
      </w:r>
      <w:r w:rsidR="00874FC0">
        <w:t xml:space="preserve"> returns that</w:t>
      </w:r>
      <w:r w:rsidRPr="00C00162">
        <w:t xml:space="preserve"> captures only marketable outputs</w:t>
      </w:r>
      <w:r>
        <w:t xml:space="preserve">, </w:t>
      </w:r>
      <w:commentRangeStart w:id="4"/>
      <w:r w:rsidRPr="00C00162">
        <w:t>primarily timber</w:t>
      </w:r>
      <w:commentRangeEnd w:id="4"/>
      <w:r w:rsidR="00E12919">
        <w:rPr>
          <w:rStyle w:val="Marquedecommentaire"/>
        </w:rPr>
        <w:commentReference w:id="4"/>
      </w:r>
      <w:r w:rsidR="003E0956">
        <w:t xml:space="preserve">, </w:t>
      </w:r>
      <w:r w:rsidR="00542D7F">
        <w:t xml:space="preserve">is </w:t>
      </w:r>
      <w:r w:rsidR="00CC7C95">
        <w:t>debatable,</w:t>
      </w:r>
      <w:r w:rsidR="00542D7F">
        <w:t xml:space="preserve"> </w:t>
      </w:r>
      <w:r w:rsidR="00773BBD" w:rsidRPr="00773BBD">
        <w:t xml:space="preserve">as it represents only a fraction of the total economic value of forests, which </w:t>
      </w:r>
      <w:r w:rsidR="00773BBD">
        <w:t xml:space="preserve">should </w:t>
      </w:r>
      <w:r w:rsidR="00773BBD" w:rsidRPr="00773BBD">
        <w:t>include</w:t>
      </w:r>
      <w:r w:rsidR="00773BBD">
        <w:t xml:space="preserve"> all </w:t>
      </w:r>
      <w:r w:rsidR="00773BBD" w:rsidRPr="00773BBD">
        <w:t xml:space="preserve">ecological and social </w:t>
      </w:r>
      <w:r w:rsidR="005E7275">
        <w:t>consequences</w:t>
      </w:r>
      <w:r w:rsidR="00773BBD" w:rsidRPr="00773BBD">
        <w:t xml:space="preserve">. </w:t>
      </w:r>
      <w:r w:rsidR="00335700">
        <w:t xml:space="preserve">Nevertheless, </w:t>
      </w:r>
      <w:r w:rsidR="00EB5C54" w:rsidRPr="00EB5C54">
        <w:t xml:space="preserve">financial return </w:t>
      </w:r>
      <w:r w:rsidRPr="00C00162">
        <w:t xml:space="preserve">remains </w:t>
      </w:r>
      <w:r w:rsidR="00EB5C54">
        <w:t>key to understand</w:t>
      </w:r>
      <w:r w:rsidRPr="00C00162">
        <w:t xml:space="preserve"> forest owners’ decisions and land</w:t>
      </w:r>
      <w:r w:rsidRPr="00C00162">
        <w:noBreakHyphen/>
        <w:t>use strategies</w:t>
      </w:r>
      <w:r w:rsidR="00FD728C">
        <w:t xml:space="preserve"> </w:t>
      </w:r>
      <w:r w:rsidR="00FD728C">
        <w:fldChar w:fldCharType="begin"/>
      </w:r>
      <w:r w:rsidR="00FD728C">
        <w:instrText xml:space="preserve"> ADDIN ZOTERO_ITEM CSL_CITATION {"citationID":"yEXetJ3e","properties":{"formattedCitation":"(Knoke, 2012)","plainCitation":"(Knoke, 2012)","noteIndex":0},"citationItems":[{"id":5611,"uris":["http://zotero.org/users/1509360/items/NAHKBUH6"],"itemData":{"id":5611,"type":"chapter","container-title":"Continuous Cover Forestry","DOI":"10.1007/978-94-007-2202-6_5","ISBN":"978-94-007-2202-6","page":"167-193","publisher":"Springer Netherlands","publisher-place":"Dordrecht","title":"The Economics of Continuous Cover Forestry","URL":"http://dx.doi.org/10.1007/978-94-007-2202-6_5","editor":[{"family":"Pukkala","given":"Timo"},{"family":"Gadow","given":"Klaus","non-dropping-particle":"von"}],"author":[{"family":"Knoke","given":"Thomas"}],"issued":{"date-parts":[["2012"]]}}}],"schema":"https://github.com/citation-style-language/schema/raw/master/csl-citation.json"} </w:instrText>
      </w:r>
      <w:r w:rsidR="00FD728C">
        <w:fldChar w:fldCharType="separate"/>
      </w:r>
      <w:r w:rsidR="00FD728C" w:rsidRPr="00FD728C">
        <w:rPr>
          <w:rFonts w:ascii="Aptos" w:hAnsi="Aptos"/>
        </w:rPr>
        <w:t>(Knoke, 2012)</w:t>
      </w:r>
      <w:r w:rsidR="00FD728C">
        <w:fldChar w:fldCharType="end"/>
      </w:r>
      <w:r w:rsidRPr="00C00162">
        <w:t>. Building on this central role of timber revenues, most assessments of CCF profitability have relied on theoretical analyses and simulation models.</w:t>
      </w:r>
      <w:r w:rsidR="00042B85">
        <w:t xml:space="preserve"> For example, </w:t>
      </w:r>
      <w:r w:rsidR="00390153">
        <w:t>modelling studies</w:t>
      </w:r>
      <w:r w:rsidR="00E15EDB">
        <w:t xml:space="preserve"> have been instrumental to identify </w:t>
      </w:r>
      <w:r w:rsidR="002F0B16">
        <w:t xml:space="preserve">the </w:t>
      </w:r>
      <w:r w:rsidR="000D2E3A" w:rsidRPr="001223F4">
        <w:t xml:space="preserve">optimal standing volume and diameter </w:t>
      </w:r>
      <w:r w:rsidR="006E2BBA" w:rsidRPr="001223F4">
        <w:t xml:space="preserve">distribution </w:t>
      </w:r>
      <w:r w:rsidR="00E15EDB">
        <w:t>that</w:t>
      </w:r>
      <w:r w:rsidR="006E2BBA" w:rsidRPr="001223F4">
        <w:t xml:space="preserve"> maximize timber production </w:t>
      </w:r>
      <w:r w:rsidR="000D2E3A" w:rsidRPr="001223F4">
        <w:t>profitability</w:t>
      </w:r>
      <w:r w:rsidR="006E2BBA" w:rsidRPr="001223F4">
        <w:t xml:space="preserve"> of uneven-aged stands</w:t>
      </w:r>
      <w:r w:rsidR="00D53827" w:rsidRPr="001223F4">
        <w:t xml:space="preserve"> </w:t>
      </w:r>
      <w:r w:rsidR="00D53827" w:rsidRPr="001223F4">
        <w:fldChar w:fldCharType="begin"/>
      </w:r>
      <w:r w:rsidR="00FE5221" w:rsidRPr="001223F4">
        <w:instrText xml:space="preserve"> ADDIN ZOTERO_ITEM CSL_CITATION {"citationID":"ahoVcCIl","properties":{"formattedCitation":"(Bare and Opalach, 1988; Buongiorno and Lu, 1990; Pelz, 1977)","plainCitation":"(Bare and Opalach, 1988; Buongiorno and Lu, 1990; Pelz, 1977)","noteIndex":0},"citationItems":[{"id":9270,"uris":["http://zotero.org/users/1509360/items/N83G9BB7"],"itemData":{"id":9270,"type":"article-journal","abstract":"The constant \"q\" of de Liocourt is often used to model the diameter distribution of uneven-aged forest stands and produces \"balanced\" size class distributions. Claims that such distributions are the most efficient for uneven-aged management or necessary to achieve sustention of production have led to the use of the concept in a variety of management models. Using a northern hardwood mixed-species growth model and a Weibull distribution function, we demonstrate that \"balanced\" diameter distributions are not investment-efficient and are not necessary to achieve sustention of production over a fixed cutting cycle. Results are very sensitive to per tree price and maximum tree size assumptions. For. Sci. 34(1):243-249.","container-title":"Forest Science","DOI":"10.1093/forestscience/34.1.243","ISSN":"0015-749X","issue":"1","journalAbbreviation":"Forest Science","page":"243-249","source":"Silverchair","title":"Determining Investment-Efficient Diameter Distributions for Uneven-Aged Northern Hardwoods","volume":"34","author":[{"family":"Bare","given":"B. Bruce"},{"family":"Opalach","given":"Daniel"}],"issued":{"date-parts":[["1988",3,1]]}}},{"id":9268,"uris":["http://zotero.org/users/1509360/items/4U5IMDZS"],"itemData":{"id":9268,"type":"article-journal","abstract":"A theoretical model was developed to determine the best cutting policy (cutting cycle and residual stock) in a regulated selection forest. This model was obtained by a simple modification of the objective function in a linear-programming model of a non-regulated stand. The parallel between the determination of the best rotation in an even-aged regulated forest and that of the cutting cycle in an uneven-aged regulated forest was apparent. This conceptual model could be applied to a wide variety of situations, including the selective management of natural tropical forests. In this paper, the model was solved with data for northern hardwood forests in the United States. The results showed that regulating an uneven-aged forest to get a yearly production had a cost, compared to cutting the entire forest at intervals equal to the cutting cycle. The cost of regulation increased with the fixed cost (cost per ha of preparing and administering a harvest). The results also showed that the choice of a cutting cycle in uneven-aged forests was critical only when fixed costs were low. Particular attention was given to the loss that would occur by computing the best cutting cycle and residual stock of a regulated forest as if it were not regulated. The results showed that this loss was small, except for extreme interest rates and fixed costs. For all practical purposes, the best cutting cycle and residual stock could be computed for a regulated forest while ignoring the cost of regulation.","container-title":"Forest Ecology and Management","DOI":"10.1016/0378-1127(90)90171-7","ISSN":"0378-1127","issue":"2","journalAbbreviation":"Forest Ecology and Management","page":"203-216","source":"ScienceDirect","title":"Economic stocking and cutting-cycle in a regulated selection forest","volume":"32","author":[{"family":"Buongiorno","given":"Joseph"},{"family":"Lu","given":"Hsien-Chih"}],"issued":{"date-parts":[["1990",5,1]]}}},{"id":9266,"uris":["http://zotero.org/users/1509360/items/LX32U8P2"],"itemData":{"id":9266,"type":"article-journal","abstract":"A model for determining the optimal level of growing stock is described, using inventory theory. The application of the principles developed is demonstrated using data published previously. The optimal growing stock levels vary with site index and interest rate. For low site indices or high interest rates the optimal growing stock levels are low, for high site indices or low interest rates the optimal levels are high. In addition the relationship between inventory analysis and marginal approach is illustrated. Forest Sci. 23:183-189.","container-title":"Forest Science","DOI":"10.1093/forestscience/23.2.183","ISSN":"0015-749X","issue":"2","journalAbbreviation":"Forest Science","page":"183-189","source":"Silverchair","title":"Determination of Optimal Growing Stock Levels by Inventory Theory","volume":"23","author":[{"family":"Pelz","given":"Dieter R."}],"issued":{"date-parts":[["1977",6,1]]}}}],"schema":"https://github.com/citation-style-language/schema/raw/master/csl-citation.json"} </w:instrText>
      </w:r>
      <w:r w:rsidR="00D53827" w:rsidRPr="001223F4">
        <w:fldChar w:fldCharType="separate"/>
      </w:r>
      <w:r w:rsidR="00D53827" w:rsidRPr="001223F4">
        <w:t>(Bare and Opalach, 1988; Buongiorno and Lu, 1990; Pelz, 1977)</w:t>
      </w:r>
      <w:r w:rsidR="00D53827" w:rsidRPr="001223F4">
        <w:fldChar w:fldCharType="end"/>
      </w:r>
      <w:r w:rsidR="000D2E3A" w:rsidRPr="001223F4">
        <w:t xml:space="preserve">. Other studies have compared the profitability of </w:t>
      </w:r>
      <w:r w:rsidR="00FD728C">
        <w:t xml:space="preserve">EAM </w:t>
      </w:r>
      <w:r w:rsidR="006E2BBA" w:rsidRPr="001223F4">
        <w:t>and</w:t>
      </w:r>
      <w:r w:rsidR="000D2E3A" w:rsidRPr="001223F4">
        <w:t xml:space="preserve"> </w:t>
      </w:r>
      <w:r w:rsidR="00FD728C">
        <w:t>UAM</w:t>
      </w:r>
      <w:r w:rsidR="000D2E3A" w:rsidRPr="001223F4">
        <w:t xml:space="preserve"> for specific tree species </w:t>
      </w:r>
      <w:r w:rsidR="00D53827" w:rsidRPr="001223F4">
        <w:fldChar w:fldCharType="begin"/>
      </w:r>
      <w:r w:rsidR="008F6569">
        <w:instrText xml:space="preserve"> ADDIN ZOTERO_ITEM CSL_CITATION {"citationID":"uk4LVuPp","properties":{"formattedCitation":"(Hanewinkel, 2002; Knoke, 2012)","plainCitation":"(Hanewinkel, 2002; Knoke, 2012)","noteIndex":0},"citationItems":[{"id":12545,"uris":["http://zotero.org/users/1509360/items/4C6FNMDF","http://zotero.org/users/1509360/items/4DA8XCT7"],"itemData":{"id":12545,"type":"article-journal","abstract":"This study is based on a literature review of comparative economic analyses of even</w:instrText>
      </w:r>
      <w:r w:rsidR="008F6569">
        <w:rPr>
          <w:rFonts w:ascii="Cambria Math" w:hAnsi="Cambria Math" w:cs="Cambria Math"/>
        </w:rPr>
        <w:instrText>‐</w:instrText>
      </w:r>
      <w:r w:rsidR="008F6569">
        <w:instrText>aged and uneven</w:instrText>
      </w:r>
      <w:r w:rsidR="008F6569">
        <w:rPr>
          <w:rFonts w:ascii="Cambria Math" w:hAnsi="Cambria Math" w:cs="Cambria Math"/>
        </w:rPr>
        <w:instrText>‐</w:instrText>
      </w:r>
      <w:r w:rsidR="008F6569">
        <w:instrText>aged forests, mainly in the European context. An initial hypothesis is formulated that silver fir/Norway spruce ‘Plenterwald’</w:instrText>
      </w:r>
      <w:r w:rsidR="008F6569">
        <w:rPr>
          <w:rFonts w:ascii="Cambria Math" w:hAnsi="Cambria Math" w:cs="Cambria Math"/>
        </w:rPr>
        <w:instrText>‐</w:instrText>
      </w:r>
      <w:r w:rsidR="008F6569">
        <w:instrText>type of uneven</w:instrText>
      </w:r>
      <w:r w:rsidR="008F6569">
        <w:rPr>
          <w:rFonts w:ascii="Cambria Math" w:hAnsi="Cambria Math" w:cs="Cambria Math"/>
        </w:rPr>
        <w:instrText>‐</w:instrText>
      </w:r>
      <w:r w:rsidR="008F6569">
        <w:instrText>aged forests yield higher financial outputs (net revenues) than similar even</w:instrText>
      </w:r>
      <w:r w:rsidR="008F6569">
        <w:rPr>
          <w:rFonts w:ascii="Cambria Math" w:hAnsi="Cambria Math" w:cs="Cambria Math"/>
        </w:rPr>
        <w:instrText>‐</w:instrText>
      </w:r>
      <w:r w:rsidR="008F6569">
        <w:instrText>aged forests under similar site conditions. A model study is described which avoids the weaknesses in the investigations reviewed in the literature. The results of the model study show that the initial hypothesis cannot be upheld. Assuming the same timber quality, the most favourable variants of the even</w:instrText>
      </w:r>
      <w:r w:rsidR="008F6569">
        <w:rPr>
          <w:rFonts w:ascii="Cambria Math" w:hAnsi="Cambria Math" w:cs="Cambria Math"/>
        </w:rPr>
        <w:instrText>‐</w:instrText>
      </w:r>
      <w:r w:rsidR="008F6569">
        <w:instrText>aged and uneven</w:instrText>
      </w:r>
      <w:r w:rsidR="008F6569">
        <w:rPr>
          <w:rFonts w:ascii="Cambria Math" w:hAnsi="Cambria Math" w:cs="Cambria Math"/>
        </w:rPr>
        <w:instrText>‐</w:instrText>
      </w:r>
      <w:r w:rsidR="008F6569">
        <w:instrText>aged systems yielded almost the same net revenues. The calculation of capital charges on the growing stock alters these results. The most important influence on the results in the even</w:instrText>
      </w:r>
      <w:r w:rsidR="008F6569">
        <w:rPr>
          <w:rFonts w:ascii="Cambria Math" w:hAnsi="Cambria Math" w:cs="Cambria Math"/>
        </w:rPr>
        <w:instrText>‐</w:instrText>
      </w:r>
      <w:r w:rsidR="008F6569">
        <w:instrText>aged model is the level of risk. The main difficulties in comparing the economics of even</w:instrText>
      </w:r>
      <w:r w:rsidR="008F6569">
        <w:rPr>
          <w:rFonts w:ascii="Cambria Math" w:hAnsi="Cambria Math" w:cs="Cambria Math"/>
        </w:rPr>
        <w:instrText>‐</w:instrText>
      </w:r>
      <w:r w:rsidR="008F6569">
        <w:instrText>aged and uneven</w:instrText>
      </w:r>
      <w:r w:rsidR="008F6569">
        <w:rPr>
          <w:rFonts w:ascii="Cambria Math" w:hAnsi="Cambria Math" w:cs="Cambria Math"/>
        </w:rPr>
        <w:instrText>‐</w:instrText>
      </w:r>
      <w:r w:rsidR="008F6569">
        <w:instrText>aged forests are discussed.","container-title":"Forestry: An International Journal of Forest Research","DOI":"10.1093/forestry/75.4.473","ISSN":"0015-752X","issue":"4","journalAbbreviation":"Forestry (Lond)","page":"473-481","source":"Silverchair","title":"Comparative economic investigations of even</w:instrText>
      </w:r>
      <w:r w:rsidR="008F6569">
        <w:rPr>
          <w:rFonts w:ascii="Cambria Math" w:hAnsi="Cambria Math" w:cs="Cambria Math"/>
        </w:rPr>
        <w:instrText>‐</w:instrText>
      </w:r>
      <w:r w:rsidR="008F6569">
        <w:instrText>aged and uneven</w:instrText>
      </w:r>
      <w:r w:rsidR="008F6569">
        <w:rPr>
          <w:rFonts w:ascii="Cambria Math" w:hAnsi="Cambria Math" w:cs="Cambria Math"/>
        </w:rPr>
        <w:instrText>‐</w:instrText>
      </w:r>
      <w:r w:rsidR="008F6569">
        <w:instrText>aged silvicultural systems: a critical analysis of different methods","title-short":"Comparative economic investigations of even</w:instrText>
      </w:r>
      <w:r w:rsidR="008F6569">
        <w:rPr>
          <w:rFonts w:ascii="Cambria Math" w:hAnsi="Cambria Math" w:cs="Cambria Math"/>
        </w:rPr>
        <w:instrText>‐</w:instrText>
      </w:r>
      <w:r w:rsidR="008F6569">
        <w:instrText>aged and uneven</w:instrText>
      </w:r>
      <w:r w:rsidR="008F6569">
        <w:rPr>
          <w:rFonts w:ascii="Cambria Math" w:hAnsi="Cambria Math" w:cs="Cambria Math"/>
        </w:rPr>
        <w:instrText>‐</w:instrText>
      </w:r>
      <w:r w:rsidR="008F6569">
        <w:instrText xml:space="preserve">aged silvicultural systems","volume":"75","author":[{"family":"Hanewinkel","given":"Marc"}],"issued":{"date-parts":[["2002",1,1]]}}},{"id":5611,"uris":["http://zotero.org/users/1509360/items/NAHKBUH6"],"itemData":{"id":5611,"type":"chapter","container-title":"Continuous Cover Forestry","DOI":"10.1007/978-94-007-2202-6_5","ISBN":"978-94-007-2202-6","page":"167-193","publisher":"Springer Netherlands","publisher-place":"Dordrecht","title":"The Economics of Continuous Cover Forestry","URL":"http://dx.doi.org/10.1007/978-94-007-2202-6_5","editor":[{"family":"Pukkala","given":"Timo"},{"family":"Gadow","given":"Klaus","non-dropping-particle":"von"}],"author":[{"family":"Knoke","given":"Thomas"}],"issued":{"date-parts":[["2012"]]}}}],"schema":"https://github.com/citation-style-language/schema/raw/master/csl-citation.json"} </w:instrText>
      </w:r>
      <w:r w:rsidR="00D53827" w:rsidRPr="001223F4">
        <w:fldChar w:fldCharType="separate"/>
      </w:r>
      <w:r w:rsidR="00D53827" w:rsidRPr="001223F4">
        <w:t>(Hanewinkel, 2002; Knoke, 2012)</w:t>
      </w:r>
      <w:r w:rsidR="00D53827" w:rsidRPr="001223F4">
        <w:fldChar w:fldCharType="end"/>
      </w:r>
      <w:r w:rsidR="006E2BBA" w:rsidRPr="001223F4">
        <w:t>.</w:t>
      </w:r>
      <w:r w:rsidR="000D2E3A" w:rsidRPr="001223F4">
        <w:t xml:space="preserve"> </w:t>
      </w:r>
      <w:r w:rsidR="006E2BBA" w:rsidRPr="001223F4">
        <w:t>M</w:t>
      </w:r>
      <w:r w:rsidR="000D2E3A" w:rsidRPr="001223F4">
        <w:t xml:space="preserve">ore recently, </w:t>
      </w:r>
      <w:r w:rsidR="00170D90" w:rsidRPr="001223F4">
        <w:t xml:space="preserve">they </w:t>
      </w:r>
      <w:r w:rsidR="000D2E3A" w:rsidRPr="001223F4">
        <w:t xml:space="preserve">have investigated the financial outcomes of converting even-aged stands into </w:t>
      </w:r>
      <w:r w:rsidR="00D53827" w:rsidRPr="001223F4">
        <w:t>uneven-aged</w:t>
      </w:r>
      <w:r w:rsidR="000D2E3A" w:rsidRPr="001223F4">
        <w:t xml:space="preserve"> </w:t>
      </w:r>
      <w:r w:rsidR="00FD728C">
        <w:t>stands</w:t>
      </w:r>
      <w:r w:rsidR="000D2E3A" w:rsidRPr="001223F4">
        <w:t xml:space="preserve"> </w:t>
      </w:r>
      <w:r w:rsidR="00D53827" w:rsidRPr="001223F4">
        <w:fldChar w:fldCharType="begin"/>
      </w:r>
      <w:r w:rsidR="00CB35CE">
        <w:instrText xml:space="preserve"> ADDIN ZOTERO_ITEM CSL_CITATION {"citationID":"9KTaAplu","properties":{"formattedCitation":"(Davies and Kerr, 2015; Draper and Froese, 2021; V\\uc0\\u237{}tkov\\uc0\\u225{} et al., 2021)","plainCitation":"(Davies and Kerr, 2015; Draper and Froese, 2021; Vítková et al., 2021)","noteIndex":0},"citationItems":[{"id":12594,"uris":["http://zotero.org/users/1509360/items/AEJTPA4D","http://zotero.org/users/1509360/items/KVJ99X34"],"itemData":{"id":12594,"type":"article-journal","abstract":"Recently continuous cover forestry (CCF) has become an accepted approach to forest management in Britain, but uncertainty about its economic consequences may be a barrier to its wider use. A study was carried out to examine the costs and revenues of transforming a stand of Sitka spruce (Picea sitchensis (Bong.) Carr.) to CCF. The main conclusion is that transformation to CCF need not be more costly than clearfelling and replanting if natural regeneration is successful and the aim is to produce a simple canopy structure. The long-term value of transformation to a more complex canopy structure, with three or more strata, is lower and the extra costs need to be justified in terms of management objectives. The main output from the study is an analysis spreadsheet that empowers practitioners and policy makers to investigate the effects of costs, revenues and discount rates on estimates of net present value over 20 years, 100 years and in perpetuity, to suit local conditions. This paper summarises the method and results of the study in a British context, sets these in a wider international context, and considers the merits, applications and possible further developments of the approach.","container-title":"Forests","DOI":"10.3390/f6072424","ISSN":"1999-4907","issue":"7","language":"en","license":"http://creativecommons.org/licenses/by/3.0/","page":"2424-2449","publisher":"Multidisciplinary Digital Publishing Institute","source":"www.mdpi.com","title":"Comparing the Costs and Revenues of Transformation to Continuous Cover Forestry for Sitka Spruce in Great Britain","volume":"6","author":[{"family":"Davies","given":"Owen"},{"family":"Kerr","given":"Gary"}],"issued":{"date-parts":[["2015",7]]}}},{"id":9261,"uris":["http://zotero.org/users/1509360/items/9FEX4CZV"],"itemData":{"id":9261,"type":"article-journal","abstract":"The Cutting Methods Study at the Ford Forest in the Upper Peninsula of Michigan, USA, was established in 1956 and has been maintained continuously on a 10-year cycle. Methods consist of three diameter limits (DL; 13, 30, and 41 cm), single-tree selection to three residual basal area limits (STS; 11, 16, and 21 m2ha−1), and light improvement (LI) focused on improving tree grade. Long-term results show that the 41 cm DL produced the greatest managed forest value and cumulative sawlog production, followed by the STS to 11 m2ha−1 residual basal area. STS treatments and LI were uniformly superior at improving standing tree grade. In contrast, treatments that emphasize removal of large diameter trees while retaining moderate residual basal area (the 41 cm DL and 11 m2ha−1 STS) produced the largest harvest volumes of high-grade sawlogs, driving financial performance. Stand density has declined in all treatments except the 30 and 41 cm DL, where it has increased, and these two treatments have larger abundance of saplings and poles. Alternative partial cutting methods such as selection to lower residual basal areas and medium-intensity diameter-limit cuts thus may provide greater financial returns and higher average quality, and could have implications on regeneration and long-term sustainability.","container-title":"Forest Science","DOI":"10.1093/forsci/fxab024","ISSN":"0015-749X","issue":"5","journalAbbreviation":"Forest Science","page":"607-617","source":"Silverchair","title":"Six Decades of Growth and Yield and Financial Return in a Silviculture Experiment in Northern Hardwoods","volume":"67","author":[{"family":"Draper","given":"Maeve C"},{"family":"Froese","given":"Robert E"}],"issued":{"date-parts":[["2021",10,1]]}}},{"id":9254,"uris":["http://zotero.org/users/1509360/items/HNG5PVSE"],"itemData":{"id":9254,"type":"article-journal","abstract":"For the first time, an economic analysis of a fully simulated forest transformation process from even-aged to uneven-aged stand structure using natural regeneration was performed using an individual tree growth simulator. A comparison to a ‘business as usual’ management approach (i.e. age-class scenario) was also made. Norway spruce (Picea abies (L.) Karst.)-dominated forests of different ages were selected for the simulation: forest at thinning stage (52 years; hereafter, ‘younger stand’) and a mature stand (95 years) to explore different starting points for the transformation.The harvested and remaining stand volume showed only little fluctuation over the course of the simulation period in the case of the transformation (uneven-aged) scenario. The age-class scenario, on the other hand, showed peaks and drops in the timber volume.The land expectation values at the end of transformation were higher (i</w:instrText>
      </w:r>
      <w:r w:rsidR="00CB35CE">
        <w:rPr>
          <w:rFonts w:ascii="Arial" w:hAnsi="Arial" w:cs="Arial"/>
        </w:rPr>
        <w:instrText> </w:instrText>
      </w:r>
      <w:r w:rsidR="00CB35CE">
        <w:instrText>=</w:instrText>
      </w:r>
      <w:r w:rsidR="00CB35CE">
        <w:rPr>
          <w:rFonts w:ascii="Arial" w:hAnsi="Arial" w:cs="Arial"/>
        </w:rPr>
        <w:instrText> </w:instrText>
      </w:r>
      <w:r w:rsidR="00CB35CE">
        <w:instrText>1 or 2 per cent) or equal (i</w:instrText>
      </w:r>
      <w:r w:rsidR="00CB35CE">
        <w:rPr>
          <w:rFonts w:ascii="Arial" w:hAnsi="Arial" w:cs="Arial"/>
        </w:rPr>
        <w:instrText> </w:instrText>
      </w:r>
      <w:r w:rsidR="00CB35CE">
        <w:instrText>=</w:instrText>
      </w:r>
      <w:r w:rsidR="00CB35CE">
        <w:rPr>
          <w:rFonts w:ascii="Arial" w:hAnsi="Arial" w:cs="Arial"/>
        </w:rPr>
        <w:instrText> </w:instrText>
      </w:r>
      <w:r w:rsidR="00CB35CE">
        <w:instrText xml:space="preserve">3 per cent) to those of the age-class scenario for the younger stand. The transformation of younger forests appears to be economically interesting (under interest rates above 2 per cent) as the early revenues of more intensive thinnings achieve an equilibrium growing stock well below the potential maximum growing stock of an even-aged stand. This suggests transformation management to be economically efficient under the given silvicultural and economic conditions. The transformation of mature stands was found to be less economically viable due to the lower holding values for the transformation (uneven-aged) scenario compared with the age-class scenario. However, the holding values of the younger stand were higher for all interest rates compared with the age-class scenario.This study concludes that transformation (uneven-aged) scenario yielded more economically viable silvicultural approach (in the case of younger forests) and a steadier trend in harvested and remaining timber volume showing no major fluctuations. Transformation approach also forms a better foundation where other ecosystem services can be built.","container-title":"Forestry: An International Journal of Forest Research","DOI":"10.1093/forestry/cpab005","ISSN":"0015-752X","issue":"4","journalAbbreviation":"Forestry: An International Journal of Forest Research","page":"479-491","source":"Silverchair","title":"Financial viability of a fully simulated transformation from even-aged to uneven-aged stand structure in forests of different ages","volume":"94","author":[{"family":"Vítková","given":"Lucie"},{"family":"Saladin","given":"Dominik"},{"family":"Hanewinkel","given":"Marc"}],"issued":{"date-parts":[["2021",10,1]]}}}],"schema":"https://github.com/citation-style-language/schema/raw/master/csl-citation.json"} </w:instrText>
      </w:r>
      <w:r w:rsidR="00D53827" w:rsidRPr="001223F4">
        <w:fldChar w:fldCharType="separate"/>
      </w:r>
      <w:r w:rsidR="00CB35CE" w:rsidRPr="00CB35CE">
        <w:rPr>
          <w:rFonts w:ascii="Aptos" w:hAnsi="Aptos" w:cs="Times New Roman"/>
        </w:rPr>
        <w:t>(Davies and Kerr, 2015; Draper and Froese, 2021; Vítková et al., 2021)</w:t>
      </w:r>
      <w:r w:rsidR="00D53827" w:rsidRPr="001223F4">
        <w:fldChar w:fldCharType="end"/>
      </w:r>
      <w:r w:rsidR="000D2E3A" w:rsidRPr="001223F4">
        <w:t>. Collectively, these studies suggest</w:t>
      </w:r>
      <w:r w:rsidR="0034681D">
        <w:t>ed</w:t>
      </w:r>
      <w:r w:rsidR="000D2E3A" w:rsidRPr="001223F4">
        <w:t xml:space="preserve"> that while the volume productivity of </w:t>
      </w:r>
      <w:r w:rsidR="00D53827" w:rsidRPr="001223F4">
        <w:t>uneven-aged</w:t>
      </w:r>
      <w:r w:rsidR="000D2E3A" w:rsidRPr="001223F4">
        <w:t xml:space="preserve"> stands </w:t>
      </w:r>
      <w:r w:rsidR="00D53827" w:rsidRPr="001223F4">
        <w:t>can be</w:t>
      </w:r>
      <w:r w:rsidR="000D2E3A" w:rsidRPr="001223F4">
        <w:t xml:space="preserve"> </w:t>
      </w:r>
      <w:r w:rsidR="00B84202" w:rsidRPr="001223F4">
        <w:t>similar to</w:t>
      </w:r>
      <w:r w:rsidR="000D2E3A" w:rsidRPr="001223F4">
        <w:t xml:space="preserve"> </w:t>
      </w:r>
      <w:r w:rsidR="00D53827" w:rsidRPr="001223F4">
        <w:t xml:space="preserve">that of </w:t>
      </w:r>
      <w:r w:rsidR="000D2E3A" w:rsidRPr="001223F4">
        <w:t xml:space="preserve">even-aged </w:t>
      </w:r>
      <w:r w:rsidR="00170D90" w:rsidRPr="001223F4">
        <w:t>stands</w:t>
      </w:r>
      <w:r w:rsidR="000D2E3A" w:rsidRPr="001223F4">
        <w:t xml:space="preserve">, </w:t>
      </w:r>
      <w:r w:rsidR="006E37ED">
        <w:t xml:space="preserve">the profitability of </w:t>
      </w:r>
      <w:r w:rsidR="00584D97">
        <w:t xml:space="preserve">UAM </w:t>
      </w:r>
      <w:r w:rsidR="00CB35CE">
        <w:t>is likely</w:t>
      </w:r>
      <w:r w:rsidR="000D2E3A" w:rsidRPr="001223F4">
        <w:t xml:space="preserve"> higher</w:t>
      </w:r>
      <w:r w:rsidR="006E37ED">
        <w:t xml:space="preserve"> than that of EAM</w:t>
      </w:r>
      <w:r w:rsidR="000D2E3A" w:rsidRPr="001223F4">
        <w:t xml:space="preserve"> due to the production of larger, higher-quality timber, reduced total costs, </w:t>
      </w:r>
      <w:r w:rsidR="000E72D5" w:rsidRPr="001223F4">
        <w:t>lower risks</w:t>
      </w:r>
      <w:r w:rsidR="000E72D5">
        <w:t>,</w:t>
      </w:r>
      <w:r w:rsidR="00CB35CE">
        <w:t xml:space="preserve"> </w:t>
      </w:r>
      <w:r w:rsidR="000E72D5">
        <w:t xml:space="preserve"> </w:t>
      </w:r>
      <w:r w:rsidR="00FD728C">
        <w:t xml:space="preserve">greater </w:t>
      </w:r>
      <w:r w:rsidR="00FD728C" w:rsidRPr="00FD728C">
        <w:t>flexibility to harvest each tree at its individually optimal economic moment,</w:t>
      </w:r>
      <w:r w:rsidR="00FD728C">
        <w:t xml:space="preserve"> </w:t>
      </w:r>
      <w:r w:rsidR="000D754A">
        <w:t xml:space="preserve">higher and </w:t>
      </w:r>
      <w:r w:rsidR="006E37ED">
        <w:t>more r</w:t>
      </w:r>
      <w:r w:rsidR="00D32DEE">
        <w:t xml:space="preserve">egular revenues </w:t>
      </w:r>
      <w:r w:rsidR="008F6569">
        <w:fldChar w:fldCharType="begin"/>
      </w:r>
      <w:r w:rsidR="008F6569">
        <w:instrText xml:space="preserve"> ADDIN ZOTERO_ITEM CSL_CITATION {"citationID":"f1XC9tfp","properties":{"formattedCitation":"(Knoke, 2012)","plainCitation":"(Knoke, 2012)","noteIndex":0},"citationItems":[{"id":5611,"uris":["http://zotero.org/users/1509360/items/NAHKBUH6"],"itemData":{"id":5611,"type":"chapter","container-title":"Continuous Cover Forestry","DOI":"10.1007/978-94-007-2202-6_5","ISBN":"978-94-007-2202-6","page":"167-193","publisher":"Springer Netherlands","publisher-place":"Dordrecht","title":"The Economics of Continuous Cover Forestry","URL":"http://dx.doi.org/10.1007/978-94-007-2202-6_5","editor":[{"family":"Pukkala","given":"Timo"},{"family":"Gadow","given":"Klaus","non-dropping-particle":"von"}],"author":[{"family":"Knoke","given":"Thomas"}],"issued":{"date-parts":[["2012"]]}}}],"schema":"https://github.com/citation-style-language/schema/raw/master/csl-citation.json"} </w:instrText>
      </w:r>
      <w:r w:rsidR="008F6569">
        <w:fldChar w:fldCharType="separate"/>
      </w:r>
      <w:r w:rsidR="008F6569" w:rsidRPr="008F6569">
        <w:rPr>
          <w:rFonts w:ascii="Aptos" w:hAnsi="Aptos"/>
        </w:rPr>
        <w:t>(Knoke, 2012)</w:t>
      </w:r>
      <w:r w:rsidR="008F6569">
        <w:fldChar w:fldCharType="end"/>
      </w:r>
      <w:r w:rsidR="00390153">
        <w:t xml:space="preserve">. </w:t>
      </w:r>
      <w:r w:rsidR="00B63ECC">
        <w:t>Yet, d</w:t>
      </w:r>
      <w:r w:rsidR="009F4583" w:rsidRPr="009F4583">
        <w:t xml:space="preserve">espite these promising insights, their reliability </w:t>
      </w:r>
      <w:r w:rsidR="005C6299">
        <w:t>appears</w:t>
      </w:r>
      <w:r w:rsidR="009F4583" w:rsidRPr="009F4583">
        <w:t xml:space="preserve"> limited by the many assumptions on which they are built</w:t>
      </w:r>
      <w:r w:rsidR="00FD728C">
        <w:t xml:space="preserve"> </w:t>
      </w:r>
      <w:r w:rsidR="009F4583">
        <w:fldChar w:fldCharType="begin"/>
      </w:r>
      <w:r w:rsidR="009F4583">
        <w:instrText xml:space="preserve"> ADDIN ZOTERO_ITEM CSL_CITATION {"citationID":"yTpeVxhm","properties":{"formattedCitation":"(Hanewinkel, 2002)","plainCitation":"(Hanewinkel, 2002)","noteIndex":0},"citationItems":[{"id":12545,"uris":["http://zotero.org/users/1509360/items/4C6FNMDF","http://zotero.org/users/1509360/items/4DA8XCT7"],"itemData":{"id":12545,"type":"article-journal","abstract":"This study is based on a literature review of comparative economic analyses of even</w:instrText>
      </w:r>
      <w:r w:rsidR="009F4583">
        <w:rPr>
          <w:rFonts w:ascii="Cambria Math" w:hAnsi="Cambria Math" w:cs="Cambria Math"/>
        </w:rPr>
        <w:instrText>‐</w:instrText>
      </w:r>
      <w:r w:rsidR="009F4583">
        <w:instrText>aged and uneven</w:instrText>
      </w:r>
      <w:r w:rsidR="009F4583">
        <w:rPr>
          <w:rFonts w:ascii="Cambria Math" w:hAnsi="Cambria Math" w:cs="Cambria Math"/>
        </w:rPr>
        <w:instrText>‐</w:instrText>
      </w:r>
      <w:r w:rsidR="009F4583">
        <w:instrText>aged forests, mainly in the European context. An initial hypothesis is formulated that silver fir/Norway spruce ‘Plenterwald’</w:instrText>
      </w:r>
      <w:r w:rsidR="009F4583">
        <w:rPr>
          <w:rFonts w:ascii="Cambria Math" w:hAnsi="Cambria Math" w:cs="Cambria Math"/>
        </w:rPr>
        <w:instrText>‐</w:instrText>
      </w:r>
      <w:r w:rsidR="009F4583">
        <w:instrText>type of uneven</w:instrText>
      </w:r>
      <w:r w:rsidR="009F4583">
        <w:rPr>
          <w:rFonts w:ascii="Cambria Math" w:hAnsi="Cambria Math" w:cs="Cambria Math"/>
        </w:rPr>
        <w:instrText>‐</w:instrText>
      </w:r>
      <w:r w:rsidR="009F4583">
        <w:instrText>aged forests yield higher financial outputs (net revenues) than similar even</w:instrText>
      </w:r>
      <w:r w:rsidR="009F4583">
        <w:rPr>
          <w:rFonts w:ascii="Cambria Math" w:hAnsi="Cambria Math" w:cs="Cambria Math"/>
        </w:rPr>
        <w:instrText>‐</w:instrText>
      </w:r>
      <w:r w:rsidR="009F4583">
        <w:instrText>aged forests under similar site conditions. A model study is described which avoids the weaknesses in the investigations reviewed in the literature. The results of the model study show that the initial hypothesis cannot be upheld. Assuming the same timber quality, the most favourable variants of the even</w:instrText>
      </w:r>
      <w:r w:rsidR="009F4583">
        <w:rPr>
          <w:rFonts w:ascii="Cambria Math" w:hAnsi="Cambria Math" w:cs="Cambria Math"/>
        </w:rPr>
        <w:instrText>‐</w:instrText>
      </w:r>
      <w:r w:rsidR="009F4583">
        <w:instrText>aged and uneven</w:instrText>
      </w:r>
      <w:r w:rsidR="009F4583">
        <w:rPr>
          <w:rFonts w:ascii="Cambria Math" w:hAnsi="Cambria Math" w:cs="Cambria Math"/>
        </w:rPr>
        <w:instrText>‐</w:instrText>
      </w:r>
      <w:r w:rsidR="009F4583">
        <w:instrText>aged systems yielded almost the same net revenues. The calculation of capital charges on the growing stock alters these results. The most important influence on the results in the even</w:instrText>
      </w:r>
      <w:r w:rsidR="009F4583">
        <w:rPr>
          <w:rFonts w:ascii="Cambria Math" w:hAnsi="Cambria Math" w:cs="Cambria Math"/>
        </w:rPr>
        <w:instrText>‐</w:instrText>
      </w:r>
      <w:r w:rsidR="009F4583">
        <w:instrText>aged model is the level of risk. The main difficulties in comparing the economics of even</w:instrText>
      </w:r>
      <w:r w:rsidR="009F4583">
        <w:rPr>
          <w:rFonts w:ascii="Cambria Math" w:hAnsi="Cambria Math" w:cs="Cambria Math"/>
        </w:rPr>
        <w:instrText>‐</w:instrText>
      </w:r>
      <w:r w:rsidR="009F4583">
        <w:instrText>aged and uneven</w:instrText>
      </w:r>
      <w:r w:rsidR="009F4583">
        <w:rPr>
          <w:rFonts w:ascii="Cambria Math" w:hAnsi="Cambria Math" w:cs="Cambria Math"/>
        </w:rPr>
        <w:instrText>‐</w:instrText>
      </w:r>
      <w:r w:rsidR="009F4583">
        <w:instrText>aged forests are discussed.","container-title":"Forestry: An International Journal of Forest Research","DOI":"10.1093/forestry/75.4.473","ISSN":"0015-752X","issue":"4","journalAbbreviation":"Forestry (Lond)","page":"473-481","source":"Silverchair","title":"Comparative economic investigations of even</w:instrText>
      </w:r>
      <w:r w:rsidR="009F4583">
        <w:rPr>
          <w:rFonts w:ascii="Cambria Math" w:hAnsi="Cambria Math" w:cs="Cambria Math"/>
        </w:rPr>
        <w:instrText>‐</w:instrText>
      </w:r>
      <w:r w:rsidR="009F4583">
        <w:instrText>aged and uneven</w:instrText>
      </w:r>
      <w:r w:rsidR="009F4583">
        <w:rPr>
          <w:rFonts w:ascii="Cambria Math" w:hAnsi="Cambria Math" w:cs="Cambria Math"/>
        </w:rPr>
        <w:instrText>‐</w:instrText>
      </w:r>
      <w:r w:rsidR="009F4583">
        <w:instrText>aged silvicultural systems: a critical analysis of different methods","title-short":"Comparative economic investigations of even</w:instrText>
      </w:r>
      <w:r w:rsidR="009F4583">
        <w:rPr>
          <w:rFonts w:ascii="Cambria Math" w:hAnsi="Cambria Math" w:cs="Cambria Math"/>
        </w:rPr>
        <w:instrText>‐</w:instrText>
      </w:r>
      <w:r w:rsidR="009F4583">
        <w:instrText>aged and uneven</w:instrText>
      </w:r>
      <w:r w:rsidR="009F4583">
        <w:rPr>
          <w:rFonts w:ascii="Cambria Math" w:hAnsi="Cambria Math" w:cs="Cambria Math"/>
        </w:rPr>
        <w:instrText>‐</w:instrText>
      </w:r>
      <w:r w:rsidR="009F4583">
        <w:instrText xml:space="preserve">aged silvicultural systems","volume":"75","author":[{"family":"Hanewinkel","given":"Marc"}],"issued":{"date-parts":[["2002",1,1]]}}}],"schema":"https://github.com/citation-style-language/schema/raw/master/csl-citation.json"} </w:instrText>
      </w:r>
      <w:r w:rsidR="009F4583">
        <w:fldChar w:fldCharType="separate"/>
      </w:r>
      <w:r w:rsidR="009F4583" w:rsidRPr="009F4583">
        <w:rPr>
          <w:rFonts w:ascii="Aptos" w:hAnsi="Aptos"/>
        </w:rPr>
        <w:t>(Hanewinkel, 2002)</w:t>
      </w:r>
      <w:r w:rsidR="009F4583">
        <w:fldChar w:fldCharType="end"/>
      </w:r>
      <w:r w:rsidR="009F4583" w:rsidRPr="009F4583">
        <w:t>.</w:t>
      </w:r>
      <w:r w:rsidR="007B3FD3">
        <w:t xml:space="preserve"> </w:t>
      </w:r>
    </w:p>
    <w:p w14:paraId="374F5907" w14:textId="0F1B23B6" w:rsidR="00B61452" w:rsidRDefault="007B3FD3" w:rsidP="001223F4">
      <w:r>
        <w:t xml:space="preserve">In particular, </w:t>
      </w:r>
      <w:r w:rsidR="00FD728C">
        <w:t>a</w:t>
      </w:r>
      <w:r w:rsidR="009F4583" w:rsidRPr="009F4583">
        <w:t xml:space="preserve">pplying CCF affects not only the structural attributes of a stand but also its species composition, whereas most economic analyses have been based </w:t>
      </w:r>
      <w:r w:rsidR="00FE2DCA">
        <w:t xml:space="preserve">mostly </w:t>
      </w:r>
      <w:r w:rsidR="009F4583" w:rsidRPr="009F4583">
        <w:t>on pure</w:t>
      </w:r>
      <w:r w:rsidR="00FE2DCA">
        <w:t xml:space="preserve"> stands</w:t>
      </w:r>
      <w:r w:rsidR="009F4583" w:rsidRPr="009F4583">
        <w:t xml:space="preserve">, often </w:t>
      </w:r>
      <w:r w:rsidR="00217E39">
        <w:t xml:space="preserve">dominated by </w:t>
      </w:r>
      <w:r w:rsidR="009F4583" w:rsidRPr="009F4583">
        <w:t xml:space="preserve">coniferous </w:t>
      </w:r>
      <w:r w:rsidR="00217E39">
        <w:t>species</w:t>
      </w:r>
      <w:r w:rsidR="009F4583" w:rsidRPr="009F4583">
        <w:t>. Because CCF typically promotes species diversity and gradual compositional change, the lack of explicit consideration of species mixing represents a major gap in previous work</w:t>
      </w:r>
      <w:r w:rsidR="009F4583">
        <w:t xml:space="preserve"> </w:t>
      </w:r>
      <w:r w:rsidR="009F4583">
        <w:fldChar w:fldCharType="begin"/>
      </w:r>
      <w:r w:rsidR="009F4583">
        <w:instrText xml:space="preserve"> ADDIN ZOTERO_ITEM CSL_CITATION {"citationID":"mCsZMGMt","properties":{"formattedCitation":"(Knoke, 2012)","plainCitation":"(Knoke, 2012)","noteIndex":0},"citationItems":[{"id":5611,"uris":["http://zotero.org/users/1509360/items/NAHKBUH6"],"itemData":{"id":5611,"type":"chapter","container-title":"Continuous Cover Forestry","DOI":"10.1007/978-94-007-2202-6_5","ISBN":"978-94-007-2202-6","page":"167-193","publisher":"Springer Netherlands","publisher-place":"Dordrecht","title":"The Economics of Continuous Cover Forestry","URL":"http://dx.doi.org/10.1007/978-94-007-2202-6_5","editor":[{"family":"Pukkala","given":"Timo"},{"family":"Gadow","given":"Klaus","non-dropping-particle":"von"}],"author":[{"family":"Knoke","given":"Thomas"}],"issued":{"date-parts":[["2012"]]}}}],"schema":"https://github.com/citation-style-language/schema/raw/master/csl-citation.json"} </w:instrText>
      </w:r>
      <w:r w:rsidR="009F4583">
        <w:fldChar w:fldCharType="separate"/>
      </w:r>
      <w:r w:rsidR="009F4583" w:rsidRPr="009F4583">
        <w:rPr>
          <w:rFonts w:ascii="Aptos" w:hAnsi="Aptos"/>
        </w:rPr>
        <w:t>(Knoke, 2012)</w:t>
      </w:r>
      <w:r w:rsidR="009F4583">
        <w:fldChar w:fldCharType="end"/>
      </w:r>
      <w:r w:rsidR="009F4583" w:rsidRPr="009F4583">
        <w:t xml:space="preserve">. </w:t>
      </w:r>
      <w:r w:rsidR="00B61452" w:rsidRPr="00B61452">
        <w:t xml:space="preserve">Unfortunately, addressing this gap </w:t>
      </w:r>
      <w:r w:rsidR="00C45F6E">
        <w:t>with</w:t>
      </w:r>
      <w:r w:rsidR="00B61452" w:rsidRPr="00B61452">
        <w:t xml:space="preserve"> theoretical </w:t>
      </w:r>
      <w:r w:rsidR="00C45F6E">
        <w:t xml:space="preserve">approach </w:t>
      </w:r>
      <w:r w:rsidR="00B61452" w:rsidRPr="00B61452">
        <w:t xml:space="preserve">remains </w:t>
      </w:r>
      <w:r w:rsidR="00C45F6E">
        <w:t xml:space="preserve">very </w:t>
      </w:r>
      <w:r w:rsidR="00B61452" w:rsidRPr="00B61452">
        <w:t>challenging</w:t>
      </w:r>
      <w:r w:rsidR="00C45F6E">
        <w:t xml:space="preserve">. It would require accurate </w:t>
      </w:r>
      <w:r w:rsidR="00B61452" w:rsidRPr="00B61452">
        <w:t>growth</w:t>
      </w:r>
      <w:r w:rsidR="00BB4D6F">
        <w:t>, mortality</w:t>
      </w:r>
      <w:r w:rsidR="00B61452" w:rsidRPr="00B61452">
        <w:t xml:space="preserve"> and recruitment models </w:t>
      </w:r>
      <w:r w:rsidR="00217E39">
        <w:t xml:space="preserve">for complex forests </w:t>
      </w:r>
      <w:r w:rsidR="00B61452" w:rsidRPr="00B61452">
        <w:t xml:space="preserve">capable of accurately representing </w:t>
      </w:r>
      <w:r w:rsidR="00FB3338">
        <w:t>forest dynamics across a wide spectrum of forest compositions and structures</w:t>
      </w:r>
      <w:r w:rsidR="00BB4D6F">
        <w:t>.</w:t>
      </w:r>
      <w:r w:rsidR="00B61452" w:rsidRPr="00B61452">
        <w:t xml:space="preserve"> In addition, </w:t>
      </w:r>
      <w:r w:rsidR="00A03A84">
        <w:t xml:space="preserve">theoretical approach </w:t>
      </w:r>
      <w:r w:rsidR="00FB3338">
        <w:t xml:space="preserve">often </w:t>
      </w:r>
      <w:r w:rsidR="00B61452" w:rsidRPr="00B61452">
        <w:t>rel</w:t>
      </w:r>
      <w:r w:rsidR="00217E39">
        <w:t>ies</w:t>
      </w:r>
      <w:r w:rsidR="00B61452" w:rsidRPr="00B61452">
        <w:t xml:space="preserve"> on idealized situations, such as fully regulated stand structures, that are rarely encountered in operational forestry. </w:t>
      </w:r>
      <w:r w:rsidR="00242152" w:rsidRPr="00242152">
        <w:t xml:space="preserve">The applicability of these theoretical results is therefore limited, reducing their </w:t>
      </w:r>
      <w:r w:rsidR="00242152" w:rsidRPr="00242152">
        <w:lastRenderedPageBreak/>
        <w:t xml:space="preserve">usefulness for informing the concrete management decisions that arise in </w:t>
      </w:r>
      <w:r w:rsidR="00242152">
        <w:t>CCF</w:t>
      </w:r>
      <w:r w:rsidR="00242152" w:rsidRPr="00242152">
        <w:t>.</w:t>
      </w:r>
      <w:r w:rsidR="005D659E" w:rsidRPr="005D659E">
        <w:t xml:space="preserve"> For example, at the estate level, the transition to CCF typically involves the progressive conversion of fast</w:t>
      </w:r>
      <w:r w:rsidR="005D659E" w:rsidRPr="005D659E">
        <w:rPr>
          <w:rFonts w:ascii="Cambria Math" w:hAnsi="Cambria Math" w:cs="Cambria Math"/>
        </w:rPr>
        <w:t>‑</w:t>
      </w:r>
      <w:r w:rsidR="005D659E" w:rsidRPr="005D659E">
        <w:t>growing plantations (e.g. spruce</w:t>
      </w:r>
      <w:r w:rsidR="005D659E">
        <w:t xml:space="preserve"> plantation</w:t>
      </w:r>
      <w:r w:rsidR="005D659E" w:rsidRPr="005D659E">
        <w:t>) into mixed, uneven</w:t>
      </w:r>
      <w:r w:rsidR="005D659E" w:rsidRPr="005D659E">
        <w:rPr>
          <w:rFonts w:ascii="Cambria Math" w:hAnsi="Cambria Math" w:cs="Cambria Math"/>
        </w:rPr>
        <w:t>‑</w:t>
      </w:r>
      <w:r w:rsidR="005D659E" w:rsidRPr="005D659E">
        <w:t>aged stands, while existing uneven</w:t>
      </w:r>
      <w:r w:rsidR="005D659E" w:rsidRPr="005D659E">
        <w:rPr>
          <w:rFonts w:ascii="Cambria Math" w:hAnsi="Cambria Math" w:cs="Cambria Math"/>
        </w:rPr>
        <w:t>‑</w:t>
      </w:r>
      <w:r w:rsidR="005D659E" w:rsidRPr="005D659E">
        <w:t>aged stands</w:t>
      </w:r>
      <w:r w:rsidR="005D659E">
        <w:t xml:space="preserve"> (e.g. </w:t>
      </w:r>
      <w:r w:rsidR="005D659E" w:rsidRPr="005D659E">
        <w:t>native oak</w:t>
      </w:r>
      <w:r w:rsidR="005D659E" w:rsidRPr="005D659E">
        <w:rPr>
          <w:rFonts w:ascii="Aptos" w:hAnsi="Aptos" w:cs="Aptos"/>
        </w:rPr>
        <w:t>–</w:t>
      </w:r>
      <w:r w:rsidR="005D659E" w:rsidRPr="005D659E">
        <w:t>dominated forests</w:t>
      </w:r>
      <w:r w:rsidR="005D659E">
        <w:t xml:space="preserve">) </w:t>
      </w:r>
      <w:r w:rsidR="005D659E" w:rsidRPr="005D659E">
        <w:t>are generally maintained with only lighter adjustments in composition and structure</w:t>
      </w:r>
      <w:r w:rsidR="005D659E">
        <w:t xml:space="preserve">. </w:t>
      </w:r>
      <w:r w:rsidR="000C5A10" w:rsidRPr="000C5A10">
        <w:t>In both cases, the owner foregoes the benefits associated with maintaining or increasing the share of fast</w:t>
      </w:r>
      <w:r w:rsidR="000C5A10" w:rsidRPr="000C5A10">
        <w:rPr>
          <w:rFonts w:ascii="Cambria Math" w:hAnsi="Cambria Math" w:cs="Cambria Math"/>
        </w:rPr>
        <w:t>‑</w:t>
      </w:r>
      <w:r w:rsidR="000C5A10" w:rsidRPr="000C5A10">
        <w:t>growing species</w:t>
      </w:r>
      <w:r w:rsidR="000C5A10">
        <w:rPr>
          <w:rFonts w:ascii="Aptos" w:hAnsi="Aptos" w:cs="Aptos"/>
        </w:rPr>
        <w:t xml:space="preserve">, </w:t>
      </w:r>
      <w:r w:rsidR="000C5A10" w:rsidRPr="000C5A10">
        <w:t>an aspect that has received little attention in previous studies</w:t>
      </w:r>
      <w:r w:rsidR="000C5A10">
        <w:t>,</w:t>
      </w:r>
      <w:r w:rsidR="000C5A10" w:rsidRPr="000C5A10">
        <w:t xml:space="preserve"> and that makes the economic implications highly estate</w:t>
      </w:r>
      <w:r w:rsidR="000C5A10" w:rsidRPr="000C5A10">
        <w:rPr>
          <w:rFonts w:ascii="Cambria Math" w:hAnsi="Cambria Math" w:cs="Cambria Math"/>
        </w:rPr>
        <w:t>‑</w:t>
      </w:r>
      <w:r w:rsidR="000C5A10" w:rsidRPr="000C5A10">
        <w:t>specific and difficult to capture with simplified theoretical models.</w:t>
      </w:r>
    </w:p>
    <w:p w14:paraId="2C094527" w14:textId="70BA545C" w:rsidR="00BB4D83" w:rsidRDefault="00BB4D83" w:rsidP="001223F4">
      <w:r w:rsidRPr="00BB4D83">
        <w:t xml:space="preserve">Moreover, the validity of </w:t>
      </w:r>
      <w:r w:rsidR="000C5A10">
        <w:t>the</w:t>
      </w:r>
      <w:r w:rsidRPr="00BB4D83">
        <w:t xml:space="preserve"> theoretical findings still needs to be confirmed with empirical evidence. Yet rigorously comparing different management systems using empirical data is notoriously difficult, if not nearly impossible (Hanewinkel, 2002). Differences in stand history, site conditions, management intensity, and owner objectives make controlled comparisons unrealistic. Nevertheless, empirical financial assessments from real-world case studies can provide an essential complement to theoretical models, especially given the limitations and strong assumptions underlying the latter. One of the few initiatives pursuing this approach is the AFI network (“Association de la </w:t>
      </w:r>
      <w:proofErr w:type="spellStart"/>
      <w:r w:rsidRPr="00BB4D83">
        <w:t>Futaie</w:t>
      </w:r>
      <w:proofErr w:type="spellEnd"/>
      <w:r w:rsidRPr="00BB4D83">
        <w:t xml:space="preserve"> </w:t>
      </w:r>
      <w:proofErr w:type="spellStart"/>
      <w:r w:rsidRPr="00BB4D83">
        <w:t>irrégulière</w:t>
      </w:r>
      <w:proofErr w:type="spellEnd"/>
      <w:r w:rsidRPr="00BB4D83">
        <w:t>”), which</w:t>
      </w:r>
      <w:r w:rsidR="008B1493">
        <w:t>,</w:t>
      </w:r>
      <w:r w:rsidRPr="00BB4D83">
        <w:t xml:space="preserve"> since 1991</w:t>
      </w:r>
      <w:r w:rsidR="008B1493">
        <w:t>,</w:t>
      </w:r>
      <w:r w:rsidRPr="00BB4D83">
        <w:t xml:space="preserve"> has monitored </w:t>
      </w:r>
      <w:r w:rsidR="008B1493">
        <w:t xml:space="preserve">stand dynamics and </w:t>
      </w:r>
      <w:r w:rsidR="00837960">
        <w:t xml:space="preserve">economic parameters in </w:t>
      </w:r>
      <w:r w:rsidRPr="00BB4D83">
        <w:t>5–15 ha CCF plots across 136 sites in Europe (</w:t>
      </w:r>
      <w:proofErr w:type="spellStart"/>
      <w:r w:rsidRPr="00BB4D83">
        <w:t>Bruciamacchie</w:t>
      </w:r>
      <w:proofErr w:type="spellEnd"/>
      <w:r w:rsidRPr="00BB4D83">
        <w:t xml:space="preserve"> and Tomasini, 2006; Susse et al., 2018). </w:t>
      </w:r>
      <w:r w:rsidR="00DF4386">
        <w:t>Yet, d</w:t>
      </w:r>
      <w:r w:rsidRPr="00BB4D83">
        <w:t xml:space="preserve">espite </w:t>
      </w:r>
      <w:r w:rsidR="00837960">
        <w:t xml:space="preserve">such </w:t>
      </w:r>
      <w:r w:rsidRPr="00BB4D83">
        <w:t>effort</w:t>
      </w:r>
      <w:r w:rsidR="00837960">
        <w:t>s</w:t>
      </w:r>
      <w:r w:rsidRPr="00BB4D83">
        <w:t>, empirical data on the long-term financial performance of CCF remains scarce, particularly in the scientific literature.</w:t>
      </w:r>
    </w:p>
    <w:p w14:paraId="63DCDFE1" w14:textId="398EF7C3" w:rsidR="005E4622" w:rsidRDefault="005E4622" w:rsidP="001223F4">
      <w:r w:rsidRPr="005E4622">
        <w:t>These limitations in theoretical assessments and the lack of empirical evidence naturally raise questions for forest owners</w:t>
      </w:r>
      <w:r w:rsidRPr="00DF4386">
        <w:t>: Is CCF truly the most profitable option in practice? And if so, which specific silvicultural pathways within the broad spectrum of CCF approaches are most appropriate for a given forest estate? Ideally, one would provide robust decision-support tools capable of guiding managers through these choices a</w:t>
      </w:r>
      <w:r w:rsidRPr="005E4622">
        <w:t xml:space="preserve">nd of valuing complex, mixed, uneven-aged stands in a consistent economic framework. However, given the complexity of forest dynamics under CCF and the current limitations of </w:t>
      </w:r>
      <w:r w:rsidR="00DF4386">
        <w:t>forest dynamics</w:t>
      </w:r>
      <w:r w:rsidRPr="005E4622">
        <w:t xml:space="preserve"> models, such a comprehensive framework remains out of reach. In this study, we therefore aim to illustrate how classical economic tools used in forestry can be applied to complex stands by combining modeling approaches with empirical data. Our objective is not to deliver definitive prescriptions but to highlight the strengths and weaknesses of existing economic frameworks when applied to CCF, and to lay the groundwork for more robust approaches in the future.</w:t>
      </w:r>
    </w:p>
    <w:p w14:paraId="2CBF2864" w14:textId="186E3598" w:rsidR="0047528E" w:rsidRDefault="00C36A2A" w:rsidP="001223F4">
      <w:r w:rsidRPr="00C36A2A">
        <w:t>To address these objectives, we conducted a financial assessment of nearly 30 years of CCF implementation in a 300</w:t>
      </w:r>
      <w:r w:rsidRPr="00C36A2A">
        <w:noBreakHyphen/>
        <w:t>hectare forest estate owned by the University of Namur in Belgium. Using detailed forest inventory and financial records, we quantified timber production and economic outcomes under actual CCF management. We then compared these results with hypothetical outcomes under alternative management strategies, including scenarios involving different silvicultural choices and exposure to various hazards. This dual empirical–theoretical approach allows us to evaluate the economic performance of CCF in a real-world context while also exploring how alternative decisions might have altered financial outcomes.</w:t>
      </w:r>
    </w:p>
    <w:p w14:paraId="26981D08" w14:textId="05B18CAF" w:rsidR="006D5240" w:rsidRDefault="006D5240" w:rsidP="0080451A">
      <w:pPr>
        <w:pStyle w:val="Titre1"/>
      </w:pPr>
      <w:r w:rsidRPr="006D5240">
        <w:lastRenderedPageBreak/>
        <w:t>Material and method</w:t>
      </w:r>
    </w:p>
    <w:p w14:paraId="216EC580" w14:textId="531BCBF3" w:rsidR="006D5240" w:rsidRDefault="006D5240" w:rsidP="0080451A">
      <w:pPr>
        <w:pStyle w:val="Titre2"/>
      </w:pPr>
      <w:r>
        <w:t>Study area</w:t>
      </w:r>
    </w:p>
    <w:p w14:paraId="6425989E" w14:textId="18DBEE61" w:rsidR="006D5240" w:rsidRDefault="006D5240" w:rsidP="000E5183">
      <w:r>
        <w:t>The study was conducted in the forest estate of the University of Namur (</w:t>
      </w:r>
      <w:proofErr w:type="spellStart"/>
      <w:r>
        <w:t>UNamur</w:t>
      </w:r>
      <w:proofErr w:type="spellEnd"/>
      <w:r>
        <w:t xml:space="preserve">), located in </w:t>
      </w:r>
      <w:r w:rsidR="00986FC4">
        <w:t>southern</w:t>
      </w:r>
      <w:r>
        <w:t xml:space="preserve"> Belgium. The estate encompasse</w:t>
      </w:r>
      <w:r w:rsidR="00180A37">
        <w:t>d</w:t>
      </w:r>
      <w:r>
        <w:t xml:space="preserve"> five</w:t>
      </w:r>
      <w:r w:rsidR="00986FC4">
        <w:t xml:space="preserve"> forest blocks </w:t>
      </w:r>
      <w:r>
        <w:t>(</w:t>
      </w:r>
      <w:r w:rsidR="008F7A56">
        <w:rPr>
          <w:highlight w:val="yellow"/>
        </w:rPr>
        <w:fldChar w:fldCharType="begin"/>
      </w:r>
      <w:r w:rsidR="008F7A56">
        <w:instrText xml:space="preserve"> REF _Ref191556703 \h </w:instrText>
      </w:r>
      <w:r w:rsidR="008F7A56">
        <w:rPr>
          <w:highlight w:val="yellow"/>
        </w:rPr>
      </w:r>
      <w:r w:rsidR="008F7A56">
        <w:rPr>
          <w:highlight w:val="yellow"/>
        </w:rPr>
        <w:fldChar w:fldCharType="separate"/>
      </w:r>
      <w:r w:rsidR="00D57DE6">
        <w:t xml:space="preserve">Figure </w:t>
      </w:r>
      <w:r w:rsidR="00D57DE6">
        <w:rPr>
          <w:noProof/>
        </w:rPr>
        <w:t>1</w:t>
      </w:r>
      <w:r w:rsidR="008F7A56">
        <w:rPr>
          <w:highlight w:val="yellow"/>
        </w:rPr>
        <w:fldChar w:fldCharType="end"/>
      </w:r>
      <w:r>
        <w:t xml:space="preserve">), covering a total area of 297 hectares. </w:t>
      </w:r>
      <w:r w:rsidR="00986FC4">
        <w:t>The</w:t>
      </w:r>
      <w:r>
        <w:t xml:space="preserve"> </w:t>
      </w:r>
      <w:r w:rsidR="00986FC4">
        <w:t>elevation</w:t>
      </w:r>
      <w:r>
        <w:t xml:space="preserve"> </w:t>
      </w:r>
      <w:r w:rsidR="00986FC4">
        <w:t>range</w:t>
      </w:r>
      <w:r w:rsidR="00180A37">
        <w:t>d</w:t>
      </w:r>
      <w:r>
        <w:t xml:space="preserve"> from 130 to 277</w:t>
      </w:r>
      <w:r w:rsidR="00986FC4">
        <w:t xml:space="preserve"> m. </w:t>
      </w:r>
      <w:r>
        <w:t xml:space="preserve"> </w:t>
      </w:r>
      <w:r w:rsidR="00986FC4">
        <w:t xml:space="preserve">With a </w:t>
      </w:r>
      <w:r>
        <w:t>sub-oceanic climate</w:t>
      </w:r>
      <w:r w:rsidR="00986FC4">
        <w:t xml:space="preserve">, the </w:t>
      </w:r>
      <w:r>
        <w:t xml:space="preserve">average annual temperature </w:t>
      </w:r>
      <w:r w:rsidR="00180A37">
        <w:t>was</w:t>
      </w:r>
      <w:r>
        <w:t xml:space="preserve"> 10.1°C</w:t>
      </w:r>
      <w:r w:rsidR="00986FC4">
        <w:t xml:space="preserve">. The </w:t>
      </w:r>
      <w:r>
        <w:t xml:space="preserve">mean annual precipitation </w:t>
      </w:r>
      <w:r w:rsidR="00180A37">
        <w:t>was</w:t>
      </w:r>
      <w:r w:rsidR="00986FC4">
        <w:t xml:space="preserve"> about</w:t>
      </w:r>
      <w:r>
        <w:t xml:space="preserve"> 883 mm</w:t>
      </w:r>
      <w:r w:rsidR="00986FC4">
        <w:t xml:space="preserve"> and </w:t>
      </w:r>
      <w:r w:rsidR="00180A37">
        <w:t>was</w:t>
      </w:r>
      <w:r w:rsidR="00986FC4">
        <w:t xml:space="preserve"> </w:t>
      </w:r>
      <w:r w:rsidR="008F7A56">
        <w:t xml:space="preserve">generally </w:t>
      </w:r>
      <w:r>
        <w:t xml:space="preserve">distributed </w:t>
      </w:r>
      <w:r w:rsidR="00180A37">
        <w:t xml:space="preserve">evenly </w:t>
      </w:r>
      <w:r>
        <w:t xml:space="preserve">throughout </w:t>
      </w:r>
      <w:r w:rsidR="00986FC4">
        <w:t>most</w:t>
      </w:r>
      <w:r>
        <w:t xml:space="preserve"> year</w:t>
      </w:r>
      <w:r w:rsidR="00986FC4">
        <w:t>s</w:t>
      </w:r>
      <w:r>
        <w:t xml:space="preserve">. The </w:t>
      </w:r>
      <w:r w:rsidR="00986FC4">
        <w:t xml:space="preserve">soil </w:t>
      </w:r>
      <w:r w:rsidR="00180A37">
        <w:t>was</w:t>
      </w:r>
      <w:r>
        <w:t xml:space="preserve"> generally shallow (less than 80 cm deep), loamy, and rocky. </w:t>
      </w:r>
      <w:r w:rsidR="00986FC4">
        <w:t>T</w:t>
      </w:r>
      <w:r>
        <w:t xml:space="preserve">he sites </w:t>
      </w:r>
      <w:r w:rsidR="00180A37">
        <w:t>were</w:t>
      </w:r>
      <w:r>
        <w:t xml:space="preserve"> </w:t>
      </w:r>
      <w:r w:rsidR="00986FC4">
        <w:t xml:space="preserve">considered </w:t>
      </w:r>
      <w:r>
        <w:t xml:space="preserve">relatively fertile, particularly in </w:t>
      </w:r>
      <w:r w:rsidR="00986FC4">
        <w:t>three forest blocks (block</w:t>
      </w:r>
      <w:r w:rsidR="008F7A56">
        <w:t>s</w:t>
      </w:r>
      <w:r w:rsidR="00986FC4">
        <w:t xml:space="preserve"> 1, 2 and 3)</w:t>
      </w:r>
      <w:r>
        <w:t xml:space="preserve">, where </w:t>
      </w:r>
      <w:r w:rsidRPr="00986FC4">
        <w:rPr>
          <w:i/>
          <w:iCs/>
        </w:rPr>
        <w:t>Acer pseudoplatanus</w:t>
      </w:r>
      <w:r>
        <w:t xml:space="preserve"> and </w:t>
      </w:r>
      <w:r w:rsidRPr="00986FC4">
        <w:rPr>
          <w:i/>
          <w:iCs/>
        </w:rPr>
        <w:t>Fraxinus excelsior</w:t>
      </w:r>
      <w:r>
        <w:t xml:space="preserve"> </w:t>
      </w:r>
      <w:r w:rsidR="00180A37">
        <w:t>were</w:t>
      </w:r>
      <w:r>
        <w:t xml:space="preserve"> </w:t>
      </w:r>
      <w:r w:rsidR="00986FC4">
        <w:t>more abundant</w:t>
      </w:r>
      <w:r>
        <w:t xml:space="preserve">.  </w:t>
      </w:r>
    </w:p>
    <w:p w14:paraId="0CA87F0F" w14:textId="77777777" w:rsidR="00E1208B" w:rsidRDefault="006D5240" w:rsidP="000E5183">
      <w:r>
        <w:t xml:space="preserve">For </w:t>
      </w:r>
      <w:r w:rsidR="00986FC4">
        <w:t>the owner</w:t>
      </w:r>
      <w:r>
        <w:t>, the estate serve</w:t>
      </w:r>
      <w:r w:rsidR="00180A37">
        <w:t>d</w:t>
      </w:r>
      <w:r>
        <w:t xml:space="preserve"> </w:t>
      </w:r>
      <w:r w:rsidR="000E5183">
        <w:t xml:space="preserve">primarily </w:t>
      </w:r>
      <w:r>
        <w:t xml:space="preserve">as a source of income, reflecting the initial objective of diversifying the university's estate assets. Additionally, the </w:t>
      </w:r>
      <w:r w:rsidR="00986FC4">
        <w:t>property</w:t>
      </w:r>
      <w:r>
        <w:t xml:space="preserve"> </w:t>
      </w:r>
      <w:r w:rsidR="00180A37">
        <w:t>was</w:t>
      </w:r>
      <w:r>
        <w:t xml:space="preserve"> </w:t>
      </w:r>
      <w:r w:rsidR="00986FC4">
        <w:t>used</w:t>
      </w:r>
      <w:r>
        <w:t xml:space="preserve"> for educational and research activities. </w:t>
      </w:r>
    </w:p>
    <w:p w14:paraId="2ECD749D" w14:textId="17193099" w:rsidR="006D5240" w:rsidRDefault="006D5240" w:rsidP="000E5183">
      <w:r>
        <w:t xml:space="preserve">The forest </w:t>
      </w:r>
      <w:r w:rsidR="00986FC4">
        <w:t>blocks</w:t>
      </w:r>
      <w:r>
        <w:t xml:space="preserve"> were acquired progressively, starting in the late 1970s, with the most recent acquisition completed in 2006 </w:t>
      </w:r>
      <w:r w:rsidRPr="002801F1">
        <w:t>(</w:t>
      </w:r>
      <w:r w:rsidR="0046649B" w:rsidRPr="002801F1">
        <w:t>Supplementary table</w:t>
      </w:r>
      <w:r w:rsidR="00957C4A" w:rsidRPr="002801F1">
        <w:t xml:space="preserve"> 1</w:t>
      </w:r>
      <w:r w:rsidRPr="002801F1">
        <w:t>). Between</w:t>
      </w:r>
      <w:r>
        <w:t xml:space="preserve"> 1978 and 2019, the estate was managed by </w:t>
      </w:r>
      <w:r w:rsidR="00D80BAF">
        <w:t>the same</w:t>
      </w:r>
      <w:r>
        <w:t xml:space="preserve"> forest manager.  </w:t>
      </w:r>
    </w:p>
    <w:p w14:paraId="1AFF8780" w14:textId="3F57D814" w:rsidR="006D5240" w:rsidRDefault="006D5240" w:rsidP="000E5183">
      <w:r>
        <w:t xml:space="preserve">Initially, </w:t>
      </w:r>
      <w:r w:rsidR="009253AB">
        <w:t>EAM was</w:t>
      </w:r>
      <w:r>
        <w:t xml:space="preserve"> implemented. Clear-cutting and plantations were carried out </w:t>
      </w:r>
      <w:r w:rsidR="009253AB">
        <w:t xml:space="preserve">(especially in blocks 1, 2 and 5). Over a total area of 30 ha, they established plantations of </w:t>
      </w:r>
      <w:r w:rsidRPr="009253AB">
        <w:rPr>
          <w:i/>
          <w:iCs/>
        </w:rPr>
        <w:t>Quercus rubra</w:t>
      </w:r>
      <w:r>
        <w:t xml:space="preserve">, </w:t>
      </w:r>
      <w:r w:rsidRPr="009253AB">
        <w:rPr>
          <w:i/>
          <w:iCs/>
        </w:rPr>
        <w:t xml:space="preserve">Quercus </w:t>
      </w:r>
      <w:proofErr w:type="spellStart"/>
      <w:r w:rsidRPr="009253AB">
        <w:rPr>
          <w:i/>
          <w:iCs/>
        </w:rPr>
        <w:t>robur</w:t>
      </w:r>
      <w:proofErr w:type="spellEnd"/>
      <w:r w:rsidR="009253AB">
        <w:rPr>
          <w:i/>
          <w:iCs/>
        </w:rPr>
        <w:t xml:space="preserve">, </w:t>
      </w:r>
      <w:r w:rsidRPr="009253AB">
        <w:rPr>
          <w:i/>
          <w:iCs/>
        </w:rPr>
        <w:t>Fagus sylvatica</w:t>
      </w:r>
      <w:r w:rsidR="009253AB">
        <w:t xml:space="preserve">, </w:t>
      </w:r>
      <w:r w:rsidRPr="000E5183">
        <w:rPr>
          <w:i/>
          <w:iCs/>
        </w:rPr>
        <w:t>Acer pseudoplatanus</w:t>
      </w:r>
      <w:r w:rsidR="009253AB">
        <w:t xml:space="preserve">, </w:t>
      </w:r>
      <w:r w:rsidRPr="009253AB">
        <w:rPr>
          <w:i/>
          <w:iCs/>
        </w:rPr>
        <w:t>Prunus avium</w:t>
      </w:r>
      <w:r w:rsidR="009253AB">
        <w:t xml:space="preserve">, </w:t>
      </w:r>
      <w:r w:rsidRPr="009253AB">
        <w:rPr>
          <w:i/>
          <w:iCs/>
        </w:rPr>
        <w:t xml:space="preserve">Pseudotsuga </w:t>
      </w:r>
      <w:proofErr w:type="spellStart"/>
      <w:r w:rsidRPr="009253AB">
        <w:rPr>
          <w:i/>
          <w:iCs/>
        </w:rPr>
        <w:t>menziesii</w:t>
      </w:r>
      <w:proofErr w:type="spellEnd"/>
      <w:r w:rsidR="009253AB">
        <w:t xml:space="preserve">, </w:t>
      </w:r>
      <w:r w:rsidRPr="009253AB">
        <w:rPr>
          <w:i/>
          <w:iCs/>
        </w:rPr>
        <w:t xml:space="preserve">Larix × </w:t>
      </w:r>
      <w:proofErr w:type="spellStart"/>
      <w:r w:rsidRPr="009253AB">
        <w:rPr>
          <w:i/>
          <w:iCs/>
        </w:rPr>
        <w:t>eurolepis</w:t>
      </w:r>
      <w:proofErr w:type="spellEnd"/>
      <w:r w:rsidR="009253AB">
        <w:t xml:space="preserve">, </w:t>
      </w:r>
      <w:r w:rsidRPr="009253AB">
        <w:rPr>
          <w:i/>
          <w:iCs/>
        </w:rPr>
        <w:t>Juglans</w:t>
      </w:r>
      <w:r>
        <w:t xml:space="preserve"> </w:t>
      </w:r>
      <w:r w:rsidR="009253AB">
        <w:t xml:space="preserve">spp., </w:t>
      </w:r>
      <w:r w:rsidRPr="009253AB">
        <w:rPr>
          <w:i/>
          <w:iCs/>
        </w:rPr>
        <w:t xml:space="preserve">Populus </w:t>
      </w:r>
      <w:r>
        <w:t xml:space="preserve">spp. </w:t>
      </w:r>
    </w:p>
    <w:p w14:paraId="366970BA" w14:textId="496DF529" w:rsidR="00913986" w:rsidRDefault="006D5240" w:rsidP="000E5183">
      <w:r>
        <w:t xml:space="preserve">In 1992, three years after the establishment of Pro Silva </w:t>
      </w:r>
      <w:r w:rsidR="009253AB">
        <w:t>Europe which promote</w:t>
      </w:r>
      <w:r w:rsidR="00AE46CC">
        <w:t>s</w:t>
      </w:r>
      <w:r w:rsidR="009253AB">
        <w:t xml:space="preserve"> CCF principl</w:t>
      </w:r>
      <w:r w:rsidR="00913986">
        <w:rPr>
          <w:rFonts w:ascii="Aptos" w:hAnsi="Aptos" w:cs="Times New Roman"/>
        </w:rPr>
        <w:t xml:space="preserve">es </w:t>
      </w:r>
      <w:r w:rsidR="00913986">
        <w:rPr>
          <w:rFonts w:ascii="Aptos" w:hAnsi="Aptos" w:cs="Times New Roman"/>
        </w:rPr>
        <w:fldChar w:fldCharType="begin"/>
      </w:r>
      <w:r w:rsidR="00FE5221">
        <w:rPr>
          <w:rFonts w:ascii="Aptos" w:hAnsi="Aptos" w:cs="Times New Roman"/>
        </w:rPr>
        <w:instrText xml:space="preserve"> ADDIN ZOTERO_ITEM CSL_CITATION {"citationID":"dybPPoLX","properties":{"formattedCitation":"(Sch\\uc0\\u252{}tz, 2011)","plainCitation":"(Schütz, 2011)","noteIndex":0},"citationItems":[{"id":9250,"uris":["http://zotero.org/users/1509360/items/PDXCLVFM"],"itemData":{"id":9250,"type":"article-journal","container-title":"Zbornik gozdarstva in lesarstva","page":"39-42","title":"Development of close to nature forestry and the role of ProSilva Europe","volume":"94","author":[{"family":"Schütz","given":"Jean-Philippe"}],"issued":{"date-parts":[["2011"]]}}}],"schema":"https://github.com/citation-style-language/schema/raw/master/csl-citation.json"} </w:instrText>
      </w:r>
      <w:r w:rsidR="00913986">
        <w:rPr>
          <w:rFonts w:ascii="Aptos" w:hAnsi="Aptos" w:cs="Times New Roman"/>
        </w:rPr>
        <w:fldChar w:fldCharType="separate"/>
      </w:r>
      <w:r w:rsidR="00913986" w:rsidRPr="00913986">
        <w:rPr>
          <w:rFonts w:ascii="Aptos" w:hAnsi="Aptos" w:cs="Times New Roman"/>
        </w:rPr>
        <w:t>(Schütz, 2011)</w:t>
      </w:r>
      <w:r w:rsidR="00913986">
        <w:rPr>
          <w:rFonts w:ascii="Aptos" w:hAnsi="Aptos" w:cs="Times New Roman"/>
        </w:rPr>
        <w:fldChar w:fldCharType="end"/>
      </w:r>
      <w:r>
        <w:t xml:space="preserve">, the forest manager noted that planting costs were excessively high and often unnecessary due to the abundance and diversity of </w:t>
      </w:r>
      <w:r w:rsidR="000E5183">
        <w:t xml:space="preserve">the </w:t>
      </w:r>
      <w:r>
        <w:t xml:space="preserve">natural regeneration. Consequently, </w:t>
      </w:r>
      <w:r w:rsidR="000E5183">
        <w:t>he decided</w:t>
      </w:r>
      <w:r>
        <w:t xml:space="preserve"> to adopt </w:t>
      </w:r>
      <w:r w:rsidR="00913986">
        <w:t>CCF</w:t>
      </w:r>
      <w:r>
        <w:t xml:space="preserve"> principles across all </w:t>
      </w:r>
      <w:r w:rsidR="00913986">
        <w:t>forest blocks</w:t>
      </w:r>
      <w:r>
        <w:t xml:space="preserve"> and </w:t>
      </w:r>
      <w:r w:rsidR="000368DC">
        <w:t xml:space="preserve">to </w:t>
      </w:r>
      <w:r>
        <w:t xml:space="preserve">rely solely on natural regeneration </w:t>
      </w:r>
      <w:r w:rsidR="00913986">
        <w:fldChar w:fldCharType="begin"/>
      </w:r>
      <w:r w:rsidR="00FE5221">
        <w:instrText xml:space="preserve"> ADDIN ZOTERO_ITEM CSL_CITATION {"citationID":"ifN3vTlK","properties":{"formattedCitation":"(Bille et al., 2013)","plainCitation":"(Bille et al., 2013)","noteIndex":0},"citationItems":[{"id":9280,"uris":["http://zotero.org/users/1509360/items/9PDEBZY8"],"itemData":{"id":9280,"type":"article-journal","container-title":"Forêt Wallonne","issue":"novembre/décembre","language":"fr","page":"15-27","source":"Zotero","title":"Deux décénnies de sylviculture Pro Silva au domaine d'Haugimont : bilan sur l'évolution de la forêt","volume":"127","author":[{"family":"Bille","given":"Fanny"},{"family":"Claessens","given":"Hugues"},{"family":"Debois","given":"Charles"}],"issued":{"date-parts":[["2013"]]}}}],"schema":"https://github.com/citation-style-language/schema/raw/master/csl-citation.json"} </w:instrText>
      </w:r>
      <w:r w:rsidR="00913986">
        <w:fldChar w:fldCharType="separate"/>
      </w:r>
      <w:r w:rsidR="00913986" w:rsidRPr="00913986">
        <w:rPr>
          <w:rFonts w:ascii="Aptos" w:hAnsi="Aptos"/>
        </w:rPr>
        <w:t>(Bille et al., 2013)</w:t>
      </w:r>
      <w:r w:rsidR="00913986">
        <w:fldChar w:fldCharType="end"/>
      </w:r>
      <w:r>
        <w:t xml:space="preserve">. From that point onward, no further planting was conducted. However, a </w:t>
      </w:r>
      <w:r w:rsidR="00913986">
        <w:t xml:space="preserve">single </w:t>
      </w:r>
      <w:r>
        <w:t xml:space="preserve">clear-cutting operation </w:t>
      </w:r>
      <w:r w:rsidR="000E5183">
        <w:t>had to be</w:t>
      </w:r>
      <w:r>
        <w:t xml:space="preserve"> carried out in February 2019 </w:t>
      </w:r>
      <w:r w:rsidR="00913986">
        <w:t>in</w:t>
      </w:r>
      <w:r>
        <w:t xml:space="preserve"> six </w:t>
      </w:r>
      <w:r w:rsidRPr="00913986">
        <w:rPr>
          <w:i/>
          <w:iCs/>
        </w:rPr>
        <w:t>Picea abies</w:t>
      </w:r>
      <w:r w:rsidR="00913986">
        <w:t xml:space="preserve"> stands (in forest block 5)</w:t>
      </w:r>
      <w:r>
        <w:t xml:space="preserve"> totaling 18 </w:t>
      </w:r>
      <w:r w:rsidR="00913986">
        <w:t>ha</w:t>
      </w:r>
      <w:r>
        <w:t xml:space="preserve"> </w:t>
      </w:r>
      <w:r w:rsidR="00913986">
        <w:t>following a</w:t>
      </w:r>
      <w:r>
        <w:t xml:space="preserve"> severe bark beetle (</w:t>
      </w:r>
      <w:r w:rsidRPr="00913986">
        <w:rPr>
          <w:i/>
          <w:iCs/>
        </w:rPr>
        <w:t xml:space="preserve">Ips </w:t>
      </w:r>
      <w:proofErr w:type="spellStart"/>
      <w:r w:rsidRPr="00913986">
        <w:rPr>
          <w:i/>
          <w:iCs/>
        </w:rPr>
        <w:t>typographus</w:t>
      </w:r>
      <w:proofErr w:type="spellEnd"/>
      <w:r>
        <w:t xml:space="preserve">) </w:t>
      </w:r>
      <w:r w:rsidR="00913986">
        <w:t>attack</w:t>
      </w:r>
      <w:r>
        <w:t xml:space="preserve">.  </w:t>
      </w:r>
    </w:p>
    <w:p w14:paraId="079DF996" w14:textId="77777777" w:rsidR="005E455A" w:rsidRDefault="005E455A" w:rsidP="000E5183"/>
    <w:p w14:paraId="45CF630B" w14:textId="77777777" w:rsidR="005E455A" w:rsidRDefault="005E455A" w:rsidP="005E455A">
      <w:pPr>
        <w:keepNext/>
        <w:jc w:val="center"/>
      </w:pPr>
      <w:r>
        <w:rPr>
          <w:noProof/>
          <w:lang w:val="fr-BE" w:eastAsia="fr-BE"/>
          <w14:ligatures w14:val="standardContextual"/>
        </w:rPr>
        <w:lastRenderedPageBreak/>
        <w:drawing>
          <wp:inline distT="0" distB="0" distL="0" distR="0" wp14:anchorId="17DCDD96" wp14:editId="135B5E5F">
            <wp:extent cx="4191609" cy="3129280"/>
            <wp:effectExtent l="0" t="0" r="0" b="0"/>
            <wp:docPr id="1333809191" name="Image 2" descr="Une image contenant texte, carte, capture d’écran,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09191" name="Image 2" descr="Une image contenant texte, carte, capture d’écran, diagramme&#10;&#10;Description générée automatiquement"/>
                    <pic:cNvPicPr/>
                  </pic:nvPicPr>
                  <pic:blipFill rotWithShape="1">
                    <a:blip r:embed="rId15" cstate="print">
                      <a:extLst>
                        <a:ext uri="{28A0092B-C50C-407E-A947-70E740481C1C}">
                          <a14:useLocalDpi xmlns:a14="http://schemas.microsoft.com/office/drawing/2010/main" val="0"/>
                        </a:ext>
                      </a:extLst>
                    </a:blip>
                    <a:srcRect t="7561" r="27226"/>
                    <a:stretch/>
                  </pic:blipFill>
                  <pic:spPr bwMode="auto">
                    <a:xfrm>
                      <a:off x="0" y="0"/>
                      <a:ext cx="4192289" cy="3129788"/>
                    </a:xfrm>
                    <a:prstGeom prst="rect">
                      <a:avLst/>
                    </a:prstGeom>
                    <a:ln>
                      <a:noFill/>
                    </a:ln>
                    <a:extLst>
                      <a:ext uri="{53640926-AAD7-44D8-BBD7-CCE9431645EC}">
                        <a14:shadowObscured xmlns:a14="http://schemas.microsoft.com/office/drawing/2010/main"/>
                      </a:ext>
                    </a:extLst>
                  </pic:spPr>
                </pic:pic>
              </a:graphicData>
            </a:graphic>
          </wp:inline>
        </w:drawing>
      </w:r>
    </w:p>
    <w:p w14:paraId="113A44A4" w14:textId="538D635C" w:rsidR="005E455A" w:rsidRDefault="005E455A" w:rsidP="005E455A">
      <w:pPr>
        <w:pStyle w:val="Lgende"/>
      </w:pPr>
      <w:bookmarkStart w:id="5" w:name="_Ref191556703"/>
      <w:r>
        <w:t xml:space="preserve">Figure </w:t>
      </w:r>
      <w:fldSimple w:instr=" SEQ Figure \* ARABIC ">
        <w:r w:rsidR="00D57DE6">
          <w:rPr>
            <w:noProof/>
          </w:rPr>
          <w:t>1</w:t>
        </w:r>
      </w:fldSimple>
      <w:bookmarkEnd w:id="5"/>
      <w:r>
        <w:t xml:space="preserve"> : Location of the study area in Western Europe (A) and division of the study forest estate into 5 forest blocks (B).</w:t>
      </w:r>
    </w:p>
    <w:p w14:paraId="21501B6D" w14:textId="74FD16DA" w:rsidR="00913986" w:rsidRPr="00913986" w:rsidRDefault="00913986" w:rsidP="0080451A">
      <w:pPr>
        <w:pStyle w:val="Titre2"/>
      </w:pPr>
      <w:bookmarkStart w:id="6" w:name="_Ref188346476"/>
      <w:r w:rsidRPr="00913986">
        <w:t>Forest inventories</w:t>
      </w:r>
      <w:bookmarkEnd w:id="6"/>
    </w:p>
    <w:p w14:paraId="6CFD7B70" w14:textId="69F364F3" w:rsidR="00913986" w:rsidRDefault="00913986" w:rsidP="000E5183">
      <w:r w:rsidRPr="00913986">
        <w:t xml:space="preserve">Periodic inventories were conducted across the forest </w:t>
      </w:r>
      <w:r>
        <w:t>blocks</w:t>
      </w:r>
      <w:r w:rsidRPr="00913986">
        <w:t xml:space="preserve"> to monitor stand characteristics and timber resources. </w:t>
      </w:r>
      <w:r>
        <w:t>E</w:t>
      </w:r>
      <w:r w:rsidRPr="00913986">
        <w:t xml:space="preserve">ach </w:t>
      </w:r>
      <w:r>
        <w:t xml:space="preserve">block was divided </w:t>
      </w:r>
      <w:r w:rsidR="00A03DD5">
        <w:t>into</w:t>
      </w:r>
      <w:r>
        <w:t xml:space="preserve"> smaller areas in which every</w:t>
      </w:r>
      <w:r w:rsidRPr="00913986">
        <w:t xml:space="preserve"> </w:t>
      </w:r>
      <w:r w:rsidR="002D40C0">
        <w:t xml:space="preserve">single </w:t>
      </w:r>
      <w:r w:rsidR="00A03DD5" w:rsidRPr="00913986">
        <w:t>tree</w:t>
      </w:r>
      <w:r w:rsidRPr="00913986">
        <w:t xml:space="preserve"> with a </w:t>
      </w:r>
      <w:r w:rsidR="000E5183">
        <w:t>diameter</w:t>
      </w:r>
      <w:r w:rsidRPr="00913986">
        <w:t xml:space="preserve"> greater than </w:t>
      </w:r>
      <w:r w:rsidR="000E5183">
        <w:t>9.5</w:t>
      </w:r>
      <w:r w:rsidRPr="00913986">
        <w:t xml:space="preserve"> cm</w:t>
      </w:r>
      <w:r w:rsidR="000E5183">
        <w:t xml:space="preserve"> (girth of 30 cm)</w:t>
      </w:r>
      <w:r>
        <w:t xml:space="preserve"> was tallied</w:t>
      </w:r>
      <w:r w:rsidR="00A03DD5">
        <w:t xml:space="preserve"> by </w:t>
      </w:r>
      <w:r w:rsidRPr="00913986">
        <w:t xml:space="preserve">species and </w:t>
      </w:r>
      <w:r w:rsidR="006A68E4">
        <w:t>diameter</w:t>
      </w:r>
      <w:r w:rsidRPr="00913986">
        <w:t xml:space="preserve"> class.</w:t>
      </w:r>
      <w:r w:rsidR="00A03DD5">
        <w:t xml:space="preserve"> In 1979, inventories were carried out in blocks 2 and 5. In 1992, inventories were carried out in block 1, 2 and 5 as the other blocks had not yet been purchased. In 1995, only the </w:t>
      </w:r>
      <w:r w:rsidR="000E5183">
        <w:t>last</w:t>
      </w:r>
      <w:r w:rsidR="00A03DD5">
        <w:t xml:space="preserve"> purchased block </w:t>
      </w:r>
      <w:r w:rsidR="003E665A">
        <w:t xml:space="preserve">(block </w:t>
      </w:r>
      <w:r w:rsidR="00A03DD5">
        <w:t>3</w:t>
      </w:r>
      <w:r w:rsidR="003E665A">
        <w:t>)</w:t>
      </w:r>
      <w:r w:rsidR="00A03DD5">
        <w:t xml:space="preserve"> was inventoried. All blocks were then again inventoried in 2009 and in 2019. </w:t>
      </w:r>
      <w:r w:rsidRPr="00913986">
        <w:t>These inventories were always conducted between November and April and, for the purpose of this study, were assumed to have been completed prior to the harvests of the corresponding year.</w:t>
      </w:r>
      <w:r w:rsidR="00745C30">
        <w:t xml:space="preserve"> </w:t>
      </w:r>
    </w:p>
    <w:p w14:paraId="5FAA0CFD" w14:textId="77541889" w:rsidR="00913986" w:rsidRPr="008F4249" w:rsidRDefault="00913986" w:rsidP="00E32240">
      <w:pPr>
        <w:rPr>
          <w:i/>
          <w:iCs/>
        </w:rPr>
      </w:pPr>
      <w:r w:rsidRPr="00913986">
        <w:t xml:space="preserve">From the inventory data, we calculated density, basal area, standing volume, and </w:t>
      </w:r>
      <w:r w:rsidR="00100D66">
        <w:t xml:space="preserve">commercial </w:t>
      </w:r>
      <w:r w:rsidRPr="00913986">
        <w:t>value</w:t>
      </w:r>
      <w:r w:rsidR="000E5183">
        <w:t xml:space="preserve"> </w:t>
      </w:r>
      <w:r w:rsidRPr="00913986">
        <w:t xml:space="preserve">for each </w:t>
      </w:r>
      <w:r w:rsidR="000E5183">
        <w:t>block</w:t>
      </w:r>
      <w:r w:rsidRPr="00913986">
        <w:t xml:space="preserve"> and year. These parameters were computed for all species combined and </w:t>
      </w:r>
      <w:r w:rsidR="00140751">
        <w:t xml:space="preserve">separately </w:t>
      </w:r>
      <w:r w:rsidRPr="00913986">
        <w:t xml:space="preserve">by species and </w:t>
      </w:r>
      <w:r w:rsidR="006A68E4">
        <w:t>diameter</w:t>
      </w:r>
      <w:r w:rsidRPr="00913986">
        <w:t xml:space="preserve"> class. Standing </w:t>
      </w:r>
      <w:r w:rsidR="000E5183">
        <w:t>stem</w:t>
      </w:r>
      <w:r w:rsidRPr="00913986">
        <w:t xml:space="preserve"> volume (</w:t>
      </w:r>
      <m:oMath>
        <m:r>
          <w:rPr>
            <w:rFonts w:ascii="Cambria Math" w:hAnsi="Cambria Math"/>
          </w:rPr>
          <m:t>VSTEM</m:t>
        </m:r>
      </m:oMath>
      <w:r w:rsidRPr="00913986">
        <w:t xml:space="preserve">, volume of the stem up to a </w:t>
      </w:r>
      <w:r w:rsidR="00E16F14">
        <w:t>7</w:t>
      </w:r>
      <w:r w:rsidRPr="00913986">
        <w:t xml:space="preserve"> cm </w:t>
      </w:r>
      <w:r w:rsidR="00406421">
        <w:t>diameter</w:t>
      </w:r>
      <w:r w:rsidRPr="00913986">
        <w:t xml:space="preserve"> top) and </w:t>
      </w:r>
      <w:r w:rsidR="000E5183">
        <w:t>crown</w:t>
      </w:r>
      <w:r w:rsidRPr="00913986">
        <w:t xml:space="preserve"> volume (</w:t>
      </w:r>
      <m:oMath>
        <m:r>
          <w:rPr>
            <w:rFonts w:ascii="Cambria Math" w:hAnsi="Cambria Math"/>
          </w:rPr>
          <m:t>VCROWN</m:t>
        </m:r>
      </m:oMath>
      <w:r w:rsidR="00406421">
        <w:t xml:space="preserve">, volume of all branches up to a </w:t>
      </w:r>
      <w:r w:rsidR="00E16F14">
        <w:t>7</w:t>
      </w:r>
      <w:r w:rsidR="00406421">
        <w:t xml:space="preserve"> cm diameter tip</w:t>
      </w:r>
      <w:r w:rsidRPr="00913986">
        <w:t xml:space="preserve">) were estimated using </w:t>
      </w:r>
      <w:r w:rsidR="000E5183">
        <w:t>regional allometric equations</w:t>
      </w:r>
      <w:r w:rsidRPr="00913986">
        <w:t xml:space="preserve"> </w:t>
      </w:r>
      <w:r w:rsidR="000E5183">
        <w:fldChar w:fldCharType="begin"/>
      </w:r>
      <w:r w:rsidR="008F6569">
        <w:instrText xml:space="preserve"> ADDIN ZOTERO_ITEM CSL_CITATION {"citationID":"OcbBBmsb","properties":{"formattedCitation":"(Dagnelie et al., 2013)","plainCitation":"(Dagnelie et al., 2013)","noteIndex":0},"citationItems":[{"id":4691,"uris":["http://zotero.org/users/1509360/items/S8TTLM8H"],"itemData":{"id":4691,"type":"book","number-of-pages":"176","publisher":"Les Presses Agronomiques de Gembloux","publisher-place":"Gembloux","title":"Cubage des arbres et des peuplements forestiers : Tables et équations","author":[{"family":"Dagnelie","given":"Pierre"},{"family":"Palm","given":"Rudy"},{"family":"Rondeux","given":"Jacques"}],"issued":{"date-parts":[["2013"]]}}}],"schema":"https://github.com/citation-style-language/schema/raw/master/csl-citation.json"} </w:instrText>
      </w:r>
      <w:r w:rsidR="000E5183">
        <w:fldChar w:fldCharType="separate"/>
      </w:r>
      <w:r w:rsidR="000E5183" w:rsidRPr="000E5183">
        <w:rPr>
          <w:rFonts w:ascii="Aptos" w:hAnsi="Aptos"/>
        </w:rPr>
        <w:t>(Dagnelie et al., 2013)</w:t>
      </w:r>
      <w:r w:rsidR="000E5183">
        <w:fldChar w:fldCharType="end"/>
      </w:r>
      <w:r w:rsidRPr="00913986">
        <w:t xml:space="preserve">. </w:t>
      </w:r>
      <w:r w:rsidR="000E5183">
        <w:t>Crown</w:t>
      </w:r>
      <w:r w:rsidRPr="00913986">
        <w:t xml:space="preserve"> volume was calculated only for broadleaved trees with a </w:t>
      </w:r>
      <w:r w:rsidR="00406421">
        <w:t>diameter</w:t>
      </w:r>
      <w:r w:rsidRPr="00913986">
        <w:t xml:space="preserve"> </w:t>
      </w:r>
      <w:r w:rsidRPr="00626D7B">
        <w:t xml:space="preserve">greater than </w:t>
      </w:r>
      <w:r w:rsidR="00406421" w:rsidRPr="00626D7B">
        <w:t>22</w:t>
      </w:r>
      <w:r w:rsidRPr="00626D7B">
        <w:t xml:space="preserve"> cm, as</w:t>
      </w:r>
      <w:r w:rsidR="00406421" w:rsidRPr="00626D7B">
        <w:t xml:space="preserve"> the regional equations were not valid for smaller trees. Crown volume</w:t>
      </w:r>
      <w:r w:rsidRPr="00626D7B">
        <w:t xml:space="preserve"> was assumed to be negligible for all trees</w:t>
      </w:r>
      <w:r w:rsidR="00406421" w:rsidRPr="00626D7B">
        <w:t xml:space="preserve"> with diameter lower than 22 cm</w:t>
      </w:r>
      <w:r w:rsidRPr="00626D7B">
        <w:t>.</w:t>
      </w:r>
      <w:r w:rsidR="00406421" w:rsidRPr="00626D7B">
        <w:t xml:space="preserve"> </w:t>
      </w:r>
      <w:r w:rsidRPr="00626D7B">
        <w:t xml:space="preserve">The </w:t>
      </w:r>
      <w:r w:rsidR="00B64BA6">
        <w:t xml:space="preserve">stumpage </w:t>
      </w:r>
      <w:r w:rsidRPr="00626D7B">
        <w:t xml:space="preserve">value of </w:t>
      </w:r>
      <w:r w:rsidR="00C949EB" w:rsidRPr="00626D7B">
        <w:t xml:space="preserve">a </w:t>
      </w:r>
      <w:r w:rsidR="004775A0" w:rsidRPr="00626D7B">
        <w:t>broadleaved</w:t>
      </w:r>
      <w:r w:rsidR="004775A0" w:rsidRPr="008F4249">
        <w:t xml:space="preserve"> </w:t>
      </w:r>
      <w:r w:rsidRPr="008F4249">
        <w:t>tree (</w:t>
      </w:r>
      <m:oMath>
        <m:r>
          <w:rPr>
            <w:rFonts w:ascii="Cambria Math" w:hAnsi="Cambria Math"/>
          </w:rPr>
          <m:t>VA</m:t>
        </m:r>
        <m:sSub>
          <m:sSubPr>
            <m:ctrlPr>
              <w:rPr>
                <w:rFonts w:ascii="Cambria Math" w:hAnsi="Cambria Math"/>
              </w:rPr>
            </m:ctrlPr>
          </m:sSubPr>
          <m:e>
            <m:r>
              <w:rPr>
                <w:rFonts w:ascii="Cambria Math" w:hAnsi="Cambria Math"/>
              </w:rPr>
              <m:t>L</m:t>
            </m:r>
          </m:e>
          <m:sub>
            <m:r>
              <w:rPr>
                <w:rFonts w:ascii="Cambria Math" w:hAnsi="Cambria Math"/>
              </w:rPr>
              <m:t>i</m:t>
            </m:r>
          </m:sub>
        </m:sSub>
      </m:oMath>
      <w:r w:rsidRPr="008F4249">
        <w:t>) was</w:t>
      </w:r>
      <w:r w:rsidR="00C949EB" w:rsidRPr="008F4249">
        <w:t xml:space="preserve"> </w:t>
      </w:r>
      <w:r w:rsidRPr="008F4249">
        <w:t xml:space="preserve">derived from the </w:t>
      </w:r>
      <w:r w:rsidR="00E32240" w:rsidRPr="008F4249">
        <w:t>volumes</w:t>
      </w:r>
      <w:r w:rsidRPr="008F4249">
        <w:t xml:space="preserve"> of the </w:t>
      </w:r>
      <w:r w:rsidR="00E32240" w:rsidRPr="008F4249">
        <w:t xml:space="preserve">stem and </w:t>
      </w:r>
      <w:r w:rsidR="00D939A5">
        <w:t xml:space="preserve">the volume of </w:t>
      </w:r>
      <w:r w:rsidR="00E32240" w:rsidRPr="008F4249">
        <w:t>the crown</w:t>
      </w:r>
      <w:r w:rsidRPr="008F4249">
        <w:t xml:space="preserve"> </w:t>
      </w:r>
      <w:r w:rsidR="004775A0" w:rsidRPr="008F4249">
        <w:t xml:space="preserve">using equation 2. </w:t>
      </w:r>
    </w:p>
    <w:p w14:paraId="2C08F00B" w14:textId="6A6D13BD" w:rsidR="004775A0" w:rsidRPr="008F4249" w:rsidRDefault="00000000" w:rsidP="006A1BC6">
      <w:pPr>
        <w:pStyle w:val="Lgende"/>
        <w:rPr>
          <w:i w:val="0"/>
          <w:color w:val="auto"/>
        </w:rPr>
      </w:pPr>
      <m:oMathPara>
        <m:oMath>
          <m:eqArr>
            <m:eqArrPr>
              <m:maxDist m:val="1"/>
              <m:ctrlPr>
                <w:rPr>
                  <w:rFonts w:ascii="Cambria Math" w:hAnsi="Cambria Math"/>
                  <w:color w:val="auto"/>
                </w:rPr>
              </m:ctrlPr>
            </m:eqArrPr>
            <m:e>
              <m:r>
                <m:rPr>
                  <m:nor/>
                </m:rPr>
                <w:rPr>
                  <w:rFonts w:ascii="Cambria Math" w:hAnsi="Cambria Math"/>
                  <w:i w:val="0"/>
                  <w:color w:val="auto"/>
                </w:rPr>
                <m:t>VA</m:t>
              </m:r>
              <m:sSub>
                <m:sSubPr>
                  <m:ctrlPr>
                    <w:rPr>
                      <w:rFonts w:ascii="Cambria Math" w:hAnsi="Cambria Math"/>
                      <w:color w:val="auto"/>
                    </w:rPr>
                  </m:ctrlPr>
                </m:sSubPr>
                <m:e>
                  <m:r>
                    <m:rPr>
                      <m:nor/>
                    </m:rPr>
                    <w:rPr>
                      <w:rFonts w:ascii="Cambria Math" w:hAnsi="Cambria Math"/>
                      <w:i w:val="0"/>
                      <w:color w:val="auto"/>
                    </w:rPr>
                    <m:t>L</m:t>
                  </m:r>
                </m:e>
                <m:sub>
                  <m:r>
                    <m:rPr>
                      <m:nor/>
                    </m:rPr>
                    <w:rPr>
                      <w:rFonts w:ascii="Cambria Math" w:hAnsi="Cambria Math"/>
                      <w:i w:val="0"/>
                      <w:color w:val="auto"/>
                    </w:rPr>
                    <m:t>i</m:t>
                  </m:r>
                </m:sub>
              </m:sSub>
              <m:r>
                <m:rPr>
                  <m:nor/>
                </m:rPr>
                <w:rPr>
                  <w:rFonts w:ascii="Cambria Math" w:hAnsi="Cambria Math"/>
                  <w:i w:val="0"/>
                  <w:color w:val="auto"/>
                </w:rPr>
                <m:t xml:space="preserve">= </m:t>
              </m:r>
              <m:sSub>
                <m:sSubPr>
                  <m:ctrlPr>
                    <w:rPr>
                      <w:rFonts w:ascii="Cambria Math" w:hAnsi="Cambria Math"/>
                      <w:i w:val="0"/>
                      <w:color w:val="auto"/>
                    </w:rPr>
                  </m:ctrlPr>
                </m:sSubPr>
                <m:e>
                  <m:r>
                    <w:rPr>
                      <w:rFonts w:ascii="Cambria Math" w:hAnsi="Cambria Math"/>
                      <w:color w:val="auto"/>
                    </w:rPr>
                    <m:t>VSTEM</m:t>
                  </m:r>
                </m:e>
                <m:sub>
                  <m:r>
                    <w:rPr>
                      <w:rFonts w:ascii="Cambria Math" w:hAnsi="Cambria Math"/>
                      <w:color w:val="auto"/>
                    </w:rPr>
                    <m:t>i</m:t>
                  </m:r>
                </m:sub>
              </m:sSub>
              <m:r>
                <m:rPr>
                  <m:nor/>
                </m:rPr>
                <w:rPr>
                  <w:rFonts w:ascii="Cambria Math" w:hAnsi="Cambria Math"/>
                  <w:i w:val="0"/>
                  <w:color w:val="auto"/>
                </w:rPr>
                <m:t>.</m:t>
              </m:r>
              <m:sSub>
                <m:sSubPr>
                  <m:ctrlPr>
                    <w:rPr>
                      <w:rFonts w:ascii="Cambria Math" w:hAnsi="Cambria Math"/>
                      <w:color w:val="auto"/>
                    </w:rPr>
                  </m:ctrlPr>
                </m:sSubPr>
                <m:e>
                  <m:r>
                    <m:rPr>
                      <m:nor/>
                    </m:rPr>
                    <w:rPr>
                      <w:rFonts w:ascii="Cambria Math" w:hAnsi="Cambria Math"/>
                      <w:i w:val="0"/>
                      <w:color w:val="auto"/>
                    </w:rPr>
                    <m:t>P</m:t>
                  </m:r>
                </m:e>
                <m:sub>
                  <m:r>
                    <m:rPr>
                      <m:nor/>
                    </m:rPr>
                    <w:rPr>
                      <w:rFonts w:ascii="Cambria Math" w:hAnsi="Cambria Math"/>
                      <w:i w:val="0"/>
                      <w:color w:val="auto"/>
                    </w:rPr>
                    <m:t>l</m:t>
                  </m:r>
                </m:sub>
              </m:sSub>
              <m:d>
                <m:dPr>
                  <m:ctrlPr>
                    <w:rPr>
                      <w:rFonts w:ascii="Cambria Math" w:hAnsi="Cambria Math"/>
                      <w:color w:val="auto"/>
                    </w:rPr>
                  </m:ctrlPr>
                </m:dPr>
                <m:e>
                  <m:r>
                    <m:rPr>
                      <m:nor/>
                    </m:rPr>
                    <w:rPr>
                      <w:rFonts w:ascii="Cambria Math" w:hAnsi="Cambria Math"/>
                      <w:i w:val="0"/>
                      <w:color w:val="auto"/>
                    </w:rPr>
                    <m:t>db</m:t>
                  </m:r>
                  <m:sSub>
                    <m:sSubPr>
                      <m:ctrlPr>
                        <w:rPr>
                          <w:rFonts w:ascii="Cambria Math" w:hAnsi="Cambria Math"/>
                          <w:color w:val="auto"/>
                        </w:rPr>
                      </m:ctrlPr>
                    </m:sSubPr>
                    <m:e>
                      <m:r>
                        <m:rPr>
                          <m:nor/>
                        </m:rPr>
                        <w:rPr>
                          <w:rFonts w:ascii="Cambria Math" w:hAnsi="Cambria Math"/>
                          <w:i w:val="0"/>
                          <w:color w:val="auto"/>
                        </w:rPr>
                        <m:t>h</m:t>
                      </m:r>
                    </m:e>
                    <m:sub>
                      <m:r>
                        <m:rPr>
                          <m:nor/>
                        </m:rPr>
                        <w:rPr>
                          <w:rFonts w:ascii="Cambria Math" w:hAnsi="Cambria Math"/>
                          <w:i w:val="0"/>
                          <w:color w:val="auto"/>
                        </w:rPr>
                        <m:t>i</m:t>
                      </m:r>
                    </m:sub>
                  </m:sSub>
                </m:e>
              </m:d>
              <m:r>
                <m:rPr>
                  <m:nor/>
                </m:rPr>
                <w:rPr>
                  <w:rFonts w:ascii="Cambria Math" w:hAnsi="Cambria Math"/>
                  <w:i w:val="0"/>
                  <w:color w:val="auto"/>
                </w:rPr>
                <m:t xml:space="preserve">+ </m:t>
              </m:r>
              <m:sSub>
                <m:sSubPr>
                  <m:ctrlPr>
                    <w:rPr>
                      <w:rFonts w:ascii="Cambria Math" w:hAnsi="Cambria Math"/>
                      <w:i w:val="0"/>
                      <w:color w:val="auto"/>
                    </w:rPr>
                  </m:ctrlPr>
                </m:sSubPr>
                <m:e>
                  <m:r>
                    <w:rPr>
                      <w:rFonts w:ascii="Cambria Math" w:hAnsi="Cambria Math"/>
                      <w:color w:val="auto"/>
                    </w:rPr>
                    <m:t>VCROWN</m:t>
                  </m:r>
                </m:e>
                <m:sub>
                  <m:r>
                    <w:rPr>
                      <w:rFonts w:ascii="Cambria Math" w:hAnsi="Cambria Math"/>
                      <w:color w:val="auto"/>
                    </w:rPr>
                    <m:t>i</m:t>
                  </m:r>
                </m:sub>
              </m:sSub>
              <m:r>
                <m:rPr>
                  <m:nor/>
                </m:rPr>
                <w:rPr>
                  <w:rFonts w:ascii="Cambria Math" w:hAnsi="Cambria Math"/>
                  <w:i w:val="0"/>
                  <w:color w:val="auto"/>
                </w:rPr>
                <m:t>.</m:t>
              </m:r>
              <m:sSub>
                <m:sSubPr>
                  <m:ctrlPr>
                    <w:rPr>
                      <w:rFonts w:ascii="Cambria Math" w:hAnsi="Cambria Math"/>
                      <w:color w:val="auto"/>
                    </w:rPr>
                  </m:ctrlPr>
                </m:sSubPr>
                <m:e>
                  <m:r>
                    <m:rPr>
                      <m:nor/>
                    </m:rPr>
                    <w:rPr>
                      <w:rFonts w:ascii="Cambria Math" w:hAnsi="Cambria Math"/>
                      <w:i w:val="0"/>
                      <w:color w:val="auto"/>
                    </w:rPr>
                    <m:t>P</m:t>
                  </m:r>
                </m:e>
                <m:sub>
                  <m:r>
                    <m:rPr>
                      <m:nor/>
                    </m:rPr>
                    <w:rPr>
                      <w:rFonts w:ascii="Cambria Math" w:hAnsi="Cambria Math"/>
                      <w:i w:val="0"/>
                      <w:color w:val="auto"/>
                    </w:rPr>
                    <m:t>f</m:t>
                  </m:r>
                </m:sub>
              </m:sSub>
              <m:r>
                <w:rPr>
                  <w:rFonts w:ascii="Cambria Math" w:hAnsi="Cambria Math"/>
                  <w:color w:val="auto"/>
                </w:rPr>
                <m:t>#</m:t>
              </m:r>
              <m:d>
                <m:dPr>
                  <m:ctrlPr>
                    <w:rPr>
                      <w:rFonts w:ascii="Cambria Math" w:hAnsi="Cambria Math"/>
                      <w:color w:val="auto"/>
                    </w:rPr>
                  </m:ctrlPr>
                </m:dPr>
                <m:e>
                  <m:r>
                    <w:rPr>
                      <w:rFonts w:ascii="Cambria Math" w:hAnsi="Cambria Math"/>
                      <w:color w:val="auto"/>
                    </w:rPr>
                    <m:t>2</m:t>
                  </m:r>
                </m:e>
              </m:d>
            </m:e>
          </m:eqArr>
        </m:oMath>
      </m:oMathPara>
    </w:p>
    <w:p w14:paraId="4DB9CD61" w14:textId="6AEEB08C" w:rsidR="004775A0" w:rsidRDefault="004775A0" w:rsidP="00913986">
      <w:pPr>
        <w:jc w:val="left"/>
      </w:pPr>
      <w:r w:rsidRPr="008F4249">
        <w:t xml:space="preserve">Where </w:t>
      </w:r>
      <m:oMath>
        <m:sSub>
          <m:sSubPr>
            <m:ctrlPr>
              <w:rPr>
                <w:rFonts w:ascii="Cambria Math" w:hAnsi="Cambria Math"/>
                <w:i/>
              </w:rPr>
            </m:ctrlPr>
          </m:sSubPr>
          <m:e>
            <m:r>
              <w:rPr>
                <w:rFonts w:ascii="Cambria Math" w:hAnsi="Cambria Math"/>
              </w:rPr>
              <m:t>P</m:t>
            </m:r>
          </m:e>
          <m:sub>
            <m:r>
              <w:rPr>
                <w:rFonts w:ascii="Cambria Math" w:hAnsi="Cambria Math"/>
              </w:rPr>
              <m:t>l</m:t>
            </m:r>
          </m:sub>
        </m:sSub>
        <m:d>
          <m:dPr>
            <m:ctrlPr>
              <w:rPr>
                <w:rFonts w:ascii="Cambria Math" w:hAnsi="Cambria Math"/>
                <w:i/>
              </w:rPr>
            </m:ctrlPr>
          </m:dPr>
          <m:e>
            <m:r>
              <w:rPr>
                <w:rFonts w:ascii="Cambria Math" w:hAnsi="Cambria Math"/>
              </w:rPr>
              <m:t>db</m:t>
            </m:r>
            <m:sSub>
              <m:sSubPr>
                <m:ctrlPr>
                  <w:rPr>
                    <w:rFonts w:ascii="Cambria Math" w:hAnsi="Cambria Math"/>
                    <w:i/>
                  </w:rPr>
                </m:ctrlPr>
              </m:sSubPr>
              <m:e>
                <m:r>
                  <w:rPr>
                    <w:rFonts w:ascii="Cambria Math" w:hAnsi="Cambria Math"/>
                  </w:rPr>
                  <m:t>h</m:t>
                </m:r>
              </m:e>
              <m:sub>
                <m:r>
                  <w:rPr>
                    <w:rFonts w:ascii="Cambria Math" w:hAnsi="Cambria Math"/>
                  </w:rPr>
                  <m:t>i</m:t>
                </m:r>
              </m:sub>
            </m:sSub>
          </m:e>
        </m:d>
      </m:oMath>
      <w:r w:rsidRPr="008F4249">
        <w:t xml:space="preserve"> </w:t>
      </w:r>
      <w:r w:rsidR="00C949EB" w:rsidRPr="008F4249">
        <w:t>was</w:t>
      </w:r>
      <w:r w:rsidRPr="008F4249">
        <w:t xml:space="preserve"> the unit price of the log which depend</w:t>
      </w:r>
      <w:r w:rsidR="00C949EB" w:rsidRPr="008F4249">
        <w:t>ed</w:t>
      </w:r>
      <w:r w:rsidRPr="008F4249">
        <w:t xml:space="preserve"> on the diameter of tree </w:t>
      </w:r>
      <w:proofErr w:type="spellStart"/>
      <w:r w:rsidRPr="008F4249">
        <w:rPr>
          <w:i/>
          <w:iCs/>
        </w:rPr>
        <w:t>i</w:t>
      </w:r>
      <w:proofErr w:type="spellEnd"/>
      <w:r w:rsidR="0020537D">
        <w:t xml:space="preserve">; </w:t>
      </w:r>
      <w:r w:rsidRPr="008F4249">
        <w:t xml:space="preserve">and </w:t>
      </w:r>
      <m:oMath>
        <m:sSub>
          <m:sSubPr>
            <m:ctrlPr>
              <w:rPr>
                <w:rFonts w:ascii="Cambria Math" w:hAnsi="Cambria Math"/>
                <w:i/>
              </w:rPr>
            </m:ctrlPr>
          </m:sSubPr>
          <m:e>
            <m:r>
              <w:rPr>
                <w:rFonts w:ascii="Cambria Math" w:hAnsi="Cambria Math"/>
              </w:rPr>
              <m:t>P</m:t>
            </m:r>
          </m:e>
          <m:sub>
            <m:r>
              <w:rPr>
                <w:rFonts w:ascii="Cambria Math" w:hAnsi="Cambria Math"/>
              </w:rPr>
              <m:t>f</m:t>
            </m:r>
          </m:sub>
        </m:sSub>
      </m:oMath>
      <w:r w:rsidRPr="008F4249">
        <w:t xml:space="preserve"> </w:t>
      </w:r>
      <w:r w:rsidR="00C949EB" w:rsidRPr="008F4249">
        <w:t>was</w:t>
      </w:r>
      <w:r w:rsidRPr="008F4249">
        <w:t xml:space="preserve"> the unit price of timber sold as </w:t>
      </w:r>
      <w:r w:rsidR="00C949EB" w:rsidRPr="008F4249">
        <w:t>firewood</w:t>
      </w:r>
      <w:r w:rsidRPr="008F4249">
        <w:t>.</w:t>
      </w:r>
      <w:r w:rsidR="00364F3D" w:rsidRPr="008F4249">
        <w:t xml:space="preserve"> </w:t>
      </w:r>
      <w:r w:rsidR="00364F3D" w:rsidRPr="000C6F3D">
        <w:rPr>
          <w:i/>
          <w:iCs/>
        </w:rPr>
        <w:t>VSTEM</w:t>
      </w:r>
      <w:r w:rsidR="00364F3D">
        <w:t xml:space="preserve"> </w:t>
      </w:r>
      <w:r w:rsidR="00DD1957">
        <w:t>overestimate log volume</w:t>
      </w:r>
      <w:r w:rsidR="00536A99">
        <w:t xml:space="preserve"> </w:t>
      </w:r>
      <w:r w:rsidR="00D939A5">
        <w:t>–</w:t>
      </w:r>
      <w:r w:rsidR="00536A99">
        <w:t xml:space="preserve"> </w:t>
      </w:r>
      <w:r w:rsidR="00D939A5">
        <w:t xml:space="preserve">the </w:t>
      </w:r>
      <w:r w:rsidR="00DD1957">
        <w:t xml:space="preserve">part of the stem </w:t>
      </w:r>
      <w:r w:rsidR="00536A99">
        <w:t>usually sold a</w:t>
      </w:r>
      <w:r w:rsidR="00BA3262">
        <w:t>t a</w:t>
      </w:r>
      <w:r w:rsidR="00536A99">
        <w:t xml:space="preserve"> higher price and used </w:t>
      </w:r>
      <w:r w:rsidR="003E7172">
        <w:t>to produce high-value timber products</w:t>
      </w:r>
      <w:r w:rsidR="00845F4E">
        <w:t>.</w:t>
      </w:r>
      <w:r w:rsidR="00BA3262">
        <w:t xml:space="preserve"> </w:t>
      </w:r>
      <w:r w:rsidR="00845F4E">
        <w:t xml:space="preserve"> Nevertheless, for broadleaved such as oak</w:t>
      </w:r>
      <w:r w:rsidR="0053607E">
        <w:t xml:space="preserve">, we </w:t>
      </w:r>
      <w:r w:rsidR="00BA3262">
        <w:t xml:space="preserve">found no better approach and </w:t>
      </w:r>
      <w:r w:rsidR="0053607E">
        <w:t xml:space="preserve">considered </w:t>
      </w:r>
      <w:r w:rsidR="00BA3262">
        <w:t xml:space="preserve">that </w:t>
      </w:r>
      <w:r w:rsidR="0053607E">
        <w:t xml:space="preserve">this overestimation </w:t>
      </w:r>
      <w:r w:rsidR="00BA3262">
        <w:t>might</w:t>
      </w:r>
      <w:r w:rsidR="0053607E">
        <w:t xml:space="preserve"> be acceptable</w:t>
      </w:r>
      <w:r w:rsidR="00B57B36">
        <w:t xml:space="preserve">. </w:t>
      </w:r>
      <w:r w:rsidR="007A1147" w:rsidRPr="007A1147">
        <w:t>The volume of a large oak tree's stem up to the point where its diameter is half that of the DBH represents about 94% of the stem's total volume</w:t>
      </w:r>
      <w:r w:rsidR="00B44E03">
        <w:t xml:space="preserve"> </w:t>
      </w:r>
      <w:r w:rsidR="00B44E03">
        <w:fldChar w:fldCharType="begin"/>
      </w:r>
      <w:r w:rsidR="008F6569">
        <w:instrText xml:space="preserve"> ADDIN ZOTERO_ITEM CSL_CITATION {"citationID":"NcUjKLT0","properties":{"formattedCitation":"(Dagnelie et al., 2013)","plainCitation":"(Dagnelie et al., 2013)","noteIndex":0},"citationItems":[{"id":4691,"uris":["http://zotero.org/users/1509360/items/S8TTLM8H"],"itemData":{"id":4691,"type":"book","number-of-pages":"176","publisher":"Les Presses Agronomiques de Gembloux","publisher-place":"Gembloux","title":"Cubage des arbres et des peuplements forestiers : Tables et équations","author":[{"family":"Dagnelie","given":"Pierre"},{"family":"Palm","given":"Rudy"},{"family":"Rondeux","given":"Jacques"}],"issued":{"date-parts":[["2013"]]}}}],"schema":"https://github.com/citation-style-language/schema/raw/master/csl-citation.json"} </w:instrText>
      </w:r>
      <w:r w:rsidR="00B44E03">
        <w:fldChar w:fldCharType="separate"/>
      </w:r>
      <w:r w:rsidR="00B44E03" w:rsidRPr="00B44E03">
        <w:rPr>
          <w:rFonts w:ascii="Aptos" w:hAnsi="Aptos"/>
        </w:rPr>
        <w:t>(Dagnelie et al., 2013)</w:t>
      </w:r>
      <w:r w:rsidR="00B44E03">
        <w:fldChar w:fldCharType="end"/>
      </w:r>
      <w:r w:rsidR="007A1147" w:rsidRPr="007A1147">
        <w:t>.</w:t>
      </w:r>
    </w:p>
    <w:p w14:paraId="21B23180" w14:textId="43DF180E" w:rsidR="00913986" w:rsidRPr="00913986" w:rsidRDefault="00913986" w:rsidP="00913986">
      <w:pPr>
        <w:jc w:val="left"/>
      </w:pPr>
      <w:r w:rsidRPr="00913986">
        <w:lastRenderedPageBreak/>
        <w:t xml:space="preserve">For coniferous species, no </w:t>
      </w:r>
      <w:r w:rsidR="00C949EB">
        <w:t>firewood</w:t>
      </w:r>
      <w:r w:rsidR="00C949EB" w:rsidRPr="00913986">
        <w:t xml:space="preserve"> </w:t>
      </w:r>
      <w:r w:rsidR="00B44E03">
        <w:t>was</w:t>
      </w:r>
      <w:r w:rsidRPr="00913986">
        <w:t xml:space="preserve"> sold, and the </w:t>
      </w:r>
      <w:r w:rsidR="00F13A62">
        <w:t>tree</w:t>
      </w:r>
      <w:r w:rsidR="0020537D">
        <w:t xml:space="preserve"> stumpage</w:t>
      </w:r>
      <w:r w:rsidRPr="00913986">
        <w:t xml:space="preserve"> value was calculated solely based on </w:t>
      </w:r>
      <w:r w:rsidR="004775A0">
        <w:t>stem</w:t>
      </w:r>
      <w:r w:rsidRPr="00913986">
        <w:t xml:space="preserve"> volume</w:t>
      </w:r>
      <w:r w:rsidR="004775A0">
        <w:t xml:space="preserve"> (equation 3).</w:t>
      </w:r>
    </w:p>
    <w:p w14:paraId="6AEF7FF8" w14:textId="77777777" w:rsidR="00AE048F" w:rsidRPr="00AE048F" w:rsidRDefault="00000000" w:rsidP="006A1BC6">
      <w:pPr>
        <w:pStyle w:val="Lgende"/>
        <w:rPr>
          <w:i w:val="0"/>
          <w:color w:val="auto"/>
        </w:rPr>
      </w:pPr>
      <m:oMathPara>
        <m:oMath>
          <m:eqArr>
            <m:eqArrPr>
              <m:maxDist m:val="1"/>
              <m:ctrlPr>
                <w:rPr>
                  <w:rFonts w:ascii="Cambria Math" w:hAnsi="Cambria Math"/>
                  <w:color w:val="auto"/>
                </w:rPr>
              </m:ctrlPr>
            </m:eqArrPr>
            <m:e>
              <m:r>
                <w:rPr>
                  <w:rFonts w:ascii="Cambria Math" w:hAnsi="Cambria Math"/>
                  <w:color w:val="auto"/>
                </w:rPr>
                <m:t>VA</m:t>
              </m:r>
              <m:sSub>
                <m:sSubPr>
                  <m:ctrlPr>
                    <w:rPr>
                      <w:rFonts w:ascii="Cambria Math" w:hAnsi="Cambria Math"/>
                      <w:color w:val="auto"/>
                    </w:rPr>
                  </m:ctrlPr>
                </m:sSubPr>
                <m:e>
                  <m:r>
                    <w:rPr>
                      <w:rFonts w:ascii="Cambria Math" w:hAnsi="Cambria Math"/>
                      <w:color w:val="auto"/>
                    </w:rPr>
                    <m:t>L</m:t>
                  </m:r>
                </m:e>
                <m:sub>
                  <m:r>
                    <w:rPr>
                      <w:rFonts w:ascii="Cambria Math" w:hAnsi="Cambria Math"/>
                      <w:color w:val="auto"/>
                    </w:rPr>
                    <m:t>i</m:t>
                  </m:r>
                </m:sub>
              </m:sSub>
              <m:r>
                <w:rPr>
                  <w:rFonts w:ascii="Cambria Math" w:hAnsi="Cambria Math"/>
                  <w:color w:val="auto"/>
                </w:rPr>
                <m:t>= VSTEM.</m:t>
              </m:r>
              <m:sSub>
                <m:sSubPr>
                  <m:ctrlPr>
                    <w:rPr>
                      <w:rFonts w:ascii="Cambria Math" w:hAnsi="Cambria Math"/>
                      <w:color w:val="auto"/>
                    </w:rPr>
                  </m:ctrlPr>
                </m:sSubPr>
                <m:e>
                  <m:r>
                    <w:rPr>
                      <w:rFonts w:ascii="Cambria Math" w:hAnsi="Cambria Math"/>
                      <w:color w:val="auto"/>
                    </w:rPr>
                    <m:t>P</m:t>
                  </m:r>
                </m:e>
                <m:sub>
                  <m:r>
                    <w:rPr>
                      <w:rFonts w:ascii="Cambria Math" w:hAnsi="Cambria Math"/>
                      <w:color w:val="auto"/>
                    </w:rPr>
                    <m:t>s</m:t>
                  </m:r>
                </m:sub>
              </m:sSub>
              <m:d>
                <m:dPr>
                  <m:ctrlPr>
                    <w:rPr>
                      <w:rFonts w:ascii="Cambria Math" w:hAnsi="Cambria Math"/>
                      <w:color w:val="auto"/>
                    </w:rPr>
                  </m:ctrlPr>
                </m:dPr>
                <m:e>
                  <m:r>
                    <w:rPr>
                      <w:rFonts w:ascii="Cambria Math" w:hAnsi="Cambria Math"/>
                      <w:color w:val="auto"/>
                    </w:rPr>
                    <m:t>db</m:t>
                  </m:r>
                  <m:sSub>
                    <m:sSubPr>
                      <m:ctrlPr>
                        <w:rPr>
                          <w:rFonts w:ascii="Cambria Math" w:hAnsi="Cambria Math"/>
                          <w:color w:val="auto"/>
                        </w:rPr>
                      </m:ctrlPr>
                    </m:sSubPr>
                    <m:e>
                      <m:r>
                        <w:rPr>
                          <w:rFonts w:ascii="Cambria Math" w:hAnsi="Cambria Math"/>
                          <w:color w:val="auto"/>
                        </w:rPr>
                        <m:t>h</m:t>
                      </m:r>
                    </m:e>
                    <m:sub>
                      <m:r>
                        <w:rPr>
                          <w:rFonts w:ascii="Cambria Math" w:hAnsi="Cambria Math"/>
                          <w:color w:val="auto"/>
                        </w:rPr>
                        <m:t>i</m:t>
                      </m:r>
                    </m:sub>
                  </m:sSub>
                </m:e>
              </m:d>
              <m:r>
                <w:rPr>
                  <w:rFonts w:ascii="Cambria Math" w:hAnsi="Cambria Math"/>
                  <w:color w:val="auto"/>
                </w:rPr>
                <m:t xml:space="preserve"> #</m:t>
              </m:r>
              <m:d>
                <m:dPr>
                  <m:ctrlPr>
                    <w:rPr>
                      <w:rFonts w:ascii="Cambria Math" w:hAnsi="Cambria Math"/>
                      <w:color w:val="auto"/>
                    </w:rPr>
                  </m:ctrlPr>
                </m:dPr>
                <m:e>
                  <m:r>
                    <w:rPr>
                      <w:rFonts w:ascii="Cambria Math" w:hAnsi="Cambria Math"/>
                      <w:color w:val="auto"/>
                    </w:rPr>
                    <m:t>3</m:t>
                  </m:r>
                </m:e>
              </m:d>
            </m:e>
          </m:eqArr>
        </m:oMath>
      </m:oMathPara>
    </w:p>
    <w:p w14:paraId="46927857" w14:textId="4A8BECD3" w:rsidR="00913986" w:rsidRDefault="004775A0" w:rsidP="00913986">
      <w:pPr>
        <w:jc w:val="left"/>
      </w:pPr>
      <w:r>
        <w:t>Timber</w:t>
      </w:r>
      <w:r w:rsidR="00913986" w:rsidRPr="00913986">
        <w:t xml:space="preserve"> </w:t>
      </w:r>
      <w:r w:rsidR="0080451A">
        <w:t xml:space="preserve">unit </w:t>
      </w:r>
      <w:r w:rsidR="00913986" w:rsidRPr="00913986">
        <w:t xml:space="preserve">prices </w:t>
      </w:r>
      <w:r>
        <w:t>(</w:t>
      </w:r>
      <m:oMath>
        <m:sSub>
          <m:sSubPr>
            <m:ctrlPr>
              <w:rPr>
                <w:rFonts w:ascii="Cambria Math" w:hAnsi="Cambria Math"/>
                <w:i/>
              </w:rPr>
            </m:ctrlPr>
          </m:sSubPr>
          <m:e>
            <m:r>
              <w:rPr>
                <w:rFonts w:ascii="Cambria Math" w:hAnsi="Cambria Math"/>
              </w:rPr>
              <m:t>P</m:t>
            </m:r>
          </m:e>
          <m:sub>
            <m:r>
              <w:rPr>
                <w:rFonts w:ascii="Cambria Math" w:hAnsi="Cambria Math"/>
              </w:rPr>
              <m:t>l</m:t>
            </m:r>
          </m:sub>
        </m:sSub>
        <m:sSub>
          <m:sSubPr>
            <m:ctrlPr>
              <w:rPr>
                <w:rFonts w:ascii="Cambria Math" w:hAnsi="Cambria Math"/>
                <w:i/>
              </w:rPr>
            </m:ctrlPr>
          </m:sSubPr>
          <m:e>
            <m:r>
              <w:rPr>
                <w:rFonts w:ascii="Cambria Math" w:hAnsi="Cambria Math"/>
              </w:rPr>
              <m:t>, P</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f</m:t>
            </m:r>
          </m:sub>
        </m:sSub>
      </m:oMath>
      <w:r>
        <w:t xml:space="preserve">) </w:t>
      </w:r>
      <w:r w:rsidR="00913986" w:rsidRPr="00913986">
        <w:t xml:space="preserve">were </w:t>
      </w:r>
      <w:r w:rsidR="0080451A">
        <w:t>extracted</w:t>
      </w:r>
      <w:r w:rsidR="00913986" w:rsidRPr="00913986">
        <w:t xml:space="preserve"> </w:t>
      </w:r>
      <w:r w:rsidR="0080451A">
        <w:t>from a price list published in 2019 b</w:t>
      </w:r>
      <w:r w:rsidR="00913986" w:rsidRPr="00913986">
        <w:t xml:space="preserve">y </w:t>
      </w:r>
      <w:r w:rsidR="0080451A">
        <w:t>the</w:t>
      </w:r>
      <w:r>
        <w:t xml:space="preserve"> </w:t>
      </w:r>
      <w:r w:rsidR="0080451A">
        <w:t>Belgian</w:t>
      </w:r>
      <w:r>
        <w:t xml:space="preserve"> forest expert union </w:t>
      </w:r>
      <w:r w:rsidR="0080451A">
        <w:fldChar w:fldCharType="begin"/>
      </w:r>
      <w:r w:rsidR="008F6569">
        <w:instrText xml:space="preserve"> ADDIN ZOTERO_ITEM CSL_CITATION {"citationID":"w1WYOkiL","properties":{"formattedCitation":"(F\\uc0\\u233{}d\\uc0\\u233{}ration Nationale des Experts Forestiers, 2019)","plainCitation":"(Fédération Nationale des Experts Forestiers, 2019)","noteIndex":0},"citationItems":[{"id":9119,"uris":["http://zotero.org/users/1509360/items/V4ZX8QLQ"],"itemData":{"id":9119,"type":"report","publisher-place":"Jambes, Belgique","title":"Prix des bois automne-hivers 2018-2019","author":[{"family":"Fédération Nationale des Experts Forestiers","given":""}],"issued":{"date-parts":[["2019"]]}}}],"schema":"https://github.com/citation-style-language/schema/raw/master/csl-citation.json"} </w:instrText>
      </w:r>
      <w:r w:rsidR="0080451A">
        <w:fldChar w:fldCharType="separate"/>
      </w:r>
      <w:r w:rsidR="0080451A" w:rsidRPr="0080451A">
        <w:rPr>
          <w:rFonts w:ascii="Aptos" w:hAnsi="Aptos" w:cs="Times New Roman"/>
        </w:rPr>
        <w:t>(Fédération Nationale des Experts Forestiers, 2019)</w:t>
      </w:r>
      <w:r w:rsidR="0080451A">
        <w:fldChar w:fldCharType="end"/>
      </w:r>
      <w:r w:rsidR="00913986" w:rsidRPr="00913986">
        <w:t xml:space="preserve"> (</w:t>
      </w:r>
      <w:r w:rsidR="00F13A62">
        <w:t>Supplementary Figure 1</w:t>
      </w:r>
      <w:r w:rsidR="00913986" w:rsidRPr="00913986">
        <w:t xml:space="preserve">). </w:t>
      </w:r>
    </w:p>
    <w:p w14:paraId="6485B59F" w14:textId="353D4E58" w:rsidR="0080451A" w:rsidRDefault="0080451A" w:rsidP="0080451A">
      <w:pPr>
        <w:pStyle w:val="Titre2"/>
      </w:pPr>
      <w:r>
        <w:t>Timber yield</w:t>
      </w:r>
    </w:p>
    <w:p w14:paraId="78958B72" w14:textId="02FC4F1C" w:rsidR="0080451A" w:rsidRDefault="0080451A" w:rsidP="000677ED">
      <w:r>
        <w:t xml:space="preserve">Stand yield was estimated using inventory and sales data. The periodic increase in volume </w:t>
      </w:r>
      <m:oMath>
        <m:r>
          <w:rPr>
            <w:rFonts w:ascii="Cambria Math" w:hAnsi="Cambria Math"/>
            <w:lang w:val="fr-BE"/>
          </w:rPr>
          <m:t>i</m:t>
        </m:r>
        <m:sSub>
          <m:sSubPr>
            <m:ctrlPr>
              <w:rPr>
                <w:rFonts w:ascii="Cambria Math" w:hAnsi="Cambria Math"/>
                <w:lang w:val="fr-BE"/>
              </w:rPr>
            </m:ctrlPr>
          </m:sSubPr>
          <m:e>
            <m:r>
              <w:rPr>
                <w:rFonts w:ascii="Cambria Math" w:hAnsi="Cambria Math"/>
                <w:lang w:val="fr-BE"/>
              </w:rPr>
              <m:t>V</m:t>
            </m:r>
          </m:e>
          <m:sub>
            <m:r>
              <w:rPr>
                <w:rFonts w:ascii="Cambria Math" w:hAnsi="Cambria Math"/>
                <w:lang w:val="fr-BE"/>
              </w:rPr>
              <m:t>i</m:t>
            </m:r>
            <m:r>
              <m:rPr>
                <m:sty m:val="p"/>
              </m:rPr>
              <w:rPr>
                <w:rFonts w:ascii="Cambria Math" w:hAnsi="Cambria Math"/>
              </w:rPr>
              <m:t>→</m:t>
            </m:r>
            <m:r>
              <w:rPr>
                <w:rFonts w:ascii="Cambria Math" w:hAnsi="Cambria Math"/>
                <w:lang w:val="fr-BE"/>
              </w:rPr>
              <m:t>f</m:t>
            </m:r>
          </m:sub>
        </m:sSub>
      </m:oMath>
      <w:r w:rsidRPr="0080451A">
        <w:t xml:space="preserve"> </w:t>
      </w:r>
      <w:r>
        <w:t xml:space="preserve">from year </w:t>
      </w:r>
      <w:proofErr w:type="spellStart"/>
      <w:r w:rsidRPr="0080451A">
        <w:rPr>
          <w:i/>
          <w:iCs/>
        </w:rPr>
        <w:t>i</w:t>
      </w:r>
      <w:proofErr w:type="spellEnd"/>
      <w:r>
        <w:t xml:space="preserve"> to year </w:t>
      </w:r>
      <w:r w:rsidRPr="0080451A">
        <w:rPr>
          <w:i/>
          <w:iCs/>
        </w:rPr>
        <w:t>f</w:t>
      </w:r>
      <w:r>
        <w:t>, the two years in which inventories were carried out, was calculated as follows:</w:t>
      </w:r>
    </w:p>
    <w:p w14:paraId="38254D12" w14:textId="61DB25FC" w:rsidR="0080451A" w:rsidRPr="00AE048F" w:rsidRDefault="00000000" w:rsidP="006A1BC6">
      <w:pPr>
        <w:pStyle w:val="Lgende"/>
        <w:rPr>
          <w:i w:val="0"/>
          <w:color w:val="auto"/>
          <w:lang w:val="fr-BE"/>
        </w:rPr>
      </w:pPr>
      <m:oMathPara>
        <m:oMath>
          <m:eqArr>
            <m:eqArrPr>
              <m:maxDist m:val="1"/>
              <m:ctrlPr>
                <w:rPr>
                  <w:rFonts w:ascii="Cambria Math" w:hAnsi="Cambria Math"/>
                  <w:color w:val="auto"/>
                </w:rPr>
              </m:ctrlPr>
            </m:eqArrPr>
            <m:e>
              <m:r>
                <w:rPr>
                  <w:rFonts w:ascii="Cambria Math" w:hAnsi="Cambria Math"/>
                  <w:color w:val="auto"/>
                  <w:lang w:val="fr-BE"/>
                </w:rPr>
                <m:t>i</m:t>
              </m:r>
              <m:sSub>
                <m:sSubPr>
                  <m:ctrlPr>
                    <w:rPr>
                      <w:rFonts w:ascii="Cambria Math" w:hAnsi="Cambria Math"/>
                      <w:color w:val="auto"/>
                      <w:lang w:val="fr-BE"/>
                    </w:rPr>
                  </m:ctrlPr>
                </m:sSubPr>
                <m:e>
                  <m:r>
                    <w:rPr>
                      <w:rFonts w:ascii="Cambria Math" w:hAnsi="Cambria Math"/>
                      <w:color w:val="auto"/>
                      <w:lang w:val="fr-BE"/>
                    </w:rPr>
                    <m:t>V</m:t>
                  </m:r>
                </m:e>
                <m:sub>
                  <m:r>
                    <w:rPr>
                      <w:rFonts w:ascii="Cambria Math" w:hAnsi="Cambria Math"/>
                      <w:color w:val="auto"/>
                      <w:lang w:val="fr-BE"/>
                    </w:rPr>
                    <m:t>i</m:t>
                  </m:r>
                  <m:r>
                    <w:rPr>
                      <w:rFonts w:ascii="Cambria Math" w:hAnsi="Cambria Math"/>
                      <w:color w:val="auto"/>
                    </w:rPr>
                    <m:t>→</m:t>
                  </m:r>
                  <m:r>
                    <w:rPr>
                      <w:rFonts w:ascii="Cambria Math" w:hAnsi="Cambria Math"/>
                      <w:color w:val="auto"/>
                      <w:lang w:val="fr-BE"/>
                    </w:rPr>
                    <m:t>f</m:t>
                  </m:r>
                </m:sub>
              </m:sSub>
              <m:r>
                <w:rPr>
                  <w:rFonts w:ascii="Cambria Math" w:hAnsi="Cambria Math"/>
                  <w:color w:val="auto"/>
                </w:rPr>
                <m:t>=</m:t>
              </m:r>
              <m:f>
                <m:fPr>
                  <m:ctrlPr>
                    <w:rPr>
                      <w:rFonts w:ascii="Cambria Math" w:hAnsi="Cambria Math"/>
                      <w:color w:val="auto"/>
                      <w:lang w:val="fr-BE"/>
                    </w:rPr>
                  </m:ctrlPr>
                </m:fPr>
                <m:num>
                  <m:sSub>
                    <m:sSubPr>
                      <m:ctrlPr>
                        <w:rPr>
                          <w:rFonts w:ascii="Cambria Math" w:hAnsi="Cambria Math"/>
                          <w:color w:val="auto"/>
                          <w:lang w:val="fr-BE"/>
                        </w:rPr>
                      </m:ctrlPr>
                    </m:sSubPr>
                    <m:e>
                      <m:r>
                        <w:rPr>
                          <w:rFonts w:ascii="Cambria Math" w:hAnsi="Cambria Math"/>
                          <w:color w:val="auto"/>
                          <w:lang w:val="fr-BE"/>
                        </w:rPr>
                        <m:t>V</m:t>
                      </m:r>
                    </m:e>
                    <m:sub>
                      <m:r>
                        <w:rPr>
                          <w:rFonts w:ascii="Cambria Math" w:hAnsi="Cambria Math"/>
                          <w:color w:val="auto"/>
                          <w:lang w:val="fr-BE"/>
                        </w:rPr>
                        <m:t>f</m:t>
                      </m:r>
                    </m:sub>
                  </m:sSub>
                  <m:r>
                    <w:rPr>
                      <w:rFonts w:ascii="Cambria Math" w:hAnsi="Cambria Math"/>
                      <w:color w:val="auto"/>
                    </w:rPr>
                    <m:t>-</m:t>
                  </m:r>
                  <m:sSub>
                    <m:sSubPr>
                      <m:ctrlPr>
                        <w:rPr>
                          <w:rFonts w:ascii="Cambria Math" w:hAnsi="Cambria Math"/>
                          <w:color w:val="auto"/>
                          <w:lang w:val="fr-BE"/>
                        </w:rPr>
                      </m:ctrlPr>
                    </m:sSubPr>
                    <m:e>
                      <m:r>
                        <w:rPr>
                          <w:rFonts w:ascii="Cambria Math" w:hAnsi="Cambria Math"/>
                          <w:color w:val="auto"/>
                          <w:lang w:val="fr-BE"/>
                        </w:rPr>
                        <m:t>V</m:t>
                      </m:r>
                    </m:e>
                    <m:sub>
                      <m:r>
                        <w:rPr>
                          <w:rFonts w:ascii="Cambria Math" w:hAnsi="Cambria Math"/>
                          <w:color w:val="auto"/>
                          <w:lang w:val="fr-BE"/>
                        </w:rPr>
                        <m:t>i</m:t>
                      </m:r>
                    </m:sub>
                  </m:sSub>
                  <m:r>
                    <w:rPr>
                      <w:rFonts w:ascii="Cambria Math" w:hAnsi="Cambria Math"/>
                      <w:color w:val="auto"/>
                    </w:rPr>
                    <m:t>+</m:t>
                  </m:r>
                  <m:sSub>
                    <m:sSubPr>
                      <m:ctrlPr>
                        <w:rPr>
                          <w:rFonts w:ascii="Cambria Math" w:hAnsi="Cambria Math"/>
                          <w:color w:val="auto"/>
                          <w:lang w:val="fr-BE"/>
                        </w:rPr>
                      </m:ctrlPr>
                    </m:sSubPr>
                    <m:e>
                      <m:r>
                        <w:rPr>
                          <w:rFonts w:ascii="Cambria Math" w:hAnsi="Cambria Math"/>
                          <w:color w:val="auto"/>
                          <w:lang w:val="fr-BE"/>
                        </w:rPr>
                        <m:t>V</m:t>
                      </m:r>
                    </m:e>
                    <m:sub>
                      <m:r>
                        <w:rPr>
                          <w:rFonts w:ascii="Cambria Math" w:hAnsi="Cambria Math"/>
                          <w:color w:val="auto"/>
                          <w:lang w:val="fr-BE"/>
                        </w:rPr>
                        <m:t>e</m:t>
                      </m:r>
                    </m:sub>
                  </m:sSub>
                </m:num>
                <m:den>
                  <m:r>
                    <w:rPr>
                      <w:rFonts w:ascii="Cambria Math" w:hAnsi="Cambria Math"/>
                      <w:color w:val="auto"/>
                      <w:lang w:val="fr-BE"/>
                    </w:rPr>
                    <m:t>f</m:t>
                  </m:r>
                  <m:r>
                    <w:rPr>
                      <w:rFonts w:ascii="Cambria Math" w:hAnsi="Cambria Math"/>
                      <w:color w:val="auto"/>
                    </w:rPr>
                    <m:t>-</m:t>
                  </m:r>
                  <m:r>
                    <w:rPr>
                      <w:rFonts w:ascii="Cambria Math" w:hAnsi="Cambria Math"/>
                      <w:color w:val="auto"/>
                      <w:lang w:val="fr-BE"/>
                    </w:rPr>
                    <m:t>i</m:t>
                  </m:r>
                </m:den>
              </m:f>
              <m:r>
                <w:rPr>
                  <w:rFonts w:ascii="Cambria Math" w:hAnsi="Cambria Math"/>
                  <w:color w:val="auto"/>
                </w:rPr>
                <m:t xml:space="preserve"> </m:t>
              </m:r>
              <m:r>
                <w:rPr>
                  <w:rFonts w:ascii="Cambria Math" w:hAnsi="Cambria Math"/>
                  <w:color w:val="auto"/>
                  <w:lang w:val="fr-BE"/>
                </w:rPr>
                <m:t>#</m:t>
              </m:r>
              <m:r>
                <w:rPr>
                  <w:rFonts w:ascii="Cambria Math" w:hAnsi="Cambria Math"/>
                  <w:color w:val="auto"/>
                </w:rPr>
                <m:t xml:space="preserve"> </m:t>
              </m:r>
              <m:d>
                <m:dPr>
                  <m:ctrlPr>
                    <w:rPr>
                      <w:rFonts w:ascii="Cambria Math" w:hAnsi="Cambria Math"/>
                      <w:color w:val="auto"/>
                    </w:rPr>
                  </m:ctrlPr>
                </m:dPr>
                <m:e>
                  <m:r>
                    <w:rPr>
                      <w:rFonts w:ascii="Cambria Math" w:hAnsi="Cambria Math"/>
                      <w:color w:val="auto"/>
                    </w:rPr>
                    <m:t>4</m:t>
                  </m:r>
                </m:e>
              </m:d>
              <m:ctrlPr>
                <w:rPr>
                  <w:rFonts w:ascii="Cambria Math" w:hAnsi="Cambria Math"/>
                  <w:color w:val="auto"/>
                  <w:lang w:val="fr-BE"/>
                </w:rPr>
              </m:ctrlPr>
            </m:e>
          </m:eqArr>
        </m:oMath>
      </m:oMathPara>
    </w:p>
    <w:p w14:paraId="349B55C5" w14:textId="3A0E0914" w:rsidR="0080451A" w:rsidRPr="0080451A" w:rsidRDefault="0080451A" w:rsidP="000677ED">
      <w:r>
        <w:t xml:space="preserve">where </w:t>
      </w:r>
      <m:oMath>
        <m:sSub>
          <m:sSubPr>
            <m:ctrlPr>
              <w:rPr>
                <w:rFonts w:ascii="Cambria Math" w:hAnsi="Cambria Math"/>
                <w:lang w:val="fr-BE"/>
              </w:rPr>
            </m:ctrlPr>
          </m:sSubPr>
          <m:e>
            <m:r>
              <w:rPr>
                <w:rFonts w:ascii="Cambria Math" w:hAnsi="Cambria Math"/>
                <w:lang w:val="fr-BE"/>
              </w:rPr>
              <m:t>V</m:t>
            </m:r>
          </m:e>
          <m:sub>
            <m:r>
              <w:rPr>
                <w:rFonts w:ascii="Cambria Math" w:hAnsi="Cambria Math"/>
                <w:lang w:val="fr-BE"/>
              </w:rPr>
              <m:t>i</m:t>
            </m:r>
          </m:sub>
        </m:sSub>
      </m:oMath>
      <w:r>
        <w:t xml:space="preserve"> is the standing total volume (</w:t>
      </w:r>
      <m:oMath>
        <m:r>
          <w:rPr>
            <w:rFonts w:ascii="Cambria Math" w:hAnsi="Cambria Math"/>
          </w:rPr>
          <m:t>VSTEM + VCROWN</m:t>
        </m:r>
      </m:oMath>
      <w:r>
        <w:t xml:space="preserve">) estimated from the initial inventory carried out in year </w:t>
      </w:r>
      <w:proofErr w:type="spellStart"/>
      <w:r w:rsidRPr="0080451A">
        <w:rPr>
          <w:i/>
          <w:iCs/>
        </w:rPr>
        <w:t>i</w:t>
      </w:r>
      <w:proofErr w:type="spellEnd"/>
      <w:r>
        <w:t xml:space="preserve">, </w:t>
      </w:r>
      <m:oMath>
        <m:sSub>
          <m:sSubPr>
            <m:ctrlPr>
              <w:rPr>
                <w:rFonts w:ascii="Cambria Math" w:hAnsi="Cambria Math"/>
                <w:lang w:val="fr-BE"/>
              </w:rPr>
            </m:ctrlPr>
          </m:sSubPr>
          <m:e>
            <m:r>
              <w:rPr>
                <w:rFonts w:ascii="Cambria Math" w:hAnsi="Cambria Math"/>
                <w:lang w:val="fr-BE"/>
              </w:rPr>
              <m:t>V</m:t>
            </m:r>
          </m:e>
          <m:sub>
            <m:r>
              <w:rPr>
                <w:rFonts w:ascii="Cambria Math" w:hAnsi="Cambria Math"/>
                <w:lang w:val="fr-BE"/>
              </w:rPr>
              <m:t>f</m:t>
            </m:r>
          </m:sub>
        </m:sSub>
      </m:oMath>
      <w:r w:rsidRPr="0080451A">
        <w:t xml:space="preserve"> </w:t>
      </w:r>
      <w:r>
        <w:t xml:space="preserve">is the standing total volume estimated from the final inventory carried out in year </w:t>
      </w:r>
      <w:r w:rsidRPr="0080451A">
        <w:rPr>
          <w:i/>
          <w:iCs/>
        </w:rPr>
        <w:t>f</w:t>
      </w:r>
      <w:r>
        <w:t xml:space="preserve">, and </w:t>
      </w:r>
      <m:oMath>
        <m:sSub>
          <m:sSubPr>
            <m:ctrlPr>
              <w:rPr>
                <w:rFonts w:ascii="Cambria Math" w:hAnsi="Cambria Math"/>
                <w:lang w:val="fr-BE"/>
              </w:rPr>
            </m:ctrlPr>
          </m:sSubPr>
          <m:e>
            <m:r>
              <w:rPr>
                <w:rFonts w:ascii="Cambria Math" w:hAnsi="Cambria Math"/>
                <w:lang w:val="fr-BE"/>
              </w:rPr>
              <m:t>V</m:t>
            </m:r>
          </m:e>
          <m:sub>
            <m:r>
              <w:rPr>
                <w:rFonts w:ascii="Cambria Math" w:hAnsi="Cambria Math"/>
                <w:lang w:val="fr-BE"/>
              </w:rPr>
              <m:t>e</m:t>
            </m:r>
          </m:sub>
        </m:sSub>
      </m:oMath>
      <w:r>
        <w:t xml:space="preserve"> is the sum of volumes </w:t>
      </w:r>
      <w:r w:rsidR="00553065">
        <w:t>harvested</w:t>
      </w:r>
      <w:r>
        <w:t xml:space="preserve"> between years </w:t>
      </w:r>
      <w:proofErr w:type="spellStart"/>
      <w:r w:rsidRPr="0080451A">
        <w:rPr>
          <w:i/>
          <w:iCs/>
        </w:rPr>
        <w:t>i</w:t>
      </w:r>
      <w:proofErr w:type="spellEnd"/>
      <w:r>
        <w:t xml:space="preserve"> and </w:t>
      </w:r>
      <w:r w:rsidRPr="0080451A">
        <w:rPr>
          <w:i/>
          <w:iCs/>
        </w:rPr>
        <w:t>f-1</w:t>
      </w:r>
      <w:r>
        <w:t xml:space="preserve">. </w:t>
      </w:r>
    </w:p>
    <w:p w14:paraId="4636328B" w14:textId="68E5C180" w:rsidR="0080451A" w:rsidRDefault="0080451A" w:rsidP="000677ED">
      <w:r>
        <w:t xml:space="preserve">Unlike </w:t>
      </w:r>
      <m:oMath>
        <m:sSub>
          <m:sSubPr>
            <m:ctrlPr>
              <w:rPr>
                <w:rFonts w:ascii="Cambria Math" w:hAnsi="Cambria Math"/>
                <w:lang w:val="fr-BE"/>
              </w:rPr>
            </m:ctrlPr>
          </m:sSubPr>
          <m:e>
            <m:r>
              <w:rPr>
                <w:rFonts w:ascii="Cambria Math" w:hAnsi="Cambria Math"/>
                <w:lang w:val="fr-BE"/>
              </w:rPr>
              <m:t>V</m:t>
            </m:r>
          </m:e>
          <m:sub>
            <m:r>
              <w:rPr>
                <w:rFonts w:ascii="Cambria Math" w:hAnsi="Cambria Math"/>
                <w:lang w:val="fr-BE"/>
              </w:rPr>
              <m:t>i</m:t>
            </m:r>
          </m:sub>
        </m:sSub>
      </m:oMath>
      <w:r w:rsidRPr="0080451A">
        <w:t xml:space="preserve"> </w:t>
      </w:r>
      <w:r>
        <w:t xml:space="preserve">and </w:t>
      </w:r>
      <m:oMath>
        <m:sSub>
          <m:sSubPr>
            <m:ctrlPr>
              <w:rPr>
                <w:rFonts w:ascii="Cambria Math" w:hAnsi="Cambria Math"/>
                <w:lang w:val="fr-BE"/>
              </w:rPr>
            </m:ctrlPr>
          </m:sSubPr>
          <m:e>
            <m:r>
              <w:rPr>
                <w:rFonts w:ascii="Cambria Math" w:hAnsi="Cambria Math"/>
                <w:lang w:val="fr-BE"/>
              </w:rPr>
              <m:t>V</m:t>
            </m:r>
          </m:e>
          <m:sub>
            <m:r>
              <w:rPr>
                <w:rFonts w:ascii="Cambria Math" w:hAnsi="Cambria Math"/>
                <w:lang w:val="fr-BE"/>
              </w:rPr>
              <m:t>f</m:t>
            </m:r>
          </m:sub>
        </m:sSub>
      </m:oMath>
      <w:r>
        <w:t xml:space="preserve">, the </w:t>
      </w:r>
      <w:r w:rsidR="00204DAF">
        <w:t xml:space="preserve">harvested </w:t>
      </w:r>
      <w:r>
        <w:t xml:space="preserve">volumes were estimated before each sale by the forest manager, using different allometric equations. During tree marking, the girth, log height and species of the stems to be felled were recorded. The volume of logs was estimated by the manager using the equations of Piette </w:t>
      </w:r>
      <w:r w:rsidR="00616580">
        <w:fldChar w:fldCharType="begin"/>
      </w:r>
      <w:r w:rsidR="00CF6CEF">
        <w:instrText xml:space="preserve"> ADDIN ZOTERO_ITEM CSL_CITATION {"citationID":"SpVn3MFq","properties":{"formattedCitation":"(1978)","plainCitation":"(1978)","noteIndex":0},"citationItems":[{"id":9278,"uris":["http://zotero.org/users/1509360/items/FB75H4W7"],"itemData":{"id":9278,"type":"book","title":"Barème de poche : à l'usage des marchands de bois, charbonnages,propriétaires, agents forestiers, entrepreneurs, sabotiers, etc...","author":[{"family":"Piette","given":"Roger"}],"issued":{"date-parts":[["1978"]]}},"suppress-author":true}],"schema":"https://github.com/citation-style-language/schema/raw/master/csl-citation.json"} </w:instrText>
      </w:r>
      <w:r w:rsidR="00616580">
        <w:fldChar w:fldCharType="separate"/>
      </w:r>
      <w:r w:rsidR="00CF6CEF" w:rsidRPr="00CF6CEF">
        <w:rPr>
          <w:rFonts w:ascii="Aptos" w:hAnsi="Aptos"/>
        </w:rPr>
        <w:t>(1978)</w:t>
      </w:r>
      <w:r w:rsidR="00616580">
        <w:fldChar w:fldCharType="end"/>
      </w:r>
      <w:r>
        <w:t xml:space="preserve"> before 2009 </w:t>
      </w:r>
      <w:r w:rsidR="00D939A5">
        <w:t>and</w:t>
      </w:r>
      <w:r w:rsidR="002536CA">
        <w:t xml:space="preserve"> the</w:t>
      </w:r>
      <w:r>
        <w:t xml:space="preserve"> </w:t>
      </w:r>
      <w:r w:rsidR="002536CA">
        <w:t xml:space="preserve">equation of </w:t>
      </w:r>
      <w:proofErr w:type="spellStart"/>
      <w:r>
        <w:t>Dagnelie</w:t>
      </w:r>
      <w:proofErr w:type="spellEnd"/>
      <w:r w:rsidR="00CF6CEF">
        <w:t xml:space="preserve"> </w:t>
      </w:r>
      <w:r w:rsidR="00D9445C">
        <w:t xml:space="preserve"> </w:t>
      </w:r>
      <w:r w:rsidR="007E1D7A">
        <w:fldChar w:fldCharType="begin"/>
      </w:r>
      <w:r w:rsidR="008F6569">
        <w:instrText xml:space="preserve"> ADDIN ZOTERO_ITEM CSL_CITATION {"citationID":"wth3JUDI","properties":{"formattedCitation":"(2013)","plainCitation":"(2013)","noteIndex":0},"citationItems":[{"id":4691,"uris":["http://zotero.org/users/1509360/items/S8TTLM8H"],"itemData":{"id":4691,"type":"book","number-of-pages":"176","publisher":"Les Presses Agronomiques de Gembloux","publisher-place":"Gembloux","title":"Cubage des arbres et des peuplements forestiers : Tables et équations","author":[{"family":"Dagnelie","given":"Pierre"},{"family":"Palm","given":"Rudy"},{"family":"Rondeux","given":"Jacques"}],"issued":{"date-parts":[["2013"]]}},"suppress-author":true}],"schema":"https://github.com/citation-style-language/schema/raw/master/csl-citation.json"} </w:instrText>
      </w:r>
      <w:r w:rsidR="007E1D7A">
        <w:fldChar w:fldCharType="separate"/>
      </w:r>
      <w:r w:rsidR="007E1D7A" w:rsidRPr="007E1D7A">
        <w:rPr>
          <w:rFonts w:ascii="Aptos" w:hAnsi="Aptos"/>
        </w:rPr>
        <w:t>(2013)</w:t>
      </w:r>
      <w:r w:rsidR="007E1D7A">
        <w:fldChar w:fldCharType="end"/>
      </w:r>
      <w:r w:rsidR="00D939A5">
        <w:t xml:space="preserve"> afterward</w:t>
      </w:r>
      <w:r>
        <w:t xml:space="preserve">. Firewood volume was estimated visually. </w:t>
      </w:r>
    </w:p>
    <w:p w14:paraId="283DDF61" w14:textId="385EA0C8" w:rsidR="0080451A" w:rsidRDefault="0080451A" w:rsidP="000677ED">
      <w:r>
        <w:t>Different volume estimation methods were therefore used for this analysis. However, this weakness only affect</w:t>
      </w:r>
      <w:r w:rsidR="00471F48">
        <w:t>ed</w:t>
      </w:r>
      <w:r>
        <w:t xml:space="preserve"> the estimation of productivity, which </w:t>
      </w:r>
      <w:r w:rsidR="00471F48">
        <w:t>was</w:t>
      </w:r>
      <w:r>
        <w:t xml:space="preserve"> therefore, given the nature of the data, </w:t>
      </w:r>
      <w:r w:rsidR="00376382">
        <w:t>approximate</w:t>
      </w:r>
      <w:r>
        <w:t xml:space="preserve">. The volumes calculated using the different methods have not been aggregated or compared for the other analyses. </w:t>
      </w:r>
    </w:p>
    <w:p w14:paraId="72D79F58" w14:textId="72D3E08A" w:rsidR="002A3489" w:rsidRDefault="002A3489" w:rsidP="002A3489">
      <w:pPr>
        <w:pStyle w:val="Titre2"/>
      </w:pPr>
      <w:r>
        <w:t>Economic data</w:t>
      </w:r>
    </w:p>
    <w:p w14:paraId="24825768" w14:textId="77777777" w:rsidR="00612932" w:rsidRDefault="002A3489" w:rsidP="00274854">
      <w:r>
        <w:t xml:space="preserve">For the period studied, from 1992 to 2019, all annual expenses and revenues have been compiled for each block. </w:t>
      </w:r>
    </w:p>
    <w:p w14:paraId="4FE79606" w14:textId="6EB252AA" w:rsidR="002A3489" w:rsidRDefault="002A3489" w:rsidP="00274854">
      <w:r>
        <w:t>Revenues have been grouped into five categories: timber sales (broadleaved logs and coniferous stems), firewood sales, hunting rentals, fishing rentals (river and pond</w:t>
      </w:r>
      <w:r w:rsidR="00354266">
        <w:t>s</w:t>
      </w:r>
      <w:r>
        <w:t xml:space="preserve"> were completely included in the forest estate) and subsidies.</w:t>
      </w:r>
      <w:r w:rsidR="00612932">
        <w:t xml:space="preserve"> A</w:t>
      </w:r>
      <w:r>
        <w:t xml:space="preserve">lmost all revenues </w:t>
      </w:r>
      <w:r w:rsidR="00612932">
        <w:t>were</w:t>
      </w:r>
      <w:r>
        <w:t xml:space="preserve"> known. The only exception was the hunting rent in block 3 prior to 2012. This block was purchased in 1994, and the purchase price was negotiated downwards in return for a cessation of hunting rights until 2012. From 1995 to 2012, the University of Namur therefore received no hunting rent for this block. In our calculations, we did not include the gain realized at the time of the purchase</w:t>
      </w:r>
      <w:r w:rsidR="000677ED">
        <w:t xml:space="preserve"> of block 3</w:t>
      </w:r>
      <w:r>
        <w:t xml:space="preserve">. We therefore added a fictitious hunting rent equivalent to that received in the adjacent </w:t>
      </w:r>
      <w:r w:rsidR="00354266">
        <w:t>block</w:t>
      </w:r>
      <w:r>
        <w:t xml:space="preserve"> (block </w:t>
      </w:r>
      <w:r w:rsidR="000677ED">
        <w:t>2</w:t>
      </w:r>
      <w:r>
        <w:t>).</w:t>
      </w:r>
      <w:r w:rsidR="00F10EE4">
        <w:t xml:space="preserve"> </w:t>
      </w:r>
      <w:r w:rsidR="00F10EE4" w:rsidRPr="00F10EE4">
        <w:t xml:space="preserve">Timber was sold standing under different contractual </w:t>
      </w:r>
      <w:r w:rsidR="00016835">
        <w:t>conditions</w:t>
      </w:r>
      <w:r w:rsidR="00F10EE4" w:rsidRPr="00F10EE4">
        <w:t>, including one that designated the lumberjack and set the corresponding wage.</w:t>
      </w:r>
    </w:p>
    <w:p w14:paraId="72CA5F10" w14:textId="41B60D1C" w:rsidR="00612932" w:rsidRDefault="00612932" w:rsidP="00274854">
      <w:r>
        <w:t>Expenses were grouped into four categories: staff costs, roa</w:t>
      </w:r>
      <w:r w:rsidR="00354266">
        <w:t>dwork</w:t>
      </w:r>
      <w:r>
        <w:t>, vehicle purchases and property taxes. Actual cost could be retrieved for road investment</w:t>
      </w:r>
      <w:r w:rsidR="00354266">
        <w:t>s</w:t>
      </w:r>
      <w:r>
        <w:t xml:space="preserve"> and vehicle purchases. Staff cost and property taxes had to be estimated.</w:t>
      </w:r>
    </w:p>
    <w:p w14:paraId="1B07ED04" w14:textId="3F448A7F" w:rsidR="002A3489" w:rsidRDefault="00612932" w:rsidP="00274854">
      <w:r>
        <w:lastRenderedPageBreak/>
        <w:t>M</w:t>
      </w:r>
      <w:r w:rsidR="002A3489">
        <w:t>ajor road</w:t>
      </w:r>
      <w:r w:rsidR="00354266">
        <w:t xml:space="preserve">works </w:t>
      </w:r>
      <w:r w:rsidR="002A3489">
        <w:t>have been made</w:t>
      </w:r>
      <w:r>
        <w:t xml:space="preserve"> in all blocks but block 4</w:t>
      </w:r>
      <w:r w:rsidR="002A3489">
        <w:t xml:space="preserve">. In </w:t>
      </w:r>
      <w:r w:rsidR="008A0BEC">
        <w:t>block 2 and 5</w:t>
      </w:r>
      <w:r w:rsidR="002A3489">
        <w:t xml:space="preserve">, </w:t>
      </w:r>
      <w:r w:rsidR="008A0BEC">
        <w:t xml:space="preserve">these investments </w:t>
      </w:r>
      <w:r w:rsidR="002A3489">
        <w:t xml:space="preserve">were carried out very early on, before 1992. They were particularly substantial in </w:t>
      </w:r>
      <w:r w:rsidR="008A0BEC">
        <w:t>block 2</w:t>
      </w:r>
      <w:r w:rsidR="002A3489">
        <w:t xml:space="preserve">. In </w:t>
      </w:r>
      <w:r w:rsidR="008A0BEC">
        <w:t>block</w:t>
      </w:r>
      <w:r>
        <w:t>s</w:t>
      </w:r>
      <w:r w:rsidR="008A0BEC">
        <w:t xml:space="preserve"> 1 and 3</w:t>
      </w:r>
      <w:r w:rsidR="002A3489">
        <w:t>, road investments were made after 1992 (in 2000 and 2014). These expenditures have been accounted for assuming a 30-year depreciation period.</w:t>
      </w:r>
    </w:p>
    <w:p w14:paraId="20CBFDBF" w14:textId="2AE722F3" w:rsidR="00B835C4" w:rsidRDefault="00B835C4" w:rsidP="00274854">
      <w:r>
        <w:t xml:space="preserve">In 2003, the university purchased a vehicle used primarily for forest management. The cost of this vehicle was distributed among the different blocks in proportion to their area, assuming a depreciation period of 10 years. </w:t>
      </w:r>
    </w:p>
    <w:p w14:paraId="1A1C70F3" w14:textId="0E4003DA" w:rsidR="002A3489" w:rsidRDefault="002A3489" w:rsidP="00274854">
      <w:r>
        <w:t xml:space="preserve">From 1992 to 2019, forest management was carried out by an engineer and a </w:t>
      </w:r>
      <w:r w:rsidR="00B835C4">
        <w:t>technician</w:t>
      </w:r>
      <w:r>
        <w:t xml:space="preserve"> for 20% and 60% of their working time respectively. In </w:t>
      </w:r>
      <w:r w:rsidR="00B835C4">
        <w:t>2023</w:t>
      </w:r>
      <w:r>
        <w:t xml:space="preserve">, the total cost of </w:t>
      </w:r>
      <w:r w:rsidR="00B835C4">
        <w:t xml:space="preserve">staff </w:t>
      </w:r>
      <w:r>
        <w:t xml:space="preserve">(including social </w:t>
      </w:r>
      <w:r w:rsidR="00354266">
        <w:t>taxes</w:t>
      </w:r>
      <w:r>
        <w:t xml:space="preserve">) corresponded to an expenditure of </w:t>
      </w:r>
      <w:r w:rsidR="00B835C4">
        <w:t>76,157 €</w:t>
      </w:r>
      <w:r>
        <w:t xml:space="preserve">, or </w:t>
      </w:r>
      <w:r w:rsidR="00B835C4">
        <w:t>257 €</w:t>
      </w:r>
      <w:r>
        <w:t>/ha/year</w:t>
      </w:r>
      <w:r w:rsidR="000C3B05">
        <w:t xml:space="preserve"> (corresponding to </w:t>
      </w:r>
      <w:r w:rsidR="004110A4">
        <w:t xml:space="preserve">225 €/ha/year </w:t>
      </w:r>
      <w:r w:rsidR="007B2489">
        <w:t xml:space="preserve">if </w:t>
      </w:r>
      <w:r w:rsidR="007B2489" w:rsidRPr="0046649B">
        <w:t>inflation-adjusted value for 2019</w:t>
      </w:r>
      <w:r w:rsidR="007B2489">
        <w:t>)</w:t>
      </w:r>
      <w:r>
        <w:t xml:space="preserve">. This </w:t>
      </w:r>
      <w:r w:rsidR="00B835C4">
        <w:t xml:space="preserve">substantial expense </w:t>
      </w:r>
      <w:r>
        <w:t xml:space="preserve">was </w:t>
      </w:r>
      <w:r w:rsidR="00B835C4">
        <w:t>distributed among the blocks</w:t>
      </w:r>
      <w:r>
        <w:t xml:space="preserve"> in proportion to their area. </w:t>
      </w:r>
    </w:p>
    <w:p w14:paraId="0DD87966" w14:textId="365B808E" w:rsidR="009143E9" w:rsidRDefault="009143E9" w:rsidP="0072798E">
      <w:r>
        <w:t xml:space="preserve">Property taxes were estimated based on the taxes paid in 2024. They also took into account changes in the forest tax system. This includes the implementation of </w:t>
      </w:r>
      <w:r w:rsidR="00B33CBB">
        <w:t>European</w:t>
      </w:r>
      <w:r w:rsidR="00C07BFA">
        <w:t xml:space="preserve"> </w:t>
      </w:r>
      <w:r>
        <w:t>Natura</w:t>
      </w:r>
      <w:r w:rsidR="00C07BFA">
        <w:t>-</w:t>
      </w:r>
      <w:r>
        <w:t xml:space="preserve">2000 regulations in 2012. Finally, the area affected by these regulation changes was considered. </w:t>
      </w:r>
    </w:p>
    <w:p w14:paraId="55D490F7" w14:textId="77777777" w:rsidR="002A3489" w:rsidRDefault="002A3489" w:rsidP="00274854">
      <w:r>
        <w:t xml:space="preserve">Other costs (small equipment and fuel) were assumed to be negligible and were not taken into account. </w:t>
      </w:r>
    </w:p>
    <w:p w14:paraId="3C08B5C3" w14:textId="079F4626" w:rsidR="00C70288" w:rsidRDefault="00C70288" w:rsidP="00274854">
      <w:r w:rsidRPr="00C70288">
        <w:t>Because the University of Namur could not recover VAT on its purchases before 2002, expenses were recorded VAT</w:t>
      </w:r>
      <w:r w:rsidRPr="00C70288">
        <w:noBreakHyphen/>
        <w:t>inclusive, while timber sales were recorded VAT</w:t>
      </w:r>
      <w:r w:rsidRPr="00C70288">
        <w:noBreakHyphen/>
        <w:t>exclusive. This asymmetry reflects the institution’s actual financial situation at the time</w:t>
      </w:r>
      <w:r w:rsidR="00B22744" w:rsidRPr="00B22744">
        <w:t>, effectively placing it in a situation similar to that of a private owner for whom VAT constitutes a real cost.</w:t>
      </w:r>
    </w:p>
    <w:p w14:paraId="2626217F" w14:textId="0452C2F3" w:rsidR="002A3489" w:rsidRDefault="001E78F7" w:rsidP="00274854">
      <w:r w:rsidRPr="001E78F7">
        <w:t xml:space="preserve">All these financial flows have been archived in nominal values (current euros). They have been converted into real values for 2019 (constant euros) to take account of inflation. </w:t>
      </w:r>
      <w:r w:rsidR="002A3489">
        <w:t xml:space="preserve">The conversion was carried out using the consumer price index published by </w:t>
      </w:r>
      <w:proofErr w:type="spellStart"/>
      <w:r w:rsidR="002A3489">
        <w:t>Statbel</w:t>
      </w:r>
      <w:proofErr w:type="spellEnd"/>
      <w:r w:rsidR="002A3489">
        <w:t xml:space="preserve"> </w:t>
      </w:r>
      <w:r w:rsidR="00274854">
        <w:fldChar w:fldCharType="begin"/>
      </w:r>
      <w:r w:rsidR="00FE5221">
        <w:instrText xml:space="preserve"> ADDIN ZOTERO_ITEM CSL_CITATION {"citationID":"5hbtJSM5","properties":{"formattedCitation":"(STATBEL, 2024)","plainCitation":"(STATBEL, 2024)","noteIndex":0},"citationItems":[{"id":9116,"uris":["http://zotero.org/users/1509360/items/J3D5MG5G"],"itemData":{"id":9116,"type":"post-weblog","title":"Indice des prix à la consommation","URL":"https://statbel.fgov.be/fr/themes/prix-la-consommation/indice-des-prix-la-consommation","author":[{"family":"STATBEL","given":""}],"accessed":{"date-parts":[["2024",8,16]]},"issued":{"date-parts":[["2024"]]}}}],"schema":"https://github.com/citation-style-language/schema/raw/master/csl-citation.json"} </w:instrText>
      </w:r>
      <w:r w:rsidR="00274854">
        <w:fldChar w:fldCharType="separate"/>
      </w:r>
      <w:r w:rsidR="00274854" w:rsidRPr="00274854">
        <w:rPr>
          <w:rFonts w:ascii="Aptos" w:hAnsi="Aptos"/>
        </w:rPr>
        <w:t>(STATBEL, 2024)</w:t>
      </w:r>
      <w:r w:rsidR="00274854">
        <w:fldChar w:fldCharType="end"/>
      </w:r>
      <w:r w:rsidR="002A3489">
        <w:t>.</w:t>
      </w:r>
    </w:p>
    <w:p w14:paraId="1327B9F7" w14:textId="1B29EBBC" w:rsidR="00274854" w:rsidRDefault="00274854" w:rsidP="00274854">
      <w:pPr>
        <w:pStyle w:val="Titre2"/>
      </w:pPr>
      <w:r>
        <w:t>Theoretical alternative management scenario</w:t>
      </w:r>
      <w:r w:rsidR="00E60132">
        <w:t>s</w:t>
      </w:r>
    </w:p>
    <w:p w14:paraId="53D09204" w14:textId="68935991" w:rsidR="001B6684" w:rsidRPr="0032286A" w:rsidRDefault="00274854" w:rsidP="00A53CDE">
      <w:r w:rsidRPr="00C67CF9">
        <w:t>The profitability of several alternative scenarios was estimated</w:t>
      </w:r>
      <w:r w:rsidR="00EA7F25" w:rsidRPr="00C67CF9">
        <w:t xml:space="preserve"> using simulation tools</w:t>
      </w:r>
      <w:r w:rsidRPr="00C67CF9">
        <w:t>.</w:t>
      </w:r>
      <w:r>
        <w:t xml:space="preserve"> </w:t>
      </w:r>
      <w:r w:rsidR="0040453A">
        <w:t xml:space="preserve">The goal was to provide estimates that would help put the observed profitability into perspective with the potential </w:t>
      </w:r>
      <w:r w:rsidR="0040453A" w:rsidRPr="0062707D">
        <w:t>profitability that could have been achieved</w:t>
      </w:r>
      <w:r w:rsidR="000E49A0" w:rsidRPr="0062707D">
        <w:t xml:space="preserve"> with alternative silvicultural </w:t>
      </w:r>
      <w:r w:rsidR="000E49A0" w:rsidRPr="0032286A">
        <w:t>scenario</w:t>
      </w:r>
      <w:r w:rsidR="00EA7F25" w:rsidRPr="0032286A">
        <w:t>s</w:t>
      </w:r>
      <w:r w:rsidR="00C64BE5" w:rsidRPr="0032286A">
        <w:t xml:space="preserve">. </w:t>
      </w:r>
      <w:r w:rsidR="008D0420" w:rsidRPr="0032286A">
        <w:t xml:space="preserve">In contrast to the previous analyses carried out on a forest block scale (29-91 ha), the analysis of the theoretical scenarios was carried out on a 1-ha scale, where conditions were assumed to correspond to the average conditions (e.g. soil) found on the estate over the last 30 years (this is still a retrospective analysis). All simulations were performed using the Capsis4 simulation platform </w:t>
      </w:r>
      <w:r w:rsidR="0032286A" w:rsidRPr="0032286A">
        <w:fldChar w:fldCharType="begin"/>
      </w:r>
      <w:r w:rsidR="0032286A" w:rsidRPr="0032286A">
        <w:instrText xml:space="preserve"> ADDIN ZOTERO_ITEM CSL_CITATION {"citationID":"qJdNuKlJ","properties":{"formattedCitation":"(Dufour-Kowalski et al., 2012)","plainCitation":"(Dufour-Kowalski et al., 2012)","noteIndex":0},"citationItems":[{"id":4871,"uris":["http://zotero.org/users/1509360/items/PAM6SJ2L"],"itemData":{"id":4871,"type":"article-journal","container-title":"Annals of forest science","DOI":"10.1007/s13595-011-0140-9","ISSN":"1286-4560","issue":"2","journalAbbreviation":"Annals of forest science","page":"221-233","title":"Capsis: an open software framework and community for forest growth modelling","volume":"69","author":[{"family":"Dufour-Kowalski","given":"Samuel"},{"family":"Courbaud","given":"Benoît"},{"family":"Dreyfus","given":"Philippe"},{"family":"Meredieu","given":"Céline"},{"family":"De Coligny","given":"François"}],"issued":{"date-parts":[["2012"]]}}}],"schema":"https://github.com/citation-style-language/schema/raw/master/csl-citation.json"} </w:instrText>
      </w:r>
      <w:r w:rsidR="0032286A" w:rsidRPr="0032286A">
        <w:fldChar w:fldCharType="separate"/>
      </w:r>
      <w:r w:rsidR="0032286A" w:rsidRPr="0032286A">
        <w:rPr>
          <w:rFonts w:ascii="Aptos" w:hAnsi="Aptos"/>
        </w:rPr>
        <w:t>(Dufour-Kowalski et al., 2012)</w:t>
      </w:r>
      <w:r w:rsidR="0032286A" w:rsidRPr="0032286A">
        <w:fldChar w:fldCharType="end"/>
      </w:r>
      <w:r w:rsidR="0032286A" w:rsidRPr="0032286A">
        <w:t xml:space="preserve"> </w:t>
      </w:r>
      <w:commentRangeStart w:id="7"/>
      <w:r w:rsidR="0032286A" w:rsidRPr="0032286A">
        <w:t>using scripts to ensure reproducibility</w:t>
      </w:r>
      <w:commentRangeEnd w:id="7"/>
      <w:r w:rsidR="000A7669">
        <w:rPr>
          <w:rStyle w:val="Marquedecommentaire"/>
        </w:rPr>
        <w:commentReference w:id="7"/>
      </w:r>
      <w:r w:rsidR="0032286A" w:rsidRPr="0032286A">
        <w:t xml:space="preserve">. </w:t>
      </w:r>
      <w:r w:rsidR="005C06F7" w:rsidRPr="0032286A">
        <w:t xml:space="preserve">We simulated scenarios </w:t>
      </w:r>
      <w:r w:rsidR="00F24FD7" w:rsidRPr="0032286A">
        <w:t>corresponding to 5 silvicultural strategies</w:t>
      </w:r>
      <w:r w:rsidR="00737CAA" w:rsidRPr="0032286A">
        <w:t xml:space="preserve"> </w:t>
      </w:r>
      <w:r w:rsidR="001B6684" w:rsidRPr="0032286A">
        <w:t xml:space="preserve">: </w:t>
      </w:r>
    </w:p>
    <w:p w14:paraId="6075076F" w14:textId="746C4B72" w:rsidR="00C64BE5" w:rsidRDefault="00737CAA" w:rsidP="001B6684">
      <w:pPr>
        <w:pStyle w:val="Paragraphedeliste"/>
        <w:numPr>
          <w:ilvl w:val="0"/>
          <w:numId w:val="9"/>
        </w:numPr>
      </w:pPr>
      <w:r>
        <w:t xml:space="preserve">the EAM of Douglas-fir </w:t>
      </w:r>
      <w:r w:rsidR="001B6684">
        <w:t>plantation</w:t>
      </w:r>
      <w:r w:rsidR="00A9265B">
        <w:t xml:space="preserve"> (DOU)</w:t>
      </w:r>
      <w:r w:rsidR="001B6684">
        <w:t>,</w:t>
      </w:r>
      <w:r>
        <w:t xml:space="preserve"> the most productive species that could be planted in the study area</w:t>
      </w:r>
      <w:r w:rsidR="001B6684">
        <w:t xml:space="preserve"> ;</w:t>
      </w:r>
    </w:p>
    <w:p w14:paraId="0FFFAF17" w14:textId="7CBC8C67" w:rsidR="001B6684" w:rsidRDefault="001B6684" w:rsidP="001B6684">
      <w:pPr>
        <w:pStyle w:val="Paragraphedeliste"/>
        <w:numPr>
          <w:ilvl w:val="0"/>
          <w:numId w:val="9"/>
        </w:numPr>
      </w:pPr>
      <w:r>
        <w:t>the EAM of Norway spruce plantation</w:t>
      </w:r>
      <w:r w:rsidR="00A9265B">
        <w:t xml:space="preserve"> (SPR)</w:t>
      </w:r>
      <w:r>
        <w:t>, a</w:t>
      </w:r>
      <w:r w:rsidR="00AA5547">
        <w:t xml:space="preserve"> productive species</w:t>
      </w:r>
      <w:r>
        <w:t xml:space="preserve"> that was commonly </w:t>
      </w:r>
      <w:r w:rsidR="00AA5547">
        <w:t>planted</w:t>
      </w:r>
      <w:r>
        <w:t xml:space="preserve"> in the study area 30 years ago</w:t>
      </w:r>
      <w:r w:rsidR="00AA5547">
        <w:t xml:space="preserve"> </w:t>
      </w:r>
      <w:r w:rsidR="00C67CF9">
        <w:t>(less frequent today due to bark-beetle damages)</w:t>
      </w:r>
      <w:r>
        <w:t xml:space="preserve"> ;</w:t>
      </w:r>
    </w:p>
    <w:p w14:paraId="2C88CF71" w14:textId="3BCCD8CB" w:rsidR="001B6684" w:rsidRDefault="001B6684" w:rsidP="001B6684">
      <w:pPr>
        <w:pStyle w:val="Paragraphedeliste"/>
        <w:numPr>
          <w:ilvl w:val="0"/>
          <w:numId w:val="9"/>
        </w:numPr>
      </w:pPr>
      <w:r>
        <w:t>the EAM of oak plantation</w:t>
      </w:r>
      <w:r w:rsidR="00A9265B">
        <w:t xml:space="preserve"> (OAK)</w:t>
      </w:r>
      <w:r w:rsidR="00DD535D">
        <w:t xml:space="preserve"> ;</w:t>
      </w:r>
    </w:p>
    <w:p w14:paraId="2373C915" w14:textId="05EEBBD1" w:rsidR="00DD535D" w:rsidRDefault="00DD535D" w:rsidP="001B6684">
      <w:pPr>
        <w:pStyle w:val="Paragraphedeliste"/>
        <w:numPr>
          <w:ilvl w:val="0"/>
          <w:numId w:val="9"/>
        </w:numPr>
      </w:pPr>
      <w:r>
        <w:t xml:space="preserve">the EAM of naturally-regenerated oak stand </w:t>
      </w:r>
      <w:r w:rsidR="00A9265B">
        <w:t xml:space="preserve">(OAK_SHLTR) </w:t>
      </w:r>
      <w:r>
        <w:t>applying the shelterwood system as recommended by Sardin (2008) ;</w:t>
      </w:r>
    </w:p>
    <w:p w14:paraId="089D57B8" w14:textId="525D51A4" w:rsidR="00DD535D" w:rsidRDefault="00DD535D" w:rsidP="001B6684">
      <w:pPr>
        <w:pStyle w:val="Paragraphedeliste"/>
        <w:numPr>
          <w:ilvl w:val="0"/>
          <w:numId w:val="9"/>
        </w:numPr>
      </w:pPr>
      <w:r>
        <w:t>the UAM of mixed broadleaved stands</w:t>
      </w:r>
      <w:r w:rsidR="00A9265B">
        <w:t xml:space="preserve"> (MIX)</w:t>
      </w:r>
      <w:r>
        <w:t>.</w:t>
      </w:r>
    </w:p>
    <w:p w14:paraId="77CEF2DA" w14:textId="186DC8A2" w:rsidR="00F24FD7" w:rsidRPr="00F24FD7" w:rsidRDefault="00F24FD7" w:rsidP="00F24FD7">
      <w:pPr>
        <w:rPr>
          <w:highlight w:val="magenta"/>
        </w:rPr>
      </w:pPr>
      <w:r>
        <w:lastRenderedPageBreak/>
        <w:t>For each silvicultural strategies, we simulated a hazard-free scenario and two alternative scenarios, considering the impact of different hazards (bark beetles, regeneration failure, growth decline,</w:t>
      </w:r>
      <w:r w:rsidR="00EC076F">
        <w:t xml:space="preserve"> </w:t>
      </w:r>
      <w:r w:rsidR="00EC076F" w:rsidRPr="009E34C4">
        <w:t>ash dieback,</w:t>
      </w:r>
      <w:r w:rsidRPr="009E34C4">
        <w:t xml:space="preserve"> </w:t>
      </w:r>
      <w:r w:rsidRPr="009E34C4">
        <w:rPr>
          <w:shd w:val="clear" w:color="auto" w:fill="FFFF00"/>
        </w:rPr>
        <w:t>Supplementary Tables 2 to 7</w:t>
      </w:r>
      <w:r w:rsidRPr="009E34C4">
        <w:t>)</w:t>
      </w:r>
      <w:r w:rsidR="00CA0899">
        <w:t xml:space="preserve"> as different hazards did occur in the study area.</w:t>
      </w:r>
    </w:p>
    <w:p w14:paraId="3AEE230E" w14:textId="02909948" w:rsidR="00D213A7" w:rsidRDefault="00B63412" w:rsidP="00E7306C">
      <w:r>
        <w:t xml:space="preserve">The simulations of </w:t>
      </w:r>
      <w:r w:rsidR="00CA0E63">
        <w:t xml:space="preserve">EAM of </w:t>
      </w:r>
      <w:r>
        <w:t xml:space="preserve">Douglas-fir and Norway spruce </w:t>
      </w:r>
      <w:r w:rsidR="003F72DD">
        <w:t>plantations</w:t>
      </w:r>
      <w:r>
        <w:t xml:space="preserve"> were carried out with a forest dynamics simulator named GYMNOS </w:t>
      </w:r>
      <w:r>
        <w:fldChar w:fldCharType="begin"/>
      </w:r>
      <w:r w:rsidR="008F6569">
        <w:instrText xml:space="preserve"> ADDIN ZOTERO_ITEM CSL_CITATION {"citationID":"MSf4gdXy","properties":{"formattedCitation":"(Ligot et al., 2023)","plainCitation":"(Ligot et al., 2023)","noteIndex":0},"citationItems":[{"id":"UIiKwWs4/mEZMv2Wh","uris":["http://zotero.org/users/1509360/items/LBMB7HKX"],"itemData":{"id":9180,"type":"article-journal","abstract":"Large ungulate populations are known to cause economic damage to agriculture and forestry. Bark damage is particularly detrimental to the timber production of certain species, including Picea abies (L.) Karst. (Norway spruce): after bark is wounded, rot often spreads in the trunk base, damaging the most valuable trunk section. Numerous studies have provided valuable information on various aspects of this process but the financial consequences over a full timber production cycle remained poorly quantified and uncertain. To fill this gap, we coupled a forest dynamics model (GYMNOS) with models of damage occurrence and decay spread. We simulated the effect of ranging levels of bark-stripping damage on financial losses. The simulations were repeated for sites of ranging fertility and with different protection measures (fences or individual protections), in Southern Belgium. The net present values of these different simulations were estimated and compared to estimate the cost of the damage and the cost-effectiveness of the damage protections. Protecting plantations against bark-stripping damage with fences was found unlikely to be worthwhile. By contrast, individual protections placed on crop trees could be helpful, particularly in the most fertile stands. Loss of revenue depended greatly on the factors tested: we estimated that the average damage cost could be about 53 €/ha/year, reducing timber yield by 19%. A model was built to predict the damage cost for different values of the discount rate, site index and bark-stripping rate. This model could help develop more effective management of Norway spruce plantations and deer populations.","container-title":"European Journal of Forest Research","DOI":"10.1007/s10342-023-01565-w","ISSN":"1612-4669","journalAbbreviation":"European Journal of Forest Research","language":"Anglais","note":"publisher: Springer Science and Business Media LLC","title":"From the simulation of forest plantation dynamics to the quantification of bark-stripping damage by ungulates","URL":"https://link.springer.com/content/pdf/10.1007/s10342-023-01565-w.pdf","author":[{"family":"Ligot","given":"Gauthier"},{"family":"Gheysen","given":"Thibaut"},{"family":"Perin","given":"Jérôme"},{"family":"Candaele","given":"Romain"},{"family":"Coligny","given":"François","non-dropping-particle":"de"},{"family":"Licoppe","given":"Alain"},{"family":"Lejeune","given":"Philippe"}],"issued":{"date-parts":[["2023",4,13]]}}}],"schema":"https://github.com/citation-style-language/schema/raw/master/csl-citation.json"} </w:instrText>
      </w:r>
      <w:r>
        <w:fldChar w:fldCharType="separate"/>
      </w:r>
      <w:r w:rsidRPr="00B63412">
        <w:rPr>
          <w:rFonts w:ascii="Aptos" w:hAnsi="Aptos"/>
        </w:rPr>
        <w:t>(Ligot et al., 2023)</w:t>
      </w:r>
      <w:r>
        <w:fldChar w:fldCharType="end"/>
      </w:r>
      <w:r w:rsidR="00913A88">
        <w:t xml:space="preserve">. The scenario were defined </w:t>
      </w:r>
      <w:r>
        <w:t xml:space="preserve">following the local yield tables that had been produced using the same simulator </w:t>
      </w:r>
      <w:r>
        <w:fldChar w:fldCharType="begin"/>
      </w:r>
      <w:r>
        <w:instrText xml:space="preserve"> ADDIN ZOTERO_ITEM CSL_CITATION {"citationID":"uCuyRhpi","properties":{"formattedCitation":"(Perin et al., 2016a)","plainCitation":"(Perin et al., 2016a)","noteIndex":0},"citationItems":[{"id":6407,"uris":["http://zotero.org/users/1509360/items/U9UBMA5W"],"itemData":{"id":6407,"type":"report","publisher":"ULiège, Gembloux Agro-Bio Tech","title":"Nouvelles normes sylvicoles pour les peuplements purs équiennes d'épicéa et de douglas","author":[{"family":"Perin","given":"Jérôme"},{"family":"Hebert","given":"Jacques"},{"family":"Lejeune","given":"Philippe"},{"family":"Claessens","given":"Hugues"}],"issued":{"date-parts":[["2016"]]}}}],"schema":"https://github.com/citation-style-language/schema/raw/master/csl-citation.json"} </w:instrText>
      </w:r>
      <w:r>
        <w:fldChar w:fldCharType="separate"/>
      </w:r>
      <w:r w:rsidRPr="00B63412">
        <w:rPr>
          <w:rFonts w:ascii="Aptos" w:hAnsi="Aptos"/>
        </w:rPr>
        <w:t>(Perin et al., 2016a)</w:t>
      </w:r>
      <w:r>
        <w:fldChar w:fldCharType="end"/>
      </w:r>
      <w:r>
        <w:t xml:space="preserve">. </w:t>
      </w:r>
    </w:p>
    <w:p w14:paraId="77CA661F" w14:textId="6F13D25A" w:rsidR="00E7306C" w:rsidRDefault="009608CC" w:rsidP="00E7306C">
      <w:r>
        <w:t>The simulation of broadleaved stands</w:t>
      </w:r>
      <w:r w:rsidR="005905F3">
        <w:t xml:space="preserve"> required a slightly different approach as l</w:t>
      </w:r>
      <w:r w:rsidR="00E7306C">
        <w:t xml:space="preserve">ocal silvicultural guidelines </w:t>
      </w:r>
      <w:r w:rsidR="005905F3">
        <w:t xml:space="preserve">for broadleaved stands </w:t>
      </w:r>
      <w:r w:rsidR="00870A8C">
        <w:t>are</w:t>
      </w:r>
      <w:r w:rsidR="00E7306C">
        <w:t xml:space="preserve"> not as detailed as they are for coniferous plantations</w:t>
      </w:r>
      <w:r w:rsidR="005905F3">
        <w:t xml:space="preserve">. </w:t>
      </w:r>
      <w:r w:rsidR="00821FDC">
        <w:t xml:space="preserve">Stand evolution tables </w:t>
      </w:r>
      <w:r w:rsidR="001250B3">
        <w:t>were extracted from</w:t>
      </w:r>
      <w:r w:rsidR="00E7306C">
        <w:t xml:space="preserve"> reference textbooks</w:t>
      </w:r>
      <w:r w:rsidR="0005525E">
        <w:t xml:space="preserve"> of oak silviculture</w:t>
      </w:r>
      <w:r w:rsidR="00E7306C">
        <w:t xml:space="preserve"> </w:t>
      </w:r>
      <w:r w:rsidR="00E7306C">
        <w:fldChar w:fldCharType="begin"/>
      </w:r>
      <w:r w:rsidR="008F6569">
        <w:instrText xml:space="preserve"> ADDIN ZOTERO_ITEM CSL_CITATION {"citationID":"TEZN4kPh","properties":{"formattedCitation":"(Sardin, 2008)","plainCitation":"(Sardin, 2008)","noteIndex":0},"citationItems":[{"id":6777,"uris":["http://zotero.org/users/1509360/items/2V8XKQ7Z"],"itemData":{"id":6777,"type":"book","number-of-pages":"455p","publisher":"Office national des forêts","publisher-place":"Paris","title":"Chênaies continentales (Guide des sylvicultures)","title-short":"Chênaies continentales (Guide des sylvicultures)","author":[{"family":"Sardin","given":"T"}],"issued":{"date-parts":[["2008"]]}}}],"schema":"https://github.com/citation-style-language/schema/raw/master/csl-citation.json"} </w:instrText>
      </w:r>
      <w:r w:rsidR="00E7306C">
        <w:fldChar w:fldCharType="separate"/>
      </w:r>
      <w:r w:rsidR="0005525E" w:rsidRPr="0005525E">
        <w:rPr>
          <w:rFonts w:ascii="Aptos" w:hAnsi="Aptos"/>
        </w:rPr>
        <w:t>(Sardin, 2008)</w:t>
      </w:r>
      <w:r w:rsidR="00E7306C">
        <w:fldChar w:fldCharType="end"/>
      </w:r>
      <w:r w:rsidR="00747C03">
        <w:t>.</w:t>
      </w:r>
      <w:r w:rsidR="007C3E87">
        <w:t xml:space="preserve"> These stand evolution tables indicate </w:t>
      </w:r>
      <w:r w:rsidR="00E7306C">
        <w:t>the expected evolution of stand dominant height, density and basal area under different silvicultural scenarios and for different site index</w:t>
      </w:r>
      <w:r w:rsidR="005B01F7">
        <w:t xml:space="preserve"> whil</w:t>
      </w:r>
      <w:r w:rsidR="0089261E">
        <w:t xml:space="preserve">e ensuring that target trees keep growing at a constant rate (constant </w:t>
      </w:r>
      <w:r w:rsidR="003F72DD">
        <w:t>growth ring width)</w:t>
      </w:r>
      <w:r w:rsidR="00E7306C">
        <w:t xml:space="preserve">. </w:t>
      </w:r>
      <w:commentRangeStart w:id="8"/>
      <w:r w:rsidR="007C3E87">
        <w:t xml:space="preserve">A stand dynamics forest simulator named </w:t>
      </w:r>
      <w:r w:rsidR="0089261E">
        <w:t xml:space="preserve">WALSI </w:t>
      </w:r>
      <w:r w:rsidR="0089261E">
        <w:fldChar w:fldCharType="begin"/>
      </w:r>
      <w:r w:rsidR="008F6569">
        <w:instrText xml:space="preserve"> ADDIN ZOTERO_ITEM CSL_CITATION {"citationID":"zU7GrOYr","properties":{"formattedCitation":"(Perin et al., 2021)","plainCitation":"(Perin et al., 2021)","noteIndex":0},"citationItems":[{"id":7473,"uris":["http://zotero.org/users/1509360/items/GRTPVRM4"],"itemData":{"id":7473,"type":"article-journal","container-title":"Ecological Modelling","DOI":"10.1016/j.ecolmodel.2020.109382","ISSN":"0304-3800","journalAbbreviation":"Ecol. Model.","language":"en","publisher":"Elsevier","source":"orbi.uliege.be","title":"SIMREG, a tree-level distance-independent model to simulate forest dynamics and management from national forest inventory (NFI) data","URL":"https://orbi.uliege.be/handle/2268/253849","volume":"440","author":[{"family":"Perin","given":"Jérôme"},{"family":"Pitchugin","given":"Mikhail"},{"family":"Hebert","given":"Jacques"},{"family":"Brostaux","given":"Yves"},{"family":"Lejeune","given":"Philippe"},{"family":"Ligot","given":"Gauthier"}],"accessed":{"date-parts":[["2021",3,2]]},"issued":{"date-parts":[["2021",1,15]]}}}],"schema":"https://github.com/citation-style-language/schema/raw/master/csl-citation.json"} </w:instrText>
      </w:r>
      <w:r w:rsidR="0089261E">
        <w:fldChar w:fldCharType="separate"/>
      </w:r>
      <w:r w:rsidR="0089261E" w:rsidRPr="0089261E">
        <w:rPr>
          <w:rFonts w:ascii="Aptos" w:hAnsi="Aptos"/>
        </w:rPr>
        <w:t>(Perin et al., 2021)</w:t>
      </w:r>
      <w:r w:rsidR="0089261E">
        <w:fldChar w:fldCharType="end"/>
      </w:r>
      <w:r w:rsidR="00730840">
        <w:t xml:space="preserve">, was calibrated upon </w:t>
      </w:r>
      <w:r w:rsidR="00E7306C">
        <w:t xml:space="preserve">these stand evolution tables. </w:t>
      </w:r>
      <w:commentRangeEnd w:id="8"/>
      <w:r w:rsidR="008742F3">
        <w:rPr>
          <w:rStyle w:val="Marquedecommentaire"/>
        </w:rPr>
        <w:commentReference w:id="8"/>
      </w:r>
    </w:p>
    <w:p w14:paraId="2ABCA1A2" w14:textId="7E2607F4" w:rsidR="00E7306C" w:rsidRDefault="00E7306C" w:rsidP="00E7306C">
      <w:r>
        <w:t xml:space="preserve">We simulated two variants of </w:t>
      </w:r>
      <w:r w:rsidR="0045015A">
        <w:t>EAM of oak</w:t>
      </w:r>
      <w:r>
        <w:t xml:space="preserve">. </w:t>
      </w:r>
      <w:r w:rsidR="0045015A">
        <w:t>T</w:t>
      </w:r>
      <w:r>
        <w:t>he first variant</w:t>
      </w:r>
      <w:r w:rsidR="0095409B">
        <w:t xml:space="preserve"> (OAK)</w:t>
      </w:r>
      <w:r w:rsidRPr="00DF7439">
        <w:t xml:space="preserve"> encompassed a clear-cut phase, subsequently succeeded by a plantation phase</w:t>
      </w:r>
      <w:r w:rsidR="0045015A">
        <w:t xml:space="preserve"> while t</w:t>
      </w:r>
      <w:r>
        <w:t>he second variant</w:t>
      </w:r>
      <w:r w:rsidR="0095409B">
        <w:t xml:space="preserve"> (OAK_SHLTR)</w:t>
      </w:r>
      <w:r>
        <w:t xml:space="preserve"> implemented the shelterwood system as proposed by </w:t>
      </w:r>
      <w:r>
        <w:fldChar w:fldCharType="begin"/>
      </w:r>
      <w:r w:rsidR="008F6569">
        <w:instrText xml:space="preserve"> ADDIN ZOTERO_ITEM CSL_CITATION {"citationID":"o7eg9IqW","properties":{"formattedCitation":"(2008)","plainCitation":"(2008)","dontUpdate":true,"noteIndex":0},"citationItems":[{"id":6777,"uris":["http://zotero.org/users/1509360/items/2V8XKQ7Z"],"itemData":{"id":6777,"type":"book","number-of-pages":"455p","publisher":"Office national des forêts","publisher-place":"Paris","title":"Chênaies continentales (Guide des sylvicultures)","title-short":"Chênaies continentales (Guide des sylvicultures)","author":[{"family":"Sardin","given":"T"}],"issued":{"date-parts":[["2008"]]}},"suppress-author":true}],"schema":"https://github.com/citation-style-language/schema/raw/master/csl-citation.json"} </w:instrText>
      </w:r>
      <w:r>
        <w:fldChar w:fldCharType="separate"/>
      </w:r>
      <w:r>
        <w:t xml:space="preserve">Sardin </w:t>
      </w:r>
      <w:r w:rsidRPr="002279A7">
        <w:rPr>
          <w:rFonts w:ascii="Aptos" w:hAnsi="Aptos"/>
        </w:rPr>
        <w:t>(2008)</w:t>
      </w:r>
      <w:r>
        <w:fldChar w:fldCharType="end"/>
      </w:r>
      <w:r>
        <w:t xml:space="preserve">. In this </w:t>
      </w:r>
      <w:r w:rsidR="0045015A">
        <w:t xml:space="preserve">latter </w:t>
      </w:r>
      <w:r>
        <w:t xml:space="preserve">scenario, there is a continuous forest cover and the value of the forest plot </w:t>
      </w:r>
      <w:r w:rsidRPr="00D87F55">
        <w:t>consistently exceeds that of the bare land.</w:t>
      </w:r>
      <w:r>
        <w:t xml:space="preserve"> </w:t>
      </w:r>
      <w:r w:rsidR="00561461" w:rsidRPr="00561461">
        <w:t xml:space="preserve">The two scenarios </w:t>
      </w:r>
      <w:r w:rsidR="00561461">
        <w:t>were used to</w:t>
      </w:r>
      <w:r w:rsidRPr="00652A20">
        <w:t xml:space="preserve"> elucidate the limitations of </w:t>
      </w:r>
      <w:r w:rsidR="005E64D6">
        <w:t>different economic</w:t>
      </w:r>
      <w:r w:rsidRPr="00652A20">
        <w:t xml:space="preserve"> indicators when employed for the purpose of comparison between disparate cases.</w:t>
      </w:r>
    </w:p>
    <w:p w14:paraId="2296CC98" w14:textId="03C92C97" w:rsidR="00494992" w:rsidRDefault="00DF6DEA" w:rsidP="00E7306C">
      <w:r w:rsidRPr="00DE387B">
        <w:t xml:space="preserve">The last scenario, the UAM of mixed broadleaved stands was initiated using field inventory </w:t>
      </w:r>
      <w:r w:rsidR="007B0D6B" w:rsidRPr="00DE387B">
        <w:t>of 1992 carried in the forest block 2 (</w:t>
      </w:r>
      <w:r w:rsidR="007B0D6B" w:rsidRPr="005E64D6">
        <w:t xml:space="preserve">section </w:t>
      </w:r>
      <w:r w:rsidR="005E64D6" w:rsidRPr="005E64D6">
        <w:t>3.1</w:t>
      </w:r>
      <w:r w:rsidR="007B0D6B" w:rsidRPr="00DE387B">
        <w:t>)</w:t>
      </w:r>
      <w:r w:rsidR="006D7A4B">
        <w:t>. For such a particular stand structure, no detailed silvicultural guidelines could be found. We therefore tried to mimic the tree marking strategy applied in the study area.</w:t>
      </w:r>
      <w:r w:rsidR="00D74C50">
        <w:t xml:space="preserve"> </w:t>
      </w:r>
      <w:r w:rsidR="007B6029">
        <w:t xml:space="preserve">Stand basal area </w:t>
      </w:r>
      <w:r w:rsidR="005E64D6">
        <w:t>was</w:t>
      </w:r>
      <w:r w:rsidR="007B6029">
        <w:t xml:space="preserve"> reduced </w:t>
      </w:r>
      <w:r w:rsidR="001901E3">
        <w:t>to 14,5 m²/ha at each</w:t>
      </w:r>
      <w:r w:rsidR="005E64D6">
        <w:t xml:space="preserve"> cut</w:t>
      </w:r>
      <w:r w:rsidR="001901E3">
        <w:t xml:space="preserve">. The trees cut are selected depending on species-specific parameters </w:t>
      </w:r>
      <w:r w:rsidR="006A23A5">
        <w:t>and tree size using a multi-criteria thinning algorithm (</w:t>
      </w:r>
      <w:proofErr w:type="spellStart"/>
      <w:r w:rsidR="006A23A5" w:rsidRPr="006A23A5">
        <w:rPr>
          <w:highlight w:val="yellow"/>
        </w:rPr>
        <w:t>Courbaud</w:t>
      </w:r>
      <w:proofErr w:type="spellEnd"/>
      <w:r w:rsidR="006A23A5" w:rsidRPr="006A23A5">
        <w:rPr>
          <w:highlight w:val="yellow"/>
        </w:rPr>
        <w:t xml:space="preserve"> et al. in prep</w:t>
      </w:r>
      <w:r w:rsidR="006A23A5">
        <w:t>).</w:t>
      </w:r>
      <w:r w:rsidR="004A4EF8">
        <w:t xml:space="preserve"> </w:t>
      </w:r>
      <w:r w:rsidR="006B1289" w:rsidRPr="006B1289">
        <w:t>Whereas the rotation age was optimized in the EAM simulations to maximize the internal rate of return (Section 3.6), no management parameters were optimized in the UAM simulations.</w:t>
      </w:r>
    </w:p>
    <w:p w14:paraId="28F0AB81" w14:textId="393E87A2" w:rsidR="003813C4" w:rsidRDefault="003813C4" w:rsidP="00A53CDE">
      <w:r w:rsidRPr="003813C4">
        <w:rPr>
          <w:highlight w:val="magenta"/>
        </w:rPr>
        <w:t>Provide a summary table of all scenarios simulated and put the details in appendices.</w:t>
      </w:r>
    </w:p>
    <w:p w14:paraId="5BEE8F97" w14:textId="3E522A4D" w:rsidR="001648CD" w:rsidRDefault="001648CD" w:rsidP="001648CD">
      <w:pPr>
        <w:pStyle w:val="Titre2"/>
      </w:pPr>
      <w:r>
        <w:t>Profitability indicators</w:t>
      </w:r>
    </w:p>
    <w:p w14:paraId="6A0776C2" w14:textId="63B824A6" w:rsidR="001648CD" w:rsidRDefault="001648CD" w:rsidP="00BA5DC3">
      <w:r>
        <w:t>The net present value</w:t>
      </w:r>
      <w:r w:rsidR="002F0874">
        <w:t xml:space="preserve"> calculated over a period of </w:t>
      </w:r>
      <w:r w:rsidR="002F0874" w:rsidRPr="002F0874">
        <w:rPr>
          <w:i/>
          <w:iCs/>
        </w:rPr>
        <w:t>n</w:t>
      </w:r>
      <w:r w:rsidR="002F0874">
        <w:t xml:space="preserve"> years</w:t>
      </w:r>
      <w:r>
        <w:t xml:space="preserve"> </w:t>
      </w:r>
      <w:r w:rsidR="000D4E71">
        <w:t xml:space="preserve">excluding </w:t>
      </w:r>
      <w:r w:rsidR="0078717C">
        <w:t>(</w:t>
      </w:r>
      <m:oMath>
        <m:r>
          <w:rPr>
            <w:rFonts w:ascii="Cambria Math" w:hAnsi="Cambria Math"/>
            <w:lang w:val="fr-BE"/>
          </w:rPr>
          <m:t>NP</m:t>
        </m:r>
        <m:sSub>
          <m:sSubPr>
            <m:ctrlPr>
              <w:rPr>
                <w:rFonts w:ascii="Cambria Math" w:hAnsi="Cambria Math"/>
                <w:lang w:val="fr-BE"/>
              </w:rPr>
            </m:ctrlPr>
          </m:sSubPr>
          <m:e>
            <m:r>
              <w:rPr>
                <w:rFonts w:ascii="Cambria Math" w:hAnsi="Cambria Math"/>
                <w:lang w:val="fr-BE"/>
              </w:rPr>
              <m:t>V</m:t>
            </m:r>
          </m:e>
          <m:sub>
            <m:r>
              <w:rPr>
                <w:rFonts w:ascii="Cambria Math" w:hAnsi="Cambria Math"/>
                <w:lang w:val="fr-BE"/>
              </w:rPr>
              <m:t>n</m:t>
            </m:r>
          </m:sub>
        </m:sSub>
      </m:oMath>
      <w:r w:rsidR="0078717C" w:rsidRPr="0078717C">
        <w:t xml:space="preserve">) </w:t>
      </w:r>
      <w:r w:rsidR="000D4E71">
        <w:t xml:space="preserve">or including capital opportunity cost </w:t>
      </w:r>
      <w:r>
        <w:t>(</w:t>
      </w:r>
      <m:oMath>
        <m:r>
          <w:rPr>
            <w:rFonts w:ascii="Cambria Math" w:hAnsi="Cambria Math"/>
            <w:lang w:val="fr-BE"/>
          </w:rPr>
          <m:t>NP</m:t>
        </m:r>
        <m:sSub>
          <m:sSubPr>
            <m:ctrlPr>
              <w:rPr>
                <w:rFonts w:ascii="Cambria Math" w:hAnsi="Cambria Math"/>
                <w:lang w:val="fr-BE"/>
              </w:rPr>
            </m:ctrlPr>
          </m:sSubPr>
          <m:e>
            <m:r>
              <w:rPr>
                <w:rFonts w:ascii="Cambria Math" w:hAnsi="Cambria Math"/>
                <w:lang w:val="fr-BE"/>
              </w:rPr>
              <m:t>V</m:t>
            </m:r>
            <m:r>
              <w:rPr>
                <w:rFonts w:ascii="Cambria Math" w:hAnsi="Cambria Math"/>
              </w:rPr>
              <m:t>2</m:t>
            </m:r>
          </m:e>
          <m:sub>
            <m:r>
              <w:rPr>
                <w:rFonts w:ascii="Cambria Math" w:hAnsi="Cambria Math"/>
                <w:lang w:val="fr-BE"/>
              </w:rPr>
              <m:t>n</m:t>
            </m:r>
          </m:sub>
        </m:sSub>
      </m:oMath>
      <w:r>
        <w:t>)</w:t>
      </w:r>
      <w:r w:rsidR="002F0874">
        <w:t>, the net present value calculated over an infinite time horizon (</w:t>
      </w:r>
      <m:oMath>
        <m:r>
          <w:rPr>
            <w:rFonts w:ascii="Cambria Math" w:hAnsi="Cambria Math"/>
            <w:lang w:val="fr-BE"/>
          </w:rPr>
          <m:t>NP</m:t>
        </m:r>
        <m:sSub>
          <m:sSubPr>
            <m:ctrlPr>
              <w:rPr>
                <w:rFonts w:ascii="Cambria Math" w:hAnsi="Cambria Math"/>
                <w:lang w:val="fr-BE"/>
              </w:rPr>
            </m:ctrlPr>
          </m:sSubPr>
          <m:e>
            <m:r>
              <w:rPr>
                <w:rFonts w:ascii="Cambria Math" w:hAnsi="Cambria Math"/>
                <w:lang w:val="fr-BE"/>
              </w:rPr>
              <m:t>V</m:t>
            </m:r>
          </m:e>
          <m:sub>
            <m:r>
              <m:rPr>
                <m:sty m:val="p"/>
              </m:rPr>
              <w:rPr>
                <w:rFonts w:ascii="Cambria Math" w:hAnsi="Cambria Math"/>
              </w:rPr>
              <m:t>∞</m:t>
            </m:r>
          </m:sub>
        </m:sSub>
      </m:oMath>
      <w:r w:rsidR="002F0874">
        <w:t>)</w:t>
      </w:r>
      <w:r>
        <w:t xml:space="preserve"> and the internal rate of return (IRR) were used to assess the profitability of observed and simulated management scenarios. </w:t>
      </w:r>
    </w:p>
    <w:p w14:paraId="6855B15A" w14:textId="0C78F85C" w:rsidR="001648CD" w:rsidRPr="000D4E71" w:rsidRDefault="00000000" w:rsidP="006A1BC6">
      <w:pPr>
        <w:pStyle w:val="Lgende"/>
        <w:rPr>
          <w:i w:val="0"/>
          <w:color w:val="auto"/>
          <w:lang w:val="fr-BE"/>
        </w:rPr>
      </w:pPr>
      <m:oMathPara>
        <m:oMathParaPr>
          <m:jc m:val="right"/>
        </m:oMathParaPr>
        <m:oMath>
          <m:eqArr>
            <m:eqArrPr>
              <m:maxDist m:val="1"/>
              <m:ctrlPr>
                <w:rPr>
                  <w:rFonts w:ascii="Cambria Math" w:hAnsi="Cambria Math"/>
                  <w:color w:val="auto"/>
                </w:rPr>
              </m:ctrlPr>
            </m:eqArrPr>
            <m:e>
              <w:commentRangeStart w:id="9"/>
              <m:r>
                <w:rPr>
                  <w:rFonts w:ascii="Cambria Math" w:hAnsi="Cambria Math"/>
                  <w:color w:val="auto"/>
                  <w:lang w:val="fr-BE"/>
                </w:rPr>
                <m:t>NP</m:t>
              </m:r>
              <m:sSub>
                <m:sSubPr>
                  <m:ctrlPr>
                    <w:rPr>
                      <w:rFonts w:ascii="Cambria Math" w:hAnsi="Cambria Math"/>
                      <w:color w:val="auto"/>
                      <w:lang w:val="fr-BE"/>
                    </w:rPr>
                  </m:ctrlPr>
                </m:sSubPr>
                <m:e>
                  <m:r>
                    <w:rPr>
                      <w:rFonts w:ascii="Cambria Math" w:hAnsi="Cambria Math"/>
                      <w:color w:val="auto"/>
                      <w:lang w:val="fr-BE"/>
                    </w:rPr>
                    <m:t>V</m:t>
                  </m:r>
                </m:e>
                <m:sub>
                  <m:r>
                    <w:rPr>
                      <w:rFonts w:ascii="Cambria Math" w:hAnsi="Cambria Math"/>
                      <w:color w:val="auto"/>
                      <w:lang w:val="fr-BE"/>
                    </w:rPr>
                    <m:t>n</m:t>
                  </m:r>
                </m:sub>
              </m:sSub>
              <m:r>
                <w:rPr>
                  <w:rFonts w:ascii="Cambria Math" w:hAnsi="Cambria Math"/>
                  <w:color w:val="auto"/>
                </w:rPr>
                <m:t xml:space="preserve">= </m:t>
              </m:r>
              <m:nary>
                <m:naryPr>
                  <m:chr m:val="∑"/>
                  <m:limLoc m:val="undOvr"/>
                  <m:ctrlPr>
                    <w:rPr>
                      <w:rFonts w:ascii="Cambria Math" w:hAnsi="Cambria Math"/>
                      <w:color w:val="auto"/>
                      <w:lang w:val="fr-BE"/>
                    </w:rPr>
                  </m:ctrlPr>
                </m:naryPr>
                <m:sub>
                  <m:r>
                    <w:rPr>
                      <w:rFonts w:ascii="Cambria Math" w:hAnsi="Cambria Math"/>
                      <w:color w:val="auto"/>
                      <w:lang w:val="fr-BE"/>
                    </w:rPr>
                    <m:t>i</m:t>
                  </m:r>
                  <m:r>
                    <w:rPr>
                      <w:rFonts w:ascii="Cambria Math" w:hAnsi="Cambria Math"/>
                      <w:color w:val="auto"/>
                    </w:rPr>
                    <m:t>=0</m:t>
                  </m:r>
                </m:sub>
                <m:sup>
                  <m:r>
                    <w:rPr>
                      <w:rFonts w:ascii="Cambria Math" w:hAnsi="Cambria Math"/>
                      <w:color w:val="auto"/>
                      <w:lang w:val="fr-BE"/>
                    </w:rPr>
                    <m:t>n</m:t>
                  </m:r>
                </m:sup>
                <m:e>
                  <m:eqArr>
                    <m:eqArrPr>
                      <m:ctrlPr>
                        <w:rPr>
                          <w:rFonts w:ascii="Cambria Math" w:hAnsi="Cambria Math"/>
                          <w:color w:val="auto"/>
                          <w:lang w:val="fr-BE"/>
                        </w:rPr>
                      </m:ctrlPr>
                    </m:eqArrPr>
                    <m:e>
                      <m:f>
                        <m:fPr>
                          <m:ctrlPr>
                            <w:rPr>
                              <w:rFonts w:ascii="Cambria Math" w:hAnsi="Cambria Math"/>
                              <w:color w:val="auto"/>
                              <w:lang w:val="fr-BE"/>
                            </w:rPr>
                          </m:ctrlPr>
                        </m:fPr>
                        <m:num>
                          <m:sSub>
                            <m:sSubPr>
                              <m:ctrlPr>
                                <w:rPr>
                                  <w:rFonts w:ascii="Cambria Math" w:hAnsi="Cambria Math"/>
                                  <w:color w:val="auto"/>
                                  <w:lang w:val="fr-BE"/>
                                </w:rPr>
                              </m:ctrlPr>
                            </m:sSubPr>
                            <m:e>
                              <m:r>
                                <w:rPr>
                                  <w:rFonts w:ascii="Cambria Math" w:hAnsi="Cambria Math"/>
                                  <w:color w:val="auto"/>
                                  <w:lang w:val="fr-BE"/>
                                </w:rPr>
                                <m:t>R</m:t>
                              </m:r>
                            </m:e>
                            <m:sub>
                              <m:r>
                                <w:rPr>
                                  <w:rFonts w:ascii="Cambria Math" w:hAnsi="Cambria Math"/>
                                  <w:color w:val="auto"/>
                                  <w:lang w:val="fr-BE"/>
                                </w:rPr>
                                <m:t>i</m:t>
                              </m:r>
                            </m:sub>
                          </m:sSub>
                          <m:r>
                            <w:rPr>
                              <w:rFonts w:ascii="Cambria Math" w:hAnsi="Cambria Math"/>
                              <w:color w:val="auto"/>
                            </w:rPr>
                            <m:t>-</m:t>
                          </m:r>
                          <m:sSub>
                            <m:sSubPr>
                              <m:ctrlPr>
                                <w:rPr>
                                  <w:rFonts w:ascii="Cambria Math" w:hAnsi="Cambria Math"/>
                                  <w:color w:val="auto"/>
                                  <w:lang w:val="fr-BE"/>
                                </w:rPr>
                              </m:ctrlPr>
                            </m:sSubPr>
                            <m:e>
                              <m:r>
                                <w:rPr>
                                  <w:rFonts w:ascii="Cambria Math" w:hAnsi="Cambria Math"/>
                                  <w:color w:val="auto"/>
                                  <w:lang w:val="fr-BE"/>
                                </w:rPr>
                                <m:t>C</m:t>
                              </m:r>
                            </m:e>
                            <m:sub>
                              <m:r>
                                <w:rPr>
                                  <w:rFonts w:ascii="Cambria Math" w:hAnsi="Cambria Math"/>
                                  <w:color w:val="auto"/>
                                  <w:lang w:val="fr-BE"/>
                                </w:rPr>
                                <m:t>i</m:t>
                              </m:r>
                            </m:sub>
                          </m:sSub>
                        </m:num>
                        <m:den>
                          <m:sSup>
                            <m:sSupPr>
                              <m:ctrlPr>
                                <w:rPr>
                                  <w:rFonts w:ascii="Cambria Math" w:hAnsi="Cambria Math"/>
                                  <w:color w:val="auto"/>
                                  <w:lang w:val="fr-BE"/>
                                </w:rPr>
                              </m:ctrlPr>
                            </m:sSupPr>
                            <m:e>
                              <m:d>
                                <m:dPr>
                                  <m:ctrlPr>
                                    <w:rPr>
                                      <w:rFonts w:ascii="Cambria Math" w:hAnsi="Cambria Math"/>
                                      <w:color w:val="auto"/>
                                      <w:lang w:val="fr-BE"/>
                                    </w:rPr>
                                  </m:ctrlPr>
                                </m:dPr>
                                <m:e>
                                  <m:r>
                                    <w:rPr>
                                      <w:rFonts w:ascii="Cambria Math" w:hAnsi="Cambria Math"/>
                                      <w:color w:val="auto"/>
                                    </w:rPr>
                                    <m:t>1+</m:t>
                                  </m:r>
                                  <m:r>
                                    <w:rPr>
                                      <w:rFonts w:ascii="Cambria Math" w:hAnsi="Cambria Math"/>
                                      <w:color w:val="auto"/>
                                      <w:lang w:val="fr-BE"/>
                                    </w:rPr>
                                    <m:t>r</m:t>
                                  </m:r>
                                </m:e>
                              </m:d>
                            </m:e>
                            <m:sup>
                              <m:r>
                                <w:rPr>
                                  <w:rFonts w:ascii="Cambria Math" w:hAnsi="Cambria Math"/>
                                  <w:color w:val="auto"/>
                                  <w:lang w:val="fr-BE"/>
                                </w:rPr>
                                <m:t>i</m:t>
                              </m:r>
                            </m:sup>
                          </m:sSup>
                        </m:den>
                      </m:f>
                      <m:r>
                        <w:rPr>
                          <w:rFonts w:ascii="Cambria Math" w:hAnsi="Cambria Math"/>
                          <w:color w:val="auto"/>
                          <w:lang w:val="fr-BE"/>
                        </w:rPr>
                        <m:t xml:space="preserve"> </m:t>
                      </m:r>
                    </m:e>
                    <m:e/>
                  </m:eqArr>
                </m:e>
              </m:nary>
              <m:r>
                <w:rPr>
                  <w:rFonts w:ascii="Cambria Math" w:hAnsi="Cambria Math"/>
                  <w:color w:val="auto"/>
                </w:rPr>
                <m:t xml:space="preserve"> </m:t>
              </m:r>
              <w:commentRangeEnd w:id="9"/>
              <m:r>
                <m:rPr>
                  <m:sty m:val="p"/>
                </m:rPr>
                <w:rPr>
                  <w:rStyle w:val="Marquedecommentaire"/>
                  <w:i w:val="0"/>
                  <w:iCs w:val="0"/>
                  <w:color w:val="auto"/>
                </w:rPr>
                <w:commentReference w:id="9"/>
              </m:r>
              <m:r>
                <w:rPr>
                  <w:rFonts w:ascii="Cambria Math" w:hAnsi="Cambria Math"/>
                  <w:color w:val="auto"/>
                </w:rPr>
                <m:t xml:space="preserve">  </m:t>
              </m:r>
              <m:ctrlPr>
                <w:rPr>
                  <w:rFonts w:ascii="Cambria Math" w:hAnsi="Cambria Math"/>
                  <w:color w:val="auto"/>
                  <w:lang w:val="fr-BE"/>
                </w:rPr>
              </m:ctrlPr>
            </m:e>
          </m:eqArr>
          <m:r>
            <w:rPr>
              <w:rFonts w:ascii="Cambria Math" w:hAnsi="Cambria Math"/>
              <w:color w:val="auto"/>
              <w:lang w:val="fr-BE"/>
            </w:rPr>
            <m:t>(5)</m:t>
          </m:r>
        </m:oMath>
      </m:oMathPara>
    </w:p>
    <w:p w14:paraId="171FF141" w14:textId="02C76137" w:rsidR="000D4E71" w:rsidRPr="005331C6" w:rsidRDefault="00000000" w:rsidP="000D4E71">
      <w:pPr>
        <w:pStyle w:val="Lgende"/>
        <w:rPr>
          <w:i w:val="0"/>
          <w:color w:val="auto"/>
          <w:lang w:val="fr-BE"/>
        </w:rPr>
      </w:pPr>
      <m:oMathPara>
        <m:oMathParaPr>
          <m:jc m:val="right"/>
        </m:oMathParaPr>
        <m:oMath>
          <m:eqArr>
            <m:eqArrPr>
              <m:maxDist m:val="1"/>
              <m:ctrlPr>
                <w:rPr>
                  <w:rFonts w:ascii="Cambria Math" w:hAnsi="Cambria Math"/>
                  <w:color w:val="auto"/>
                </w:rPr>
              </m:ctrlPr>
            </m:eqArrPr>
            <m:e>
              <w:commentRangeStart w:id="10"/>
              <m:r>
                <w:rPr>
                  <w:rFonts w:ascii="Cambria Math" w:hAnsi="Cambria Math"/>
                  <w:color w:val="auto"/>
                  <w:lang w:val="fr-BE"/>
                </w:rPr>
                <m:t>NP</m:t>
              </m:r>
              <m:sSub>
                <m:sSubPr>
                  <m:ctrlPr>
                    <w:rPr>
                      <w:rFonts w:ascii="Cambria Math" w:hAnsi="Cambria Math"/>
                      <w:color w:val="auto"/>
                      <w:lang w:val="fr-BE"/>
                    </w:rPr>
                  </m:ctrlPr>
                </m:sSubPr>
                <m:e>
                  <m:r>
                    <w:rPr>
                      <w:rFonts w:ascii="Cambria Math" w:hAnsi="Cambria Math"/>
                      <w:color w:val="auto"/>
                      <w:lang w:val="fr-BE"/>
                    </w:rPr>
                    <m:t>V2</m:t>
                  </m:r>
                </m:e>
                <m:sub>
                  <m:r>
                    <w:rPr>
                      <w:rFonts w:ascii="Cambria Math" w:hAnsi="Cambria Math"/>
                      <w:color w:val="auto"/>
                      <w:lang w:val="fr-BE"/>
                    </w:rPr>
                    <m:t>n</m:t>
                  </m:r>
                </m:sub>
              </m:sSub>
              <m:r>
                <w:rPr>
                  <w:rFonts w:ascii="Cambria Math" w:hAnsi="Cambria Math"/>
                  <w:color w:val="auto"/>
                </w:rPr>
                <m:t xml:space="preserve">= </m:t>
              </m:r>
              <m:nary>
                <m:naryPr>
                  <m:chr m:val="∑"/>
                  <m:limLoc m:val="undOvr"/>
                  <m:ctrlPr>
                    <w:rPr>
                      <w:rFonts w:ascii="Cambria Math" w:hAnsi="Cambria Math"/>
                      <w:color w:val="auto"/>
                      <w:lang w:val="fr-BE"/>
                    </w:rPr>
                  </m:ctrlPr>
                </m:naryPr>
                <m:sub>
                  <m:r>
                    <w:rPr>
                      <w:rFonts w:ascii="Cambria Math" w:hAnsi="Cambria Math"/>
                      <w:color w:val="auto"/>
                      <w:lang w:val="fr-BE"/>
                    </w:rPr>
                    <m:t>i</m:t>
                  </m:r>
                  <m:r>
                    <w:rPr>
                      <w:rFonts w:ascii="Cambria Math" w:hAnsi="Cambria Math"/>
                      <w:color w:val="auto"/>
                    </w:rPr>
                    <m:t>=0</m:t>
                  </m:r>
                </m:sub>
                <m:sup>
                  <m:r>
                    <w:rPr>
                      <w:rFonts w:ascii="Cambria Math" w:hAnsi="Cambria Math"/>
                      <w:color w:val="auto"/>
                      <w:lang w:val="fr-BE"/>
                    </w:rPr>
                    <m:t>n</m:t>
                  </m:r>
                </m:sup>
                <m:e>
                  <m:eqArr>
                    <m:eqArrPr>
                      <m:ctrlPr>
                        <w:rPr>
                          <w:rFonts w:ascii="Cambria Math" w:hAnsi="Cambria Math"/>
                          <w:color w:val="auto"/>
                          <w:lang w:val="fr-BE"/>
                        </w:rPr>
                      </m:ctrlPr>
                    </m:eqArrPr>
                    <m:e>
                      <m:f>
                        <m:fPr>
                          <m:ctrlPr>
                            <w:rPr>
                              <w:rFonts w:ascii="Cambria Math" w:hAnsi="Cambria Math"/>
                              <w:color w:val="auto"/>
                              <w:lang w:val="fr-BE"/>
                            </w:rPr>
                          </m:ctrlPr>
                        </m:fPr>
                        <m:num>
                          <m:sSub>
                            <m:sSubPr>
                              <m:ctrlPr>
                                <w:rPr>
                                  <w:rFonts w:ascii="Cambria Math" w:hAnsi="Cambria Math"/>
                                  <w:color w:val="auto"/>
                                  <w:lang w:val="fr-BE"/>
                                </w:rPr>
                              </m:ctrlPr>
                            </m:sSubPr>
                            <m:e>
                              <m:r>
                                <w:rPr>
                                  <w:rFonts w:ascii="Cambria Math" w:hAnsi="Cambria Math"/>
                                  <w:color w:val="auto"/>
                                  <w:lang w:val="fr-BE"/>
                                </w:rPr>
                                <m:t>R</m:t>
                              </m:r>
                            </m:e>
                            <m:sub>
                              <m:r>
                                <w:rPr>
                                  <w:rFonts w:ascii="Cambria Math" w:hAnsi="Cambria Math"/>
                                  <w:color w:val="auto"/>
                                  <w:lang w:val="fr-BE"/>
                                </w:rPr>
                                <m:t>i</m:t>
                              </m:r>
                            </m:sub>
                          </m:sSub>
                          <m:r>
                            <w:rPr>
                              <w:rFonts w:ascii="Cambria Math" w:hAnsi="Cambria Math"/>
                              <w:color w:val="auto"/>
                            </w:rPr>
                            <m:t>-</m:t>
                          </m:r>
                          <m:sSub>
                            <m:sSubPr>
                              <m:ctrlPr>
                                <w:rPr>
                                  <w:rFonts w:ascii="Cambria Math" w:hAnsi="Cambria Math"/>
                                  <w:color w:val="auto"/>
                                  <w:lang w:val="fr-BE"/>
                                </w:rPr>
                              </m:ctrlPr>
                            </m:sSubPr>
                            <m:e>
                              <m:r>
                                <w:rPr>
                                  <w:rFonts w:ascii="Cambria Math" w:hAnsi="Cambria Math"/>
                                  <w:color w:val="auto"/>
                                  <w:lang w:val="fr-BE"/>
                                </w:rPr>
                                <m:t>C</m:t>
                              </m:r>
                            </m:e>
                            <m:sub>
                              <m:r>
                                <w:rPr>
                                  <w:rFonts w:ascii="Cambria Math" w:hAnsi="Cambria Math"/>
                                  <w:color w:val="auto"/>
                                  <w:lang w:val="fr-BE"/>
                                </w:rPr>
                                <m:t>i</m:t>
                              </m:r>
                            </m:sub>
                          </m:sSub>
                        </m:num>
                        <m:den>
                          <m:sSup>
                            <m:sSupPr>
                              <m:ctrlPr>
                                <w:rPr>
                                  <w:rFonts w:ascii="Cambria Math" w:hAnsi="Cambria Math"/>
                                  <w:color w:val="auto"/>
                                  <w:lang w:val="fr-BE"/>
                                </w:rPr>
                              </m:ctrlPr>
                            </m:sSupPr>
                            <m:e>
                              <m:d>
                                <m:dPr>
                                  <m:ctrlPr>
                                    <w:rPr>
                                      <w:rFonts w:ascii="Cambria Math" w:hAnsi="Cambria Math"/>
                                      <w:color w:val="auto"/>
                                      <w:lang w:val="fr-BE"/>
                                    </w:rPr>
                                  </m:ctrlPr>
                                </m:dPr>
                                <m:e>
                                  <m:r>
                                    <w:rPr>
                                      <w:rFonts w:ascii="Cambria Math" w:hAnsi="Cambria Math"/>
                                      <w:color w:val="auto"/>
                                    </w:rPr>
                                    <m:t>1+</m:t>
                                  </m:r>
                                  <m:r>
                                    <w:rPr>
                                      <w:rFonts w:ascii="Cambria Math" w:hAnsi="Cambria Math"/>
                                      <w:color w:val="auto"/>
                                      <w:lang w:val="fr-BE"/>
                                    </w:rPr>
                                    <m:t>r</m:t>
                                  </m:r>
                                </m:e>
                              </m:d>
                            </m:e>
                            <m:sup>
                              <m:r>
                                <w:rPr>
                                  <w:rFonts w:ascii="Cambria Math" w:hAnsi="Cambria Math"/>
                                  <w:color w:val="auto"/>
                                  <w:lang w:val="fr-BE"/>
                                </w:rPr>
                                <m:t>i</m:t>
                              </m:r>
                            </m:sup>
                          </m:sSup>
                        </m:den>
                      </m:f>
                      <m:r>
                        <w:rPr>
                          <w:rFonts w:ascii="Cambria Math" w:hAnsi="Cambria Math"/>
                          <w:color w:val="auto"/>
                          <w:lang w:val="fr-BE"/>
                        </w:rPr>
                        <m:t xml:space="preserve"> </m:t>
                      </m:r>
                    </m:e>
                    <m:e/>
                  </m:eqArr>
                </m:e>
              </m:nary>
              <m:r>
                <w:rPr>
                  <w:rFonts w:ascii="Cambria Math" w:hAnsi="Cambria Math"/>
                  <w:color w:val="auto"/>
                </w:rPr>
                <m:t xml:space="preserve"> </m:t>
              </m:r>
              <w:commentRangeEnd w:id="10"/>
              <m:r>
                <m:rPr>
                  <m:sty m:val="p"/>
                </m:rPr>
                <w:rPr>
                  <w:rStyle w:val="Marquedecommentaire"/>
                  <w:rFonts w:ascii="Cambria Math" w:hAnsi="Cambria Math"/>
                  <w:i w:val="0"/>
                  <w:iCs w:val="0"/>
                  <w:color w:val="auto"/>
                </w:rPr>
                <w:commentReference w:id="10"/>
              </m:r>
              <m:r>
                <w:rPr>
                  <w:rFonts w:ascii="Cambria Math" w:hAnsi="Cambria Math"/>
                  <w:color w:val="auto"/>
                </w:rPr>
                <m:t>+</m:t>
              </m:r>
              <m:f>
                <m:fPr>
                  <m:ctrlPr>
                    <w:rPr>
                      <w:rFonts w:ascii="Cambria Math" w:hAnsi="Cambria Math"/>
                      <w:color w:val="auto"/>
                      <w:lang w:val="fr-BE"/>
                    </w:rPr>
                  </m:ctrlPr>
                </m:fPr>
                <m:num>
                  <m:sSub>
                    <m:sSubPr>
                      <m:ctrlPr>
                        <w:rPr>
                          <w:rFonts w:ascii="Cambria Math" w:hAnsi="Cambria Math"/>
                          <w:color w:val="auto"/>
                          <w:lang w:val="fr-BE"/>
                        </w:rPr>
                      </m:ctrlPr>
                    </m:sSubPr>
                    <m:e>
                      <m:r>
                        <w:rPr>
                          <w:rFonts w:ascii="Cambria Math" w:hAnsi="Cambria Math"/>
                          <w:color w:val="auto"/>
                          <w:lang w:val="fr-BE"/>
                        </w:rPr>
                        <m:t>SV</m:t>
                      </m:r>
                    </m:e>
                    <m:sub>
                      <m:r>
                        <w:rPr>
                          <w:rFonts w:ascii="Cambria Math" w:hAnsi="Cambria Math"/>
                          <w:color w:val="auto"/>
                          <w:lang w:val="fr-BE"/>
                        </w:rPr>
                        <m:t>n</m:t>
                      </m:r>
                    </m:sub>
                  </m:sSub>
                  <m:r>
                    <w:rPr>
                      <w:rFonts w:ascii="Cambria Math" w:hAnsi="Cambria Math"/>
                      <w:color w:val="auto"/>
                    </w:rPr>
                    <m:t>+</m:t>
                  </m:r>
                  <m:r>
                    <w:rPr>
                      <w:rFonts w:ascii="Cambria Math" w:hAnsi="Cambria Math"/>
                      <w:color w:val="auto"/>
                      <w:lang w:val="fr-BE"/>
                    </w:rPr>
                    <m:t>L</m:t>
                  </m:r>
                </m:num>
                <m:den>
                  <m:sSup>
                    <m:sSupPr>
                      <m:ctrlPr>
                        <w:rPr>
                          <w:rFonts w:ascii="Cambria Math" w:hAnsi="Cambria Math"/>
                          <w:color w:val="auto"/>
                          <w:lang w:val="fr-BE"/>
                        </w:rPr>
                      </m:ctrlPr>
                    </m:sSupPr>
                    <m:e>
                      <m:d>
                        <m:dPr>
                          <m:ctrlPr>
                            <w:rPr>
                              <w:rFonts w:ascii="Cambria Math" w:hAnsi="Cambria Math"/>
                              <w:color w:val="auto"/>
                              <w:lang w:val="fr-BE"/>
                            </w:rPr>
                          </m:ctrlPr>
                        </m:dPr>
                        <m:e>
                          <m:r>
                            <w:rPr>
                              <w:rFonts w:ascii="Cambria Math" w:hAnsi="Cambria Math"/>
                              <w:color w:val="auto"/>
                            </w:rPr>
                            <m:t>1+r</m:t>
                          </m:r>
                        </m:e>
                      </m:d>
                    </m:e>
                    <m:sup>
                      <m:r>
                        <w:rPr>
                          <w:rFonts w:ascii="Cambria Math" w:hAnsi="Cambria Math"/>
                          <w:color w:val="auto"/>
                          <w:lang w:val="fr-BE"/>
                        </w:rPr>
                        <m:t>n</m:t>
                      </m:r>
                    </m:sup>
                  </m:sSup>
                </m:den>
              </m:f>
              <m:r>
                <w:rPr>
                  <w:rFonts w:ascii="Cambria Math" w:hAnsi="Cambria Math"/>
                  <w:color w:val="auto"/>
                </w:rPr>
                <m:t>-</m:t>
              </m:r>
              <m:d>
                <m:dPr>
                  <m:ctrlPr>
                    <w:rPr>
                      <w:rFonts w:ascii="Cambria Math" w:hAnsi="Cambria Math"/>
                      <w:color w:val="auto"/>
                      <w:lang w:val="fr-BE"/>
                    </w:rPr>
                  </m:ctrlPr>
                </m:dPr>
                <m:e>
                  <m:sSub>
                    <m:sSubPr>
                      <m:ctrlPr>
                        <w:rPr>
                          <w:rFonts w:ascii="Cambria Math" w:hAnsi="Cambria Math"/>
                          <w:color w:val="auto"/>
                          <w:lang w:val="fr-BE"/>
                        </w:rPr>
                      </m:ctrlPr>
                    </m:sSubPr>
                    <m:e>
                      <m:r>
                        <w:rPr>
                          <w:rFonts w:ascii="Cambria Math" w:hAnsi="Cambria Math"/>
                          <w:color w:val="auto"/>
                          <w:lang w:val="fr-BE"/>
                        </w:rPr>
                        <m:t>SV</m:t>
                      </m:r>
                    </m:e>
                    <m:sub>
                      <m:r>
                        <w:rPr>
                          <w:rFonts w:ascii="Cambria Math" w:hAnsi="Cambria Math"/>
                          <w:color w:val="auto"/>
                        </w:rPr>
                        <m:t>0</m:t>
                      </m:r>
                    </m:sub>
                  </m:sSub>
                  <m:r>
                    <w:rPr>
                      <w:rFonts w:ascii="Cambria Math" w:hAnsi="Cambria Math"/>
                      <w:color w:val="auto"/>
                    </w:rPr>
                    <m:t>+</m:t>
                  </m:r>
                  <m:r>
                    <w:rPr>
                      <w:rFonts w:ascii="Cambria Math" w:hAnsi="Cambria Math"/>
                      <w:color w:val="auto"/>
                      <w:lang w:val="fr-BE"/>
                    </w:rPr>
                    <m:t>L</m:t>
                  </m:r>
                </m:e>
              </m:d>
              <m:r>
                <w:rPr>
                  <w:rFonts w:ascii="Cambria Math" w:hAnsi="Cambria Math"/>
                  <w:color w:val="auto"/>
                </w:rPr>
                <m:t xml:space="preserve">  </m:t>
              </m:r>
              <m:ctrlPr>
                <w:rPr>
                  <w:rFonts w:ascii="Cambria Math" w:hAnsi="Cambria Math"/>
                  <w:color w:val="auto"/>
                  <w:lang w:val="fr-BE"/>
                </w:rPr>
              </m:ctrlPr>
            </m:e>
          </m:eqArr>
          <m:r>
            <w:rPr>
              <w:rFonts w:ascii="Cambria Math" w:hAnsi="Cambria Math"/>
              <w:color w:val="auto"/>
              <w:lang w:val="fr-BE"/>
            </w:rPr>
            <m:t>(5)</m:t>
          </m:r>
        </m:oMath>
      </m:oMathPara>
    </w:p>
    <w:p w14:paraId="22243D7C" w14:textId="57357AFB" w:rsidR="00AE048F" w:rsidRPr="00AE048F" w:rsidRDefault="00000000" w:rsidP="004B54C5">
      <w:pPr>
        <w:pStyle w:val="Lgende"/>
        <w:rPr>
          <w:lang w:val="fr-BE"/>
        </w:rPr>
      </w:pPr>
      <m:oMathPara>
        <m:oMath>
          <m:eqArr>
            <m:eqArrPr>
              <m:maxDist m:val="1"/>
              <m:ctrlPr>
                <w:rPr>
                  <w:rFonts w:ascii="Cambria Math" w:hAnsi="Cambria Math"/>
                  <w:color w:val="auto"/>
                </w:rPr>
              </m:ctrlPr>
            </m:eqArrPr>
            <m:e>
              <m:r>
                <w:rPr>
                  <w:rFonts w:ascii="Cambria Math" w:hAnsi="Cambria Math"/>
                  <w:color w:val="auto"/>
                  <w:lang w:val="fr-BE"/>
                </w:rPr>
                <m:t>NP</m:t>
              </m:r>
              <m:sSub>
                <m:sSubPr>
                  <m:ctrlPr>
                    <w:rPr>
                      <w:rFonts w:ascii="Cambria Math" w:hAnsi="Cambria Math"/>
                      <w:color w:val="auto"/>
                      <w:lang w:val="fr-BE"/>
                    </w:rPr>
                  </m:ctrlPr>
                </m:sSubPr>
                <m:e>
                  <m:r>
                    <w:rPr>
                      <w:rFonts w:ascii="Cambria Math" w:hAnsi="Cambria Math"/>
                      <w:color w:val="auto"/>
                      <w:lang w:val="fr-BE"/>
                    </w:rPr>
                    <m:t>V</m:t>
                  </m:r>
                </m:e>
                <m:sub>
                  <m:r>
                    <w:rPr>
                      <w:rFonts w:ascii="Cambria Math" w:hAnsi="Cambria Math"/>
                      <w:color w:val="auto"/>
                      <w:lang w:val="fr-BE"/>
                    </w:rPr>
                    <m:t>∞</m:t>
                  </m:r>
                </m:sub>
              </m:sSub>
              <m:r>
                <w:rPr>
                  <w:rFonts w:ascii="Cambria Math" w:hAnsi="Cambria Math"/>
                  <w:color w:val="auto"/>
                </w:rPr>
                <m:t xml:space="preserve">= </m:t>
              </m:r>
              <m:nary>
                <m:naryPr>
                  <m:chr m:val="∑"/>
                  <m:limLoc m:val="undOvr"/>
                  <m:ctrlPr>
                    <w:rPr>
                      <w:rFonts w:ascii="Cambria Math" w:hAnsi="Cambria Math"/>
                      <w:color w:val="auto"/>
                      <w:lang w:val="fr-BE"/>
                    </w:rPr>
                  </m:ctrlPr>
                </m:naryPr>
                <m:sub>
                  <m:r>
                    <w:rPr>
                      <w:rFonts w:ascii="Cambria Math" w:hAnsi="Cambria Math"/>
                      <w:color w:val="auto"/>
                      <w:lang w:val="fr-BE"/>
                    </w:rPr>
                    <m:t>i</m:t>
                  </m:r>
                  <m:r>
                    <w:rPr>
                      <w:rFonts w:ascii="Cambria Math" w:hAnsi="Cambria Math"/>
                      <w:color w:val="auto"/>
                    </w:rPr>
                    <m:t>=0</m:t>
                  </m:r>
                </m:sub>
                <m:sup>
                  <m:r>
                    <w:rPr>
                      <w:rFonts w:ascii="Cambria Math" w:hAnsi="Cambria Math"/>
                      <w:color w:val="auto"/>
                      <w:lang w:val="fr-BE"/>
                    </w:rPr>
                    <m:t>n</m:t>
                  </m:r>
                </m:sup>
                <m:e>
                  <m:f>
                    <m:fPr>
                      <m:ctrlPr>
                        <w:rPr>
                          <w:rFonts w:ascii="Cambria Math" w:hAnsi="Cambria Math"/>
                          <w:color w:val="auto"/>
                          <w:lang w:val="fr-BE"/>
                        </w:rPr>
                      </m:ctrlPr>
                    </m:fPr>
                    <m:num>
                      <m:sSub>
                        <m:sSubPr>
                          <m:ctrlPr>
                            <w:rPr>
                              <w:rFonts w:ascii="Cambria Math" w:hAnsi="Cambria Math"/>
                              <w:color w:val="auto"/>
                              <w:lang w:val="fr-BE"/>
                            </w:rPr>
                          </m:ctrlPr>
                        </m:sSubPr>
                        <m:e>
                          <m:r>
                            <w:rPr>
                              <w:rFonts w:ascii="Cambria Math" w:hAnsi="Cambria Math"/>
                              <w:color w:val="auto"/>
                              <w:lang w:val="fr-BE"/>
                            </w:rPr>
                            <m:t>R</m:t>
                          </m:r>
                        </m:e>
                        <m:sub>
                          <m:r>
                            <w:rPr>
                              <w:rFonts w:ascii="Cambria Math" w:hAnsi="Cambria Math"/>
                              <w:color w:val="auto"/>
                              <w:lang w:val="fr-BE"/>
                            </w:rPr>
                            <m:t>i</m:t>
                          </m:r>
                        </m:sub>
                      </m:sSub>
                      <m:r>
                        <w:rPr>
                          <w:rFonts w:ascii="Cambria Math" w:hAnsi="Cambria Math"/>
                          <w:color w:val="auto"/>
                        </w:rPr>
                        <m:t>-</m:t>
                      </m:r>
                      <m:sSub>
                        <m:sSubPr>
                          <m:ctrlPr>
                            <w:rPr>
                              <w:rFonts w:ascii="Cambria Math" w:hAnsi="Cambria Math"/>
                              <w:color w:val="auto"/>
                              <w:lang w:val="fr-BE"/>
                            </w:rPr>
                          </m:ctrlPr>
                        </m:sSubPr>
                        <m:e>
                          <m:r>
                            <w:rPr>
                              <w:rFonts w:ascii="Cambria Math" w:hAnsi="Cambria Math"/>
                              <w:color w:val="auto"/>
                              <w:lang w:val="fr-BE"/>
                            </w:rPr>
                            <m:t>C</m:t>
                          </m:r>
                        </m:e>
                        <m:sub>
                          <m:r>
                            <w:rPr>
                              <w:rFonts w:ascii="Cambria Math" w:hAnsi="Cambria Math"/>
                              <w:color w:val="auto"/>
                              <w:lang w:val="fr-BE"/>
                            </w:rPr>
                            <m:t>i</m:t>
                          </m:r>
                        </m:sub>
                      </m:sSub>
                    </m:num>
                    <m:den>
                      <m:sSup>
                        <m:sSupPr>
                          <m:ctrlPr>
                            <w:rPr>
                              <w:rFonts w:ascii="Cambria Math" w:hAnsi="Cambria Math"/>
                              <w:color w:val="auto"/>
                              <w:lang w:val="fr-BE"/>
                            </w:rPr>
                          </m:ctrlPr>
                        </m:sSupPr>
                        <m:e>
                          <m:d>
                            <m:dPr>
                              <m:ctrlPr>
                                <w:rPr>
                                  <w:rFonts w:ascii="Cambria Math" w:hAnsi="Cambria Math"/>
                                  <w:color w:val="auto"/>
                                  <w:lang w:val="fr-BE"/>
                                </w:rPr>
                              </m:ctrlPr>
                            </m:dPr>
                            <m:e>
                              <m:r>
                                <w:rPr>
                                  <w:rFonts w:ascii="Cambria Math" w:hAnsi="Cambria Math"/>
                                  <w:color w:val="auto"/>
                                </w:rPr>
                                <m:t>1+</m:t>
                              </m:r>
                              <m:r>
                                <w:rPr>
                                  <w:rFonts w:ascii="Cambria Math" w:hAnsi="Cambria Math"/>
                                  <w:color w:val="auto"/>
                                  <w:lang w:val="fr-BE"/>
                                </w:rPr>
                                <m:t>r</m:t>
                              </m:r>
                            </m:e>
                          </m:d>
                        </m:e>
                        <m:sup>
                          <m:r>
                            <w:rPr>
                              <w:rFonts w:ascii="Cambria Math" w:hAnsi="Cambria Math"/>
                              <w:color w:val="auto"/>
                              <w:lang w:val="fr-BE"/>
                            </w:rPr>
                            <m:t>i</m:t>
                          </m:r>
                        </m:sup>
                      </m:sSup>
                    </m:den>
                  </m:f>
                </m:e>
              </m:nary>
              <m:r>
                <w:rPr>
                  <w:rFonts w:ascii="Cambria Math" w:hAnsi="Cambria Math"/>
                  <w:color w:val="auto"/>
                </w:rPr>
                <m:t>.</m:t>
              </m:r>
              <m:f>
                <m:fPr>
                  <m:ctrlPr>
                    <w:rPr>
                      <w:rFonts w:ascii="Cambria Math" w:hAnsi="Cambria Math"/>
                      <w:color w:val="auto"/>
                      <w:lang w:val="fr-BE"/>
                    </w:rPr>
                  </m:ctrlPr>
                </m:fPr>
                <m:num>
                  <m:sSup>
                    <m:sSupPr>
                      <m:ctrlPr>
                        <w:rPr>
                          <w:rFonts w:ascii="Cambria Math" w:hAnsi="Cambria Math"/>
                          <w:color w:val="auto"/>
                        </w:rPr>
                      </m:ctrlPr>
                    </m:sSupPr>
                    <m:e>
                      <m:d>
                        <m:dPr>
                          <m:ctrlPr>
                            <w:rPr>
                              <w:rFonts w:ascii="Cambria Math" w:hAnsi="Cambria Math"/>
                              <w:color w:val="auto"/>
                            </w:rPr>
                          </m:ctrlPr>
                        </m:dPr>
                        <m:e>
                          <m:r>
                            <w:rPr>
                              <w:rFonts w:ascii="Cambria Math" w:hAnsi="Cambria Math"/>
                              <w:color w:val="auto"/>
                            </w:rPr>
                            <m:t>1+r</m:t>
                          </m:r>
                        </m:e>
                      </m:d>
                    </m:e>
                    <m:sup>
                      <m:r>
                        <w:rPr>
                          <w:rFonts w:ascii="Cambria Math" w:hAnsi="Cambria Math"/>
                          <w:color w:val="auto"/>
                        </w:rPr>
                        <m:t>n</m:t>
                      </m:r>
                    </m:sup>
                  </m:sSup>
                  <m:ctrlPr>
                    <w:rPr>
                      <w:rFonts w:ascii="Cambria Math" w:hAnsi="Cambria Math"/>
                      <w:color w:val="auto"/>
                    </w:rPr>
                  </m:ctrlPr>
                </m:num>
                <m:den>
                  <m:sSup>
                    <m:sSupPr>
                      <m:ctrlPr>
                        <w:rPr>
                          <w:rFonts w:ascii="Cambria Math" w:hAnsi="Cambria Math"/>
                          <w:color w:val="auto"/>
                          <w:lang w:val="fr-BE"/>
                        </w:rPr>
                      </m:ctrlPr>
                    </m:sSupPr>
                    <m:e>
                      <m:d>
                        <m:dPr>
                          <m:ctrlPr>
                            <w:rPr>
                              <w:rFonts w:ascii="Cambria Math" w:hAnsi="Cambria Math"/>
                              <w:color w:val="auto"/>
                              <w:lang w:val="fr-BE"/>
                            </w:rPr>
                          </m:ctrlPr>
                        </m:dPr>
                        <m:e>
                          <m:r>
                            <w:rPr>
                              <w:rFonts w:ascii="Cambria Math" w:hAnsi="Cambria Math"/>
                              <w:color w:val="auto"/>
                              <w:lang w:val="fr-BE"/>
                            </w:rPr>
                            <m:t>1+r</m:t>
                          </m:r>
                        </m:e>
                      </m:d>
                    </m:e>
                    <m:sup>
                      <m:r>
                        <w:rPr>
                          <w:rFonts w:ascii="Cambria Math" w:hAnsi="Cambria Math"/>
                          <w:color w:val="auto"/>
                          <w:lang w:val="fr-BE"/>
                        </w:rPr>
                        <m:t>n</m:t>
                      </m:r>
                    </m:sup>
                  </m:sSup>
                  <m:r>
                    <w:rPr>
                      <w:rFonts w:ascii="Cambria Math" w:hAnsi="Cambria Math"/>
                      <w:color w:val="auto"/>
                      <w:lang w:val="fr-BE"/>
                    </w:rPr>
                    <m:t>-1</m:t>
                  </m:r>
                </m:den>
              </m:f>
              <m:ctrlPr>
                <w:rPr>
                  <w:rFonts w:ascii="Cambria Math" w:hAnsi="Cambria Math"/>
                  <w:color w:val="auto"/>
                  <w:lang w:val="fr-BE"/>
                </w:rPr>
              </m:ctrlPr>
            </m:e>
          </m:eqArr>
          <m:r>
            <w:rPr>
              <w:rFonts w:ascii="Cambria Math" w:hAnsi="Cambria Math"/>
              <w:color w:val="auto"/>
              <w:lang w:val="fr-BE"/>
            </w:rPr>
            <m:t>(6)</m:t>
          </m:r>
        </m:oMath>
      </m:oMathPara>
    </w:p>
    <w:p w14:paraId="7FBC37F9" w14:textId="2549711C" w:rsidR="00B05E9E" w:rsidRPr="00B05E9E" w:rsidRDefault="001648CD" w:rsidP="00BA5DC3">
      <w:r>
        <w:t xml:space="preserve">where </w:t>
      </w:r>
      <m:oMath>
        <m:sSub>
          <m:sSubPr>
            <m:ctrlPr>
              <w:rPr>
                <w:rFonts w:ascii="Cambria Math" w:hAnsi="Cambria Math"/>
                <w:lang w:val="fr-BE"/>
              </w:rPr>
            </m:ctrlPr>
          </m:sSubPr>
          <m:e>
            <m:r>
              <w:rPr>
                <w:rFonts w:ascii="Cambria Math" w:hAnsi="Cambria Math"/>
                <w:lang w:val="fr-BE"/>
              </w:rPr>
              <m:t>R</m:t>
            </m:r>
          </m:e>
          <m:sub>
            <m:r>
              <w:rPr>
                <w:rFonts w:ascii="Cambria Math" w:hAnsi="Cambria Math"/>
                <w:lang w:val="fr-BE"/>
              </w:rPr>
              <m:t>i</m:t>
            </m:r>
          </m:sub>
        </m:sSub>
      </m:oMath>
      <w:r>
        <w:t xml:space="preserve"> is revenue for year i, </w:t>
      </w:r>
      <m:oMath>
        <m:sSub>
          <m:sSubPr>
            <m:ctrlPr>
              <w:rPr>
                <w:rFonts w:ascii="Cambria Math" w:hAnsi="Cambria Math"/>
                <w:lang w:val="fr-BE"/>
              </w:rPr>
            </m:ctrlPr>
          </m:sSubPr>
          <m:e>
            <m:r>
              <w:rPr>
                <w:rFonts w:ascii="Cambria Math" w:hAnsi="Cambria Math"/>
                <w:lang w:val="fr-BE"/>
              </w:rPr>
              <m:t>C</m:t>
            </m:r>
          </m:e>
          <m:sub>
            <m:r>
              <w:rPr>
                <w:rFonts w:ascii="Cambria Math" w:hAnsi="Cambria Math"/>
                <w:lang w:val="fr-BE"/>
              </w:rPr>
              <m:t>i</m:t>
            </m:r>
          </m:sub>
        </m:sSub>
      </m:oMath>
      <w:r>
        <w:t xml:space="preserve"> is a cost for year </w:t>
      </w:r>
      <w:proofErr w:type="spellStart"/>
      <w:r w:rsidRPr="001648CD">
        <w:rPr>
          <w:i/>
          <w:iCs/>
        </w:rPr>
        <w:t>i</w:t>
      </w:r>
      <w:proofErr w:type="spellEnd"/>
      <w:r>
        <w:t xml:space="preserve">. </w:t>
      </w:r>
      <w:r w:rsidRPr="001648CD">
        <w:rPr>
          <w:i/>
          <w:iCs/>
        </w:rPr>
        <w:t>r</w:t>
      </w:r>
      <w:r>
        <w:t xml:space="preserve"> is the discount rate. The discount rate was set at 2%, a much lower value than that used in other </w:t>
      </w:r>
      <w:r w:rsidR="002672A0">
        <w:t>economic sectors</w:t>
      </w:r>
      <w:r>
        <w:t xml:space="preserve"> (</w:t>
      </w:r>
      <w:r w:rsidR="002672A0">
        <w:t xml:space="preserve">e.g. </w:t>
      </w:r>
      <w:r>
        <w:t xml:space="preserve">short-term investments) but better suited to assessing the profitability of environmental resources and long-term investments </w:t>
      </w:r>
      <w:r>
        <w:fldChar w:fldCharType="begin"/>
      </w:r>
      <w:r w:rsidR="00FE5221">
        <w:instrText xml:space="preserve"> ADDIN ZOTERO_ITEM CSL_CITATION {"citationID":"kzu3yr8p","properties":{"formattedCitation":"(Gosselin et al., 2011)","plainCitation":"(Gosselin et al., 2011)","noteIndex":0},"citationItems":[{"id":8923,"uris":["http://zotero.org/users/1509360/items/ZMXX3YW7"],"itemData":{"id":8923,"type":"article-journal","abstract":"L'utilisation de la méthode coûts-avantages pour l'évaluation économique d'un projet — un itiné-raire sylvicole par exemple — prend en compte toutes les dépenses et recettes sur toute la durée du projet : elle repose sur l'établissement d'un échéancier de recettes et de dépenses et calcule le bénéfice actualisé correspondant. Un flux financier (recette ou dépense) est dit actua-lisé lorsqu'il est ramené à sa valeur monétaire d'une année de référence, qui est le plus souvent l'année actuelle. La technique de l'actualisation permet de rendre comparables des flux financiers bien qu'ils interviennent à des dates différentes. Plus une recette ou une dépense intervient tardivement dans un projet, moins elle aura de poids dans le bilan financier. Le choix de la valeur du taux d'actualisation influence fortement les résultats, et ce d'autant plus que les projets concernent le long terme. Même si les logiques d'actualisation sont différentes selon qu'il s'agit de choix privés (cas des propriétaires forestiers) ou publics (cas de la politique forestière), tous les projets forestiers ont, d'un point de vue économique, une double spécificité : d'une part, ils intègrent bien souvent des biens et services environnementaux et non marchands, d'autre part ils portent sur le très long terme. Compte tenu de ces éléments, il nous est apparu nécessaire de faire le point sur trois questions : — comment définit-on l'actualisation et quelles en sont les justifications économiques ? — quelles sont les particularités liées à l'évaluation de biens et services environnementaux ? — comment prendre en compte le très long terme dans le choix du taux d'actualisation ?","container-title":"Revue Forestiere Francaise","DOI":"10.4267/2042/45828","journalAbbreviation":"Revue Forestiere Francaise","page":"445-455","source":"ResearchGate","title":"Actualisation en forêt : pour quelles raisons et à quel taux ?","title-short":"Actualisation en forêt","volume":"LXIII","author":[{"family":"Gosselin","given":"Marion"},{"family":"Costa","given":"Sandrine"},{"family":"Paillet","given":"Yoan"},{"family":"Chevalier","given":"Hélène"}],"issued":{"date-parts":[["2011",2,15]]}}}],"schema":"https://github.com/citation-style-language/schema/raw/master/csl-citation.json"} </w:instrText>
      </w:r>
      <w:r>
        <w:fldChar w:fldCharType="separate"/>
      </w:r>
      <w:r w:rsidRPr="001648CD">
        <w:rPr>
          <w:rFonts w:ascii="Aptos" w:hAnsi="Aptos"/>
        </w:rPr>
        <w:t>(Gosselin et al., 2011)</w:t>
      </w:r>
      <w:r>
        <w:fldChar w:fldCharType="end"/>
      </w:r>
      <w:r>
        <w:t>. Nevertheless, this choice remain</w:t>
      </w:r>
      <w:r w:rsidR="00C21F34">
        <w:t>s</w:t>
      </w:r>
      <w:r>
        <w:t xml:space="preserve"> important and relatively arbitrary. </w:t>
      </w:r>
      <m:oMath>
        <m:r>
          <w:rPr>
            <w:rFonts w:ascii="Cambria Math" w:hAnsi="Cambria Math"/>
            <w:lang w:val="fr-BE"/>
          </w:rPr>
          <m:t>NP</m:t>
        </m:r>
        <m:sSub>
          <m:sSubPr>
            <m:ctrlPr>
              <w:rPr>
                <w:rFonts w:ascii="Cambria Math" w:hAnsi="Cambria Math"/>
                <w:lang w:val="fr-BE"/>
              </w:rPr>
            </m:ctrlPr>
          </m:sSubPr>
          <m:e>
            <m:r>
              <w:rPr>
                <w:rFonts w:ascii="Cambria Math" w:hAnsi="Cambria Math"/>
                <w:lang w:val="fr-BE"/>
              </w:rPr>
              <m:t>V</m:t>
            </m:r>
          </m:e>
          <m:sub>
            <m:r>
              <m:rPr>
                <m:sty m:val="p"/>
              </m:rPr>
              <w:rPr>
                <w:rFonts w:ascii="Cambria Math" w:hAnsi="Cambria Math"/>
              </w:rPr>
              <m:t>∞</m:t>
            </m:r>
          </m:sub>
        </m:sSub>
      </m:oMath>
      <w:r w:rsidR="00B05E9E" w:rsidRPr="00B05E9E">
        <w:t xml:space="preserve"> </w:t>
      </w:r>
      <w:r w:rsidR="0016369A" w:rsidRPr="0016369A">
        <w:t>assumes that the cash flows under consideration can be indefinitely repeated over time</w:t>
      </w:r>
      <w:r w:rsidR="0067413D">
        <w:t xml:space="preserve">. This assumption is reasonable </w:t>
      </w:r>
      <w:r w:rsidR="003A643E">
        <w:t>when cash flows are analyzed for entire production cycle</w:t>
      </w:r>
      <w:r w:rsidR="00EF0518">
        <w:t xml:space="preserve">, i.e. </w:t>
      </w:r>
      <w:r w:rsidR="003A643E">
        <w:t xml:space="preserve">a rotation </w:t>
      </w:r>
      <w:r w:rsidR="00AF6F67">
        <w:t>under EAM</w:t>
      </w:r>
      <w:r w:rsidR="00EF0518">
        <w:t xml:space="preserve"> or </w:t>
      </w:r>
      <w:r w:rsidR="00AF6F67">
        <w:t xml:space="preserve">one or several cutting cycles </w:t>
      </w:r>
      <w:r w:rsidR="00EF0518">
        <w:t xml:space="preserve">for forests </w:t>
      </w:r>
      <w:r w:rsidR="00AF6F67">
        <w:t xml:space="preserve">under UAM </w:t>
      </w:r>
      <w:r w:rsidR="00EF0518">
        <w:t xml:space="preserve">that maintains </w:t>
      </w:r>
      <w:r w:rsidR="005E0249">
        <w:t>the same forest structure, composition and density.</w:t>
      </w:r>
      <w:r w:rsidR="00EF0518">
        <w:t xml:space="preserve"> </w:t>
      </w:r>
      <w:r w:rsidR="00D12444">
        <w:t>This assumption</w:t>
      </w:r>
      <w:r w:rsidR="00FF09D6" w:rsidRPr="00FF09D6">
        <w:t xml:space="preserve"> is</w:t>
      </w:r>
      <w:r w:rsidR="00D12444">
        <w:t xml:space="preserve"> however</w:t>
      </w:r>
      <w:r w:rsidR="00FF09D6" w:rsidRPr="00FF09D6">
        <w:t xml:space="preserve"> difficult to justify based on the cash flows observed in the study area</w:t>
      </w:r>
      <w:r w:rsidR="004204E8" w:rsidRPr="004204E8">
        <w:t xml:space="preserve">, as the management </w:t>
      </w:r>
      <w:r w:rsidR="00FF09D6">
        <w:t xml:space="preserve">was </w:t>
      </w:r>
      <w:r w:rsidR="004204E8" w:rsidRPr="004204E8">
        <w:t xml:space="preserve">documented over </w:t>
      </w:r>
      <w:r w:rsidR="001E7A03">
        <w:t>less than 2</w:t>
      </w:r>
      <w:r w:rsidR="00083DFF">
        <w:t>7</w:t>
      </w:r>
      <w:r w:rsidR="001E7A03">
        <w:t xml:space="preserve"> </w:t>
      </w:r>
      <w:r w:rsidR="004204E8" w:rsidRPr="004204E8">
        <w:t>year</w:t>
      </w:r>
      <w:r w:rsidR="00FF09D6">
        <w:t xml:space="preserve">s </w:t>
      </w:r>
      <w:r w:rsidR="009C4CAC">
        <w:t>an</w:t>
      </w:r>
      <w:r w:rsidR="00D12444">
        <w:t>d</w:t>
      </w:r>
      <w:r w:rsidR="005E0249">
        <w:t xml:space="preserve"> the management</w:t>
      </w:r>
      <w:r w:rsidR="009C4CAC">
        <w:t xml:space="preserve"> changed </w:t>
      </w:r>
      <w:r w:rsidR="004204E8" w:rsidRPr="004204E8">
        <w:t xml:space="preserve"> </w:t>
      </w:r>
      <w:r w:rsidR="009C4CAC">
        <w:t>forest structure and composition</w:t>
      </w:r>
      <w:r w:rsidR="004204E8" w:rsidRPr="004204E8">
        <w:t>.</w:t>
      </w:r>
    </w:p>
    <w:p w14:paraId="02BC2468" w14:textId="5CE95DB1" w:rsidR="001648CD" w:rsidRDefault="001648CD" w:rsidP="00BA5DC3">
      <w:r>
        <w:t>The internal rate of return (IRR), for its part, correspond</w:t>
      </w:r>
      <w:r w:rsidR="00C21F34">
        <w:t>ed</w:t>
      </w:r>
      <w:r>
        <w:t xml:space="preserve"> to the discount rate such as:</w:t>
      </w:r>
    </w:p>
    <w:p w14:paraId="44F993C6" w14:textId="16CEEE2D" w:rsidR="001648CD" w:rsidRPr="00AE048F" w:rsidRDefault="00000000" w:rsidP="006A1BC6">
      <w:pPr>
        <w:pStyle w:val="Lgende"/>
        <w:rPr>
          <w:i w:val="0"/>
          <w:color w:val="auto"/>
          <w:lang w:val="fr-BE"/>
        </w:rPr>
      </w:pPr>
      <m:oMathPara>
        <m:oMath>
          <m:eqArr>
            <m:eqArrPr>
              <m:maxDist m:val="1"/>
              <m:ctrlPr>
                <w:rPr>
                  <w:rFonts w:ascii="Cambria Math" w:hAnsi="Cambria Math"/>
                  <w:color w:val="auto"/>
                </w:rPr>
              </m:ctrlPr>
            </m:eqArrPr>
            <m:e>
              <m:r>
                <w:rPr>
                  <w:rFonts w:ascii="Cambria Math" w:hAnsi="Cambria Math"/>
                  <w:color w:val="auto"/>
                  <w:lang w:val="fr-BE"/>
                </w:rPr>
                <m:t>NPV</m:t>
              </m:r>
              <m:r>
                <w:rPr>
                  <w:rFonts w:ascii="Cambria Math" w:hAnsi="Cambria Math"/>
                  <w:color w:val="auto"/>
                </w:rPr>
                <m:t>+</m:t>
              </m:r>
              <m:f>
                <m:fPr>
                  <m:ctrlPr>
                    <w:rPr>
                      <w:rFonts w:ascii="Cambria Math" w:hAnsi="Cambria Math"/>
                      <w:color w:val="auto"/>
                      <w:lang w:val="fr-BE"/>
                    </w:rPr>
                  </m:ctrlPr>
                </m:fPr>
                <m:num>
                  <m:sSub>
                    <m:sSubPr>
                      <m:ctrlPr>
                        <w:rPr>
                          <w:rFonts w:ascii="Cambria Math" w:hAnsi="Cambria Math"/>
                          <w:color w:val="auto"/>
                          <w:lang w:val="fr-BE"/>
                        </w:rPr>
                      </m:ctrlPr>
                    </m:sSubPr>
                    <m:e>
                      <m:r>
                        <w:rPr>
                          <w:rFonts w:ascii="Cambria Math" w:hAnsi="Cambria Math"/>
                          <w:color w:val="auto"/>
                          <w:lang w:val="fr-BE"/>
                        </w:rPr>
                        <m:t>SV</m:t>
                      </m:r>
                    </m:e>
                    <m:sub>
                      <m:r>
                        <w:rPr>
                          <w:rFonts w:ascii="Cambria Math" w:hAnsi="Cambria Math"/>
                          <w:color w:val="auto"/>
                          <w:lang w:val="fr-BE"/>
                        </w:rPr>
                        <m:t>n</m:t>
                      </m:r>
                    </m:sub>
                  </m:sSub>
                  <m:r>
                    <w:rPr>
                      <w:rFonts w:ascii="Cambria Math" w:hAnsi="Cambria Math"/>
                      <w:color w:val="auto"/>
                    </w:rPr>
                    <m:t>+</m:t>
                  </m:r>
                  <m:r>
                    <w:rPr>
                      <w:rFonts w:ascii="Cambria Math" w:hAnsi="Cambria Math"/>
                      <w:color w:val="auto"/>
                      <w:lang w:val="fr-BE"/>
                    </w:rPr>
                    <m:t>L</m:t>
                  </m:r>
                </m:num>
                <m:den>
                  <m:sSup>
                    <m:sSupPr>
                      <m:ctrlPr>
                        <w:rPr>
                          <w:rFonts w:ascii="Cambria Math" w:hAnsi="Cambria Math"/>
                          <w:color w:val="auto"/>
                          <w:lang w:val="fr-BE"/>
                        </w:rPr>
                      </m:ctrlPr>
                    </m:sSupPr>
                    <m:e>
                      <m:d>
                        <m:dPr>
                          <m:ctrlPr>
                            <w:rPr>
                              <w:rFonts w:ascii="Cambria Math" w:hAnsi="Cambria Math"/>
                              <w:color w:val="auto"/>
                              <w:lang w:val="fr-BE"/>
                            </w:rPr>
                          </m:ctrlPr>
                        </m:dPr>
                        <m:e>
                          <m:r>
                            <w:rPr>
                              <w:rFonts w:ascii="Cambria Math" w:hAnsi="Cambria Math"/>
                              <w:color w:val="auto"/>
                            </w:rPr>
                            <m:t>1+r</m:t>
                          </m:r>
                        </m:e>
                      </m:d>
                    </m:e>
                    <m:sup>
                      <m:r>
                        <w:rPr>
                          <w:rFonts w:ascii="Cambria Math" w:hAnsi="Cambria Math"/>
                          <w:color w:val="auto"/>
                          <w:lang w:val="fr-BE"/>
                        </w:rPr>
                        <m:t>n</m:t>
                      </m:r>
                    </m:sup>
                  </m:sSup>
                </m:den>
              </m:f>
              <m:r>
                <w:rPr>
                  <w:rFonts w:ascii="Cambria Math" w:hAnsi="Cambria Math"/>
                  <w:color w:val="auto"/>
                </w:rPr>
                <m:t>-</m:t>
              </m:r>
              <m:d>
                <m:dPr>
                  <m:ctrlPr>
                    <w:rPr>
                      <w:rFonts w:ascii="Cambria Math" w:hAnsi="Cambria Math"/>
                      <w:color w:val="auto"/>
                      <w:lang w:val="fr-BE"/>
                    </w:rPr>
                  </m:ctrlPr>
                </m:dPr>
                <m:e>
                  <m:sSub>
                    <m:sSubPr>
                      <m:ctrlPr>
                        <w:rPr>
                          <w:rFonts w:ascii="Cambria Math" w:hAnsi="Cambria Math"/>
                          <w:color w:val="auto"/>
                          <w:lang w:val="fr-BE"/>
                        </w:rPr>
                      </m:ctrlPr>
                    </m:sSubPr>
                    <m:e>
                      <m:r>
                        <w:rPr>
                          <w:rFonts w:ascii="Cambria Math" w:hAnsi="Cambria Math"/>
                          <w:color w:val="auto"/>
                          <w:lang w:val="fr-BE"/>
                        </w:rPr>
                        <m:t>SV</m:t>
                      </m:r>
                    </m:e>
                    <m:sub>
                      <m:r>
                        <w:rPr>
                          <w:rFonts w:ascii="Cambria Math" w:hAnsi="Cambria Math"/>
                          <w:color w:val="auto"/>
                        </w:rPr>
                        <m:t>0</m:t>
                      </m:r>
                    </m:sub>
                  </m:sSub>
                  <m:r>
                    <w:rPr>
                      <w:rFonts w:ascii="Cambria Math" w:hAnsi="Cambria Math"/>
                      <w:color w:val="auto"/>
                    </w:rPr>
                    <m:t>+</m:t>
                  </m:r>
                  <m:r>
                    <w:rPr>
                      <w:rFonts w:ascii="Cambria Math" w:hAnsi="Cambria Math"/>
                      <w:color w:val="auto"/>
                      <w:lang w:val="fr-BE"/>
                    </w:rPr>
                    <m:t>L</m:t>
                  </m:r>
                </m:e>
              </m:d>
              <m:r>
                <w:rPr>
                  <w:rFonts w:ascii="Cambria Math" w:hAnsi="Cambria Math"/>
                  <w:color w:val="auto"/>
                </w:rPr>
                <m:t xml:space="preserve">=0 </m:t>
              </m:r>
              <m:r>
                <w:rPr>
                  <w:rFonts w:ascii="Cambria Math" w:hAnsi="Cambria Math"/>
                  <w:color w:val="auto"/>
                  <w:lang w:val="fr-BE"/>
                </w:rPr>
                <m:t>#</m:t>
              </m:r>
              <m:d>
                <m:dPr>
                  <m:ctrlPr>
                    <w:rPr>
                      <w:rFonts w:ascii="Cambria Math" w:hAnsi="Cambria Math"/>
                      <w:color w:val="auto"/>
                    </w:rPr>
                  </m:ctrlPr>
                </m:dPr>
                <m:e>
                  <m:r>
                    <w:rPr>
                      <w:rFonts w:ascii="Cambria Math" w:hAnsi="Cambria Math"/>
                      <w:color w:val="auto"/>
                    </w:rPr>
                    <m:t>7</m:t>
                  </m:r>
                </m:e>
              </m:d>
              <m:ctrlPr>
                <w:rPr>
                  <w:rFonts w:ascii="Cambria Math" w:hAnsi="Cambria Math"/>
                  <w:color w:val="auto"/>
                  <w:lang w:val="fr-BE"/>
                </w:rPr>
              </m:ctrlPr>
            </m:e>
          </m:eqArr>
        </m:oMath>
      </m:oMathPara>
    </w:p>
    <w:p w14:paraId="362DBBD7" w14:textId="7649492F" w:rsidR="008A728A" w:rsidRDefault="001648CD" w:rsidP="00BA5DC3">
      <w:r>
        <w:t xml:space="preserve">where </w:t>
      </w:r>
      <m:oMath>
        <m:sSub>
          <m:sSubPr>
            <m:ctrlPr>
              <w:rPr>
                <w:rFonts w:ascii="Cambria Math" w:hAnsi="Cambria Math"/>
                <w:lang w:val="fr-BE"/>
              </w:rPr>
            </m:ctrlPr>
          </m:sSubPr>
          <m:e>
            <m:r>
              <w:rPr>
                <w:rFonts w:ascii="Cambria Math" w:hAnsi="Cambria Math"/>
                <w:lang w:val="fr-BE"/>
              </w:rPr>
              <m:t>SV</m:t>
            </m:r>
          </m:e>
          <m:sub>
            <m:r>
              <w:rPr>
                <w:rFonts w:ascii="Cambria Math" w:hAnsi="Cambria Math"/>
              </w:rPr>
              <m:t>0</m:t>
            </m:r>
          </m:sub>
        </m:sSub>
      </m:oMath>
      <w:r>
        <w:t xml:space="preserve"> and </w:t>
      </w:r>
      <m:oMath>
        <m:sSub>
          <m:sSubPr>
            <m:ctrlPr>
              <w:rPr>
                <w:rFonts w:ascii="Cambria Math" w:hAnsi="Cambria Math"/>
                <w:lang w:val="fr-BE"/>
              </w:rPr>
            </m:ctrlPr>
          </m:sSubPr>
          <m:e>
            <m:r>
              <w:rPr>
                <w:rFonts w:ascii="Cambria Math" w:hAnsi="Cambria Math"/>
                <w:lang w:val="fr-BE"/>
              </w:rPr>
              <m:t>SV</m:t>
            </m:r>
          </m:e>
          <m:sub>
            <m:r>
              <w:rPr>
                <w:rFonts w:ascii="Cambria Math" w:hAnsi="Cambria Math"/>
                <w:lang w:val="fr-BE"/>
              </w:rPr>
              <m:t>n</m:t>
            </m:r>
          </m:sub>
        </m:sSub>
      </m:oMath>
      <w:r>
        <w:t xml:space="preserve"> </w:t>
      </w:r>
      <w:r w:rsidR="00616896">
        <w:t>were</w:t>
      </w:r>
      <w:r>
        <w:t xml:space="preserve"> respectively the </w:t>
      </w:r>
      <w:r w:rsidR="00616896">
        <w:t xml:space="preserve">value of the standing trees </w:t>
      </w:r>
      <w:r>
        <w:t xml:space="preserve">at the beginning and </w:t>
      </w:r>
      <w:r w:rsidR="00616896">
        <w:t xml:space="preserve">at the </w:t>
      </w:r>
      <w:r>
        <w:t xml:space="preserve">end of the n-year period under consideration. </w:t>
      </w:r>
      <w:r w:rsidR="00616896">
        <w:rPr>
          <w:i/>
          <w:iCs/>
        </w:rPr>
        <w:t>L</w:t>
      </w:r>
      <w:r>
        <w:t xml:space="preserve"> </w:t>
      </w:r>
      <w:r w:rsidR="00616896">
        <w:t>was</w:t>
      </w:r>
      <w:r w:rsidR="003C58C5" w:rsidRPr="003C58C5">
        <w:t xml:space="preserve"> the land rent, assumed to be constant at 5,000 €</w:t>
      </w:r>
      <w:r w:rsidR="00C43949">
        <w:t xml:space="preserve"> (</w:t>
      </w:r>
      <w:r w:rsidR="00C43949" w:rsidRPr="00C43949">
        <w:rPr>
          <w:highlight w:val="yellow"/>
        </w:rPr>
        <w:t>see supplementary materials</w:t>
      </w:r>
      <w:r w:rsidR="00C43949">
        <w:t>)</w:t>
      </w:r>
      <w:r>
        <w:t xml:space="preserve">. Calculated in this way, the IRR </w:t>
      </w:r>
      <w:r w:rsidR="00C21F34">
        <w:t>considered</w:t>
      </w:r>
      <w:r>
        <w:t xml:space="preserve"> the </w:t>
      </w:r>
      <w:r w:rsidR="00C21F34">
        <w:t xml:space="preserve">capital opportunity </w:t>
      </w:r>
      <w:r>
        <w:t>cost. This method of calculation correspond</w:t>
      </w:r>
      <w:r w:rsidR="00C21F34">
        <w:t>ed</w:t>
      </w:r>
      <w:r>
        <w:t xml:space="preserve"> to adding a fictitious </w:t>
      </w:r>
      <w:r w:rsidR="00D47962">
        <w:t>cost</w:t>
      </w:r>
      <w:r>
        <w:t xml:space="preserve"> in year </w:t>
      </w:r>
      <w:r w:rsidRPr="00C21F34">
        <w:rPr>
          <w:i/>
          <w:iCs/>
        </w:rPr>
        <w:t>0</w:t>
      </w:r>
      <w:r>
        <w:t xml:space="preserve"> corresponding to the purchase of the forest and a revenue in year </w:t>
      </w:r>
      <w:r w:rsidRPr="00C21F34">
        <w:rPr>
          <w:i/>
          <w:iCs/>
        </w:rPr>
        <w:t>n</w:t>
      </w:r>
      <w:r>
        <w:t xml:space="preserve"> corresponding to the sale of the forest. </w:t>
      </w:r>
    </w:p>
    <w:p w14:paraId="56235B86" w14:textId="00AAD54F" w:rsidR="00560F97" w:rsidRDefault="00CC55A6" w:rsidP="002F0874">
      <w:r w:rsidRPr="00CC55A6">
        <w:t xml:space="preserve">To estimate the IRR of the management practices observed in the study area, the stand value could only be approximated by summing the </w:t>
      </w:r>
      <w:r w:rsidR="00867F3D">
        <w:t>stumpage</w:t>
      </w:r>
      <w:r w:rsidRPr="00CC55A6">
        <w:t xml:space="preserve"> value of each tree</w:t>
      </w:r>
      <w:r w:rsidR="00867F3D">
        <w:t xml:space="preserve"> - </w:t>
      </w:r>
      <w:r w:rsidRPr="00CC55A6">
        <w:t>that is, each tree’s volume multiplied by its unit price (see Section 3.2). This approach capture</w:t>
      </w:r>
      <w:r w:rsidR="00855395">
        <w:t>d</w:t>
      </w:r>
      <w:r w:rsidRPr="00CC55A6">
        <w:t xml:space="preserve"> only the immediate harvest value of the trees. It neglect</w:t>
      </w:r>
      <w:r w:rsidR="00855395">
        <w:t>ed</w:t>
      </w:r>
      <w:r w:rsidRPr="00CC55A6">
        <w:t xml:space="preserve"> the component related to their future value</w:t>
      </w:r>
      <w:r>
        <w:t xml:space="preserve"> </w:t>
      </w:r>
      <w:r w:rsidRPr="00CC55A6">
        <w:t xml:space="preserve">accounting for growth, potential changes in quality or price, and discounting. </w:t>
      </w:r>
      <w:r w:rsidR="00855395" w:rsidRPr="00CC55A6">
        <w:t xml:space="preserve">This future-value component </w:t>
      </w:r>
      <w:r w:rsidR="00855395">
        <w:t>could</w:t>
      </w:r>
      <w:r w:rsidR="00855395" w:rsidRPr="00CC55A6">
        <w:t xml:space="preserve"> be either positive or negative, and omitting it may lead to a biased valuation of the stand.</w:t>
      </w:r>
      <w:r w:rsidR="00855395">
        <w:t xml:space="preserve"> </w:t>
      </w:r>
      <w:r w:rsidR="003D0A0D">
        <w:t xml:space="preserve">This latter component could nevertheless not be accurately calculated </w:t>
      </w:r>
      <w:r w:rsidR="00855395">
        <w:t>as the inventory period was too limited.</w:t>
      </w:r>
      <w:r w:rsidR="003D0A0D">
        <w:t xml:space="preserve"> </w:t>
      </w:r>
      <w:r w:rsidR="007D7A02" w:rsidRPr="007D7A02">
        <w:t xml:space="preserve">However, this bias </w:t>
      </w:r>
      <w:r w:rsidR="007D7A02">
        <w:t>might</w:t>
      </w:r>
      <w:r w:rsidR="007D7A02" w:rsidRPr="007D7A02">
        <w:t xml:space="preserve"> be more limited in forests where stand structure and species composition remain relatively stable over time, as commonly observed under UAM, in contrast to the more dynamic conditions characteristic of EAM.</w:t>
      </w:r>
      <w:r w:rsidR="002F0874">
        <w:t xml:space="preserve"> The same assumption was carried out when assessing the simulations of </w:t>
      </w:r>
      <w:r w:rsidR="00560F97">
        <w:t xml:space="preserve">UAM of mixed </w:t>
      </w:r>
      <w:r w:rsidR="00560F97" w:rsidRPr="00DE387B">
        <w:t xml:space="preserve">broadleaved </w:t>
      </w:r>
      <w:r w:rsidR="00560F97">
        <w:t>forests</w:t>
      </w:r>
      <w:r w:rsidR="002F0874">
        <w:t>.</w:t>
      </w:r>
    </w:p>
    <w:p w14:paraId="47A7861C" w14:textId="2797BC40" w:rsidR="009C0AE7" w:rsidRDefault="001648CD" w:rsidP="00BA5DC3">
      <w:r>
        <w:t xml:space="preserve">In the </w:t>
      </w:r>
      <w:r w:rsidR="008A728A">
        <w:t>EAM</w:t>
      </w:r>
      <w:r>
        <w:t xml:space="preserve"> scenarios</w:t>
      </w:r>
      <w:r w:rsidR="008A728A">
        <w:t xml:space="preserve"> </w:t>
      </w:r>
      <w:r w:rsidR="008C6B6B">
        <w:t xml:space="preserve">with regeneration following a clear-cut, </w:t>
      </w:r>
      <w:r>
        <w:t xml:space="preserve">the </w:t>
      </w:r>
      <w:r w:rsidR="002F0874">
        <w:t xml:space="preserve">initial and final </w:t>
      </w:r>
      <w:r w:rsidR="007D75A6">
        <w:t xml:space="preserve">stand </w:t>
      </w:r>
      <w:r>
        <w:t xml:space="preserve">value </w:t>
      </w:r>
      <w:r w:rsidR="007D75A6">
        <w:t>was</w:t>
      </w:r>
      <w:r>
        <w:t xml:space="preserve"> zero (</w:t>
      </w:r>
      <m:oMath>
        <m:sSub>
          <m:sSubPr>
            <m:ctrlPr>
              <w:rPr>
                <w:rFonts w:ascii="Cambria Math" w:hAnsi="Cambria Math"/>
                <w:lang w:val="fr-BE"/>
              </w:rPr>
            </m:ctrlPr>
          </m:sSubPr>
          <m:e>
            <m:r>
              <w:rPr>
                <w:rFonts w:ascii="Cambria Math" w:hAnsi="Cambria Math"/>
                <w:lang w:val="fr-BE"/>
              </w:rPr>
              <m:t>SV</m:t>
            </m:r>
          </m:e>
          <m:sub>
            <m:r>
              <w:rPr>
                <w:rFonts w:ascii="Cambria Math" w:hAnsi="Cambria Math"/>
              </w:rPr>
              <m:t>0</m:t>
            </m:r>
          </m:sub>
        </m:sSub>
      </m:oMath>
      <w:r>
        <w:t xml:space="preserve">=0 and </w:t>
      </w:r>
      <m:oMath>
        <m:r>
          <w:rPr>
            <w:rFonts w:ascii="Cambria Math" w:hAnsi="Cambria Math"/>
            <w:lang w:val="fr-BE"/>
          </w:rPr>
          <m:t>V</m:t>
        </m:r>
        <m:sSub>
          <m:sSubPr>
            <m:ctrlPr>
              <w:rPr>
                <w:rFonts w:ascii="Cambria Math" w:hAnsi="Cambria Math"/>
                <w:lang w:val="fr-BE"/>
              </w:rPr>
            </m:ctrlPr>
          </m:sSubPr>
          <m:e>
            <m:r>
              <w:rPr>
                <w:rFonts w:ascii="Cambria Math" w:hAnsi="Cambria Math"/>
                <w:lang w:val="fr-BE"/>
              </w:rPr>
              <m:t>SV</m:t>
            </m:r>
          </m:e>
          <m:sub>
            <m:r>
              <w:rPr>
                <w:rFonts w:ascii="Cambria Math" w:hAnsi="Cambria Math"/>
                <w:lang w:val="fr-BE"/>
              </w:rPr>
              <m:t>n</m:t>
            </m:r>
          </m:sub>
        </m:sSub>
      </m:oMath>
      <w:r>
        <w:t>=0).</w:t>
      </w:r>
      <w:r w:rsidR="00964E11">
        <w:t xml:space="preserve"> </w:t>
      </w:r>
    </w:p>
    <w:p w14:paraId="476068F8" w14:textId="2A45B16C" w:rsidR="00964E11" w:rsidRDefault="006578FD" w:rsidP="00BA5DC3">
      <w:r w:rsidRPr="006578FD">
        <w:t xml:space="preserve">In the EAM of a naturally regenerated oak stand managed under a shelterwood system, the initial state was defined as the condition of the mature stand immediately prior to the first shelterwood cut. At this stage, no regeneration was present, and the stand’s value depended solely on the mature trees. This value was calculated by </w:t>
      </w:r>
      <w:r w:rsidR="00552663">
        <w:t xml:space="preserve">summing the </w:t>
      </w:r>
      <w:r w:rsidRPr="006578FD">
        <w:t>discount</w:t>
      </w:r>
      <w:r w:rsidR="00552663">
        <w:t>ed</w:t>
      </w:r>
      <w:r w:rsidRPr="006578FD">
        <w:t xml:space="preserve"> revenues </w:t>
      </w:r>
      <w:r>
        <w:t>of the four shelterwood cut</w:t>
      </w:r>
      <w:r w:rsidR="00552663">
        <w:t>s</w:t>
      </w:r>
      <w:r>
        <w:t xml:space="preserve"> </w:t>
      </w:r>
      <w:r w:rsidR="00552663">
        <w:t>harvesting these mature trees</w:t>
      </w:r>
      <w:r w:rsidRPr="006578FD">
        <w:t>.</w:t>
      </w:r>
    </w:p>
    <w:p w14:paraId="741CF177" w14:textId="050740D4" w:rsidR="001648CD" w:rsidRDefault="001648CD" w:rsidP="00BA5DC3">
      <w:r>
        <w:t xml:space="preserve">IRR </w:t>
      </w:r>
      <w:r w:rsidR="006A1BC6">
        <w:t>can</w:t>
      </w:r>
      <w:r w:rsidR="00277F12">
        <w:t xml:space="preserve"> be</w:t>
      </w:r>
      <w:r w:rsidR="006A1BC6">
        <w:t xml:space="preserve"> compare</w:t>
      </w:r>
      <w:r w:rsidR="00277F12">
        <w:t>d to</w:t>
      </w:r>
      <w:r w:rsidR="006A1BC6">
        <w:t xml:space="preserve"> </w:t>
      </w:r>
      <w:r>
        <w:t>bank investment</w:t>
      </w:r>
      <w:r w:rsidR="006A1BC6">
        <w:t xml:space="preserve"> interest rates</w:t>
      </w:r>
      <w:r w:rsidR="00AE048F">
        <w:t xml:space="preserve">. </w:t>
      </w:r>
      <w:r>
        <w:t xml:space="preserve">However, interest rates on bank investments are expressed in nominal </w:t>
      </w:r>
      <w:r w:rsidR="00C4353B">
        <w:t>values</w:t>
      </w:r>
      <w:r>
        <w:t xml:space="preserve">, not in real </w:t>
      </w:r>
      <w:r w:rsidR="00C4353B">
        <w:t>values</w:t>
      </w:r>
      <w:r>
        <w:t xml:space="preserve"> like the </w:t>
      </w:r>
      <w:r w:rsidR="006A1BC6">
        <w:t>IRR</w:t>
      </w:r>
      <w:r>
        <w:t xml:space="preserve">. To compare a </w:t>
      </w:r>
      <w:r w:rsidR="006A1BC6">
        <w:t>IRR</w:t>
      </w:r>
      <w:r>
        <w:t xml:space="preserve"> with nominal </w:t>
      </w:r>
      <w:r w:rsidR="006A1BC6">
        <w:t xml:space="preserve">interest </w:t>
      </w:r>
      <w:r>
        <w:t>rate</w:t>
      </w:r>
      <w:r w:rsidR="006A1BC6">
        <w:t>s</w:t>
      </w:r>
      <w:r>
        <w:t xml:space="preserve">, </w:t>
      </w:r>
      <w:r w:rsidR="002A0DE0">
        <w:t>one</w:t>
      </w:r>
      <w:r>
        <w:t xml:space="preserve"> </w:t>
      </w:r>
      <w:r w:rsidR="006A1BC6">
        <w:t>have</w:t>
      </w:r>
      <w:r>
        <w:t xml:space="preserve"> to </w:t>
      </w:r>
      <w:r w:rsidR="006A1BC6">
        <w:t xml:space="preserve">correct it and </w:t>
      </w:r>
      <w:r>
        <w:t>take</w:t>
      </w:r>
      <w:r w:rsidR="006A1BC6">
        <w:t xml:space="preserve"> the</w:t>
      </w:r>
      <w:r>
        <w:t xml:space="preserve"> inflation </w:t>
      </w:r>
      <w:r w:rsidR="006A1BC6">
        <w:t xml:space="preserve">rate </w:t>
      </w:r>
      <w:r>
        <w:t>(f) into account</w:t>
      </w:r>
      <w:r w:rsidR="002A0DE0">
        <w:t>. We did it</w:t>
      </w:r>
      <w:r>
        <w:t xml:space="preserve"> using </w:t>
      </w:r>
      <w:r w:rsidR="00AE048F">
        <w:t xml:space="preserve">equation 7 </w:t>
      </w:r>
      <w:r w:rsidR="006A1BC6">
        <w:fldChar w:fldCharType="begin"/>
      </w:r>
      <w:r w:rsidR="00FE5221">
        <w:instrText xml:space="preserve"> ADDIN ZOTERO_ITEM CSL_CITATION {"citationID":"5pHl4wsR","properties":{"formattedCitation":"(Terreaux, 1990)","plainCitation":"(Terreaux, 1990)","noteIndex":0},"citationItems":[{"id":9126,"uris":["http://zotero.org/users/1509360/items/RUW4DEIY"],"itemData":{"id":9126,"type":"report","publisher":"Toulouse 1","title":"Principes de gestion des investissements en forêt","author":[{"family":"Terreaux","given":"Jean-Philippe"}],"issued":{"date-parts":[["1990"]]}}}],"schema":"https://github.com/citation-style-language/schema/raw/master/csl-citation.json"} </w:instrText>
      </w:r>
      <w:r w:rsidR="006A1BC6">
        <w:fldChar w:fldCharType="separate"/>
      </w:r>
      <w:r w:rsidR="006A1BC6" w:rsidRPr="006A1BC6">
        <w:rPr>
          <w:rFonts w:ascii="Aptos" w:hAnsi="Aptos"/>
        </w:rPr>
        <w:t>(Terreaux, 1990)</w:t>
      </w:r>
      <w:r w:rsidR="006A1BC6">
        <w:fldChar w:fldCharType="end"/>
      </w:r>
      <w:r w:rsidR="00AE048F">
        <w:t xml:space="preserve"> and assuming an inflation rate of 2%. </w:t>
      </w:r>
      <w:r w:rsidR="00AE048F" w:rsidRPr="00AE048F">
        <w:t xml:space="preserve">Inflation varies </w:t>
      </w:r>
      <w:r w:rsidR="00AE048F" w:rsidRPr="00AE048F">
        <w:lastRenderedPageBreak/>
        <w:t>greatly from one year to the next</w:t>
      </w:r>
      <w:r w:rsidR="00B12975">
        <w:t>. But 2%</w:t>
      </w:r>
      <w:r w:rsidR="00FF5283">
        <w:t xml:space="preserve"> is the target inflation rate used by central banks </w:t>
      </w:r>
      <w:r w:rsidR="00FF5283">
        <w:fldChar w:fldCharType="begin"/>
      </w:r>
      <w:r w:rsidR="008F6569">
        <w:instrText xml:space="preserve"> ADDIN ZOTERO_ITEM CSL_CITATION {"citationID":"bOJZSWlg","properties":{"formattedCitation":"(Mazumder, 2018)","plainCitation":"(Mazumder, 2018)","noteIndex":0},"citationItems":[{"id":"UIiKwWs4/p2EA3siw","uris":["http://zotero.org/users/1509360/items/KNTI9HJR"],"itemData":{"id":9298,"type":"article-journal","abstract":"Inflation in Europe fell sharply after the Great Recession in 2008 due to the severity of the financial crisis. However, the post-recession sharp decline in inflation in 2012 was not anticipated by most observers. This paper seeks to explain this behavior of eurozone core inflation, which we do by estimating a Phillips curve with professional forecasters' inflation expectations. Doing so produces inflation predictions that closely match the observed behavior of core inflation, whereas lagged expectations fail to predict the 2012 disinflation. Furthermore, we find that short-term inflation expectations are most relevant for the euro area, rather than longer-term ones. Indeed the evidence suggests that the ECB's inflation anchor of 2% has weakened since the Great Recession, and is something that should cause policymakers a lot of concern.","container-title":"Economic Modelling","DOI":"10.1016/j.econmod.2017.12.014","ISSN":"0264-9993","journalAbbreviation":"Economic Modelling","page":"202-213","source":"ScienceDirect","title":"Inflation in Europe after the Great Recession","volume":"71","author":[{"family":"Mazumder","given":"Sandeep"}],"issued":{"date-parts":[["2018",4,1]]}}}],"schema":"https://github.com/citation-style-language/schema/raw/master/csl-citation.json"} </w:instrText>
      </w:r>
      <w:r w:rsidR="00FF5283">
        <w:fldChar w:fldCharType="separate"/>
      </w:r>
      <w:r w:rsidR="00FF5283" w:rsidRPr="00FF5283">
        <w:rPr>
          <w:rFonts w:ascii="Aptos" w:hAnsi="Aptos"/>
        </w:rPr>
        <w:t>(Mazumder, 2018)</w:t>
      </w:r>
      <w:r w:rsidR="00FF5283">
        <w:fldChar w:fldCharType="end"/>
      </w:r>
      <w:r w:rsidR="00B12975">
        <w:t>. Moreover, t</w:t>
      </w:r>
      <w:r w:rsidR="00AE048F" w:rsidRPr="00AE048F">
        <w:t xml:space="preserve">his value </w:t>
      </w:r>
      <w:r w:rsidR="00B12975">
        <w:t>was</w:t>
      </w:r>
      <w:r w:rsidR="00AE048F" w:rsidRPr="00AE048F">
        <w:t xml:space="preserve"> also close to the average value for the</w:t>
      </w:r>
      <w:r w:rsidR="00B12975">
        <w:t xml:space="preserve"> study</w:t>
      </w:r>
      <w:r w:rsidR="00AE048F" w:rsidRPr="00AE048F">
        <w:t xml:space="preserve"> period. </w:t>
      </w:r>
      <w:r w:rsidR="00B12975">
        <w:t>The a</w:t>
      </w:r>
      <w:r w:rsidR="00AE048F" w:rsidRPr="00AE048F">
        <w:t xml:space="preserve">verage inflation </w:t>
      </w:r>
      <w:r w:rsidR="00B12975">
        <w:t xml:space="preserve">rate </w:t>
      </w:r>
      <w:r w:rsidR="00AE048F" w:rsidRPr="00AE048F">
        <w:t>from 1992 to 2019 was 1.88</w:t>
      </w:r>
      <w:r w:rsidR="00B12975">
        <w:t xml:space="preserve"> in Belgium</w:t>
      </w:r>
      <w:r w:rsidR="00AE048F" w:rsidRPr="00AE048F">
        <w:t xml:space="preserve"> </w:t>
      </w:r>
      <w:r w:rsidR="00B12975">
        <w:fldChar w:fldCharType="begin"/>
      </w:r>
      <w:r w:rsidR="00FE5221">
        <w:instrText xml:space="preserve"> ADDIN ZOTERO_ITEM CSL_CITATION {"citationID":"7hRqDJj4","properties":{"formattedCitation":"(Triami Media BV, 2024)","plainCitation":"(Triami Media BV, 2024)","noteIndex":0},"citationItems":[{"id":9276,"uris":["http://zotero.org/users/1509360/items/J9NTVN9N"],"itemData":{"id":9276,"type":"report","title":"Inflation harmonisée historique Belgique - Inflation IPCH","URL":"https://www.inflation.eu/fr/taux-de-inflation/belgique/inflation-historique/ipch-inflation-belgique.aspx","author":[{"family":"Triami Media BV","given":""}],"accessed":{"date-parts":[["2024",4,11]]},"issued":{"date-parts":[["2024"]]}}}],"schema":"https://github.com/citation-style-language/schema/raw/master/csl-citation.json"} </w:instrText>
      </w:r>
      <w:r w:rsidR="00B12975">
        <w:fldChar w:fldCharType="separate"/>
      </w:r>
      <w:r w:rsidR="00B12975" w:rsidRPr="00B12975">
        <w:rPr>
          <w:rFonts w:ascii="Aptos" w:hAnsi="Aptos"/>
        </w:rPr>
        <w:t>(Triami Media BV, 2024)</w:t>
      </w:r>
      <w:r w:rsidR="00B12975">
        <w:fldChar w:fldCharType="end"/>
      </w:r>
      <w:r w:rsidR="00AE048F" w:rsidRPr="00AE048F">
        <w:t>.</w:t>
      </w:r>
    </w:p>
    <w:p w14:paraId="2B90D6CD" w14:textId="51BD44E1" w:rsidR="00AE048F" w:rsidRPr="00AE048F" w:rsidRDefault="00000000" w:rsidP="00AE048F">
      <w:pPr>
        <w:pStyle w:val="Lgende"/>
        <w:rPr>
          <w:i w:val="0"/>
          <w:color w:val="auto"/>
          <w:lang w:val="fr-BE"/>
        </w:rPr>
      </w:pPr>
      <m:oMathPara>
        <m:oMath>
          <m:eqArr>
            <m:eqArrPr>
              <m:maxDist m:val="1"/>
              <m:ctrlPr>
                <w:rPr>
                  <w:rFonts w:ascii="Cambria Math" w:hAnsi="Cambria Math"/>
                  <w:color w:val="auto"/>
                </w:rPr>
              </m:ctrlPr>
            </m:eqArrPr>
            <m:e>
              <m:r>
                <w:rPr>
                  <w:rFonts w:ascii="Cambria Math" w:hAnsi="Cambria Math"/>
                  <w:color w:val="auto"/>
                  <w:lang w:val="fr-BE"/>
                </w:rPr>
                <m:t>IR</m:t>
              </m:r>
              <m:sSub>
                <m:sSubPr>
                  <m:ctrlPr>
                    <w:rPr>
                      <w:rFonts w:ascii="Cambria Math" w:hAnsi="Cambria Math"/>
                      <w:color w:val="auto"/>
                      <w:lang w:val="fr-BE"/>
                    </w:rPr>
                  </m:ctrlPr>
                </m:sSubPr>
                <m:e>
                  <m:r>
                    <w:rPr>
                      <w:rFonts w:ascii="Cambria Math" w:hAnsi="Cambria Math"/>
                      <w:color w:val="auto"/>
                      <w:lang w:val="fr-BE"/>
                    </w:rPr>
                    <m:t>R</m:t>
                  </m:r>
                </m:e>
                <m:sub>
                  <m:r>
                    <w:rPr>
                      <w:rFonts w:ascii="Cambria Math" w:hAnsi="Cambria Math"/>
                      <w:color w:val="auto"/>
                      <w:lang w:val="fr-BE"/>
                    </w:rPr>
                    <m:t>nominal</m:t>
                  </m:r>
                </m:sub>
              </m:sSub>
              <m:r>
                <w:rPr>
                  <w:rFonts w:ascii="Cambria Math" w:hAnsi="Cambria Math"/>
                  <w:color w:val="auto"/>
                </w:rPr>
                <m:t>=</m:t>
              </m:r>
              <m:d>
                <m:dPr>
                  <m:ctrlPr>
                    <w:rPr>
                      <w:rFonts w:ascii="Cambria Math" w:hAnsi="Cambria Math"/>
                      <w:color w:val="auto"/>
                      <w:lang w:val="fr-BE"/>
                    </w:rPr>
                  </m:ctrlPr>
                </m:dPr>
                <m:e>
                  <m:r>
                    <w:rPr>
                      <w:rFonts w:ascii="Cambria Math" w:hAnsi="Cambria Math"/>
                      <w:color w:val="auto"/>
                      <w:lang w:val="fr-BE"/>
                    </w:rPr>
                    <m:t>IRR</m:t>
                  </m:r>
                  <m:r>
                    <w:rPr>
                      <w:rFonts w:ascii="Cambria Math" w:hAnsi="Cambria Math"/>
                      <w:color w:val="auto"/>
                    </w:rPr>
                    <m:t>+1</m:t>
                  </m:r>
                </m:e>
              </m:d>
              <m:r>
                <w:rPr>
                  <w:rFonts w:ascii="Cambria Math" w:hAnsi="Cambria Math"/>
                  <w:color w:val="auto"/>
                </w:rPr>
                <m:t>.</m:t>
              </m:r>
              <m:d>
                <m:dPr>
                  <m:ctrlPr>
                    <w:rPr>
                      <w:rFonts w:ascii="Cambria Math" w:hAnsi="Cambria Math"/>
                      <w:color w:val="auto"/>
                      <w:lang w:val="fr-BE"/>
                    </w:rPr>
                  </m:ctrlPr>
                </m:dPr>
                <m:e>
                  <m:r>
                    <w:rPr>
                      <w:rFonts w:ascii="Cambria Math" w:hAnsi="Cambria Math"/>
                      <w:color w:val="auto"/>
                    </w:rPr>
                    <m:t>1+</m:t>
                  </m:r>
                  <m:r>
                    <w:rPr>
                      <w:rFonts w:ascii="Cambria Math" w:hAnsi="Cambria Math"/>
                      <w:color w:val="auto"/>
                      <w:lang w:val="fr-BE"/>
                    </w:rPr>
                    <m:t>f</m:t>
                  </m:r>
                </m:e>
              </m:d>
              <m:r>
                <w:rPr>
                  <w:rFonts w:ascii="Cambria Math" w:hAnsi="Cambria Math"/>
                  <w:color w:val="auto"/>
                </w:rPr>
                <m:t xml:space="preserve">-1 </m:t>
              </m:r>
              <m:r>
                <w:rPr>
                  <w:rFonts w:ascii="Cambria Math" w:hAnsi="Cambria Math"/>
                  <w:color w:val="auto"/>
                  <w:lang w:val="fr-BE"/>
                </w:rPr>
                <m:t>#</m:t>
              </m:r>
              <m:d>
                <m:dPr>
                  <m:ctrlPr>
                    <w:rPr>
                      <w:rFonts w:ascii="Cambria Math" w:hAnsi="Cambria Math"/>
                      <w:color w:val="auto"/>
                    </w:rPr>
                  </m:ctrlPr>
                </m:dPr>
                <m:e>
                  <m:r>
                    <w:rPr>
                      <w:rFonts w:ascii="Cambria Math" w:hAnsi="Cambria Math"/>
                      <w:color w:val="auto"/>
                    </w:rPr>
                    <m:t>8</m:t>
                  </m:r>
                </m:e>
              </m:d>
              <m:ctrlPr>
                <w:rPr>
                  <w:rFonts w:ascii="Cambria Math" w:hAnsi="Cambria Math"/>
                  <w:color w:val="auto"/>
                  <w:lang w:val="fr-BE"/>
                </w:rPr>
              </m:ctrlPr>
            </m:e>
          </m:eqArr>
        </m:oMath>
      </m:oMathPara>
    </w:p>
    <w:p w14:paraId="075300FA" w14:textId="518E28EA" w:rsidR="006D5240" w:rsidRDefault="00FF5283" w:rsidP="00FF5283">
      <w:pPr>
        <w:pStyle w:val="Titre1"/>
      </w:pPr>
      <w:r>
        <w:t>Results</w:t>
      </w:r>
    </w:p>
    <w:p w14:paraId="21CC0B35" w14:textId="7E5FFE3C" w:rsidR="00FF5283" w:rsidRDefault="00FF5283" w:rsidP="00FF5283">
      <w:pPr>
        <w:pStyle w:val="Titre2"/>
      </w:pPr>
      <w:r>
        <w:t>Forest structure and composition</w:t>
      </w:r>
    </w:p>
    <w:p w14:paraId="50CA9880" w14:textId="3934D483" w:rsidR="00FF5283" w:rsidRDefault="00FF5283" w:rsidP="00FF5283">
      <w:pPr>
        <w:pStyle w:val="Titre3"/>
      </w:pPr>
      <w:r>
        <w:t>Initial situation</w:t>
      </w:r>
    </w:p>
    <w:p w14:paraId="569CD48C" w14:textId="6453E92B" w:rsidR="00B47965" w:rsidRDefault="00B47965" w:rsidP="007B7CD8">
      <w:r>
        <w:t>The initial situation corresponded to that described by the first inventory after the</w:t>
      </w:r>
      <w:r w:rsidRPr="00B47965">
        <w:t xml:space="preserve"> </w:t>
      </w:r>
      <w:r>
        <w:t xml:space="preserve">adoption of the Pro Silva principles (1992). </w:t>
      </w:r>
      <w:r w:rsidR="00A90596">
        <w:t xml:space="preserve">In all blocks, the natural regeneration was scarce. </w:t>
      </w:r>
      <w:r>
        <w:t xml:space="preserve">The average basal area </w:t>
      </w:r>
      <w:r w:rsidR="00A90596">
        <w:t>ranged</w:t>
      </w:r>
      <w:r>
        <w:t xml:space="preserve"> between 14.4 and 16.1 m²/ha in 4 blocks and </w:t>
      </w:r>
      <w:r w:rsidR="00A90596">
        <w:t xml:space="preserve">was </w:t>
      </w:r>
      <w:r>
        <w:t>slightly lower in block 1</w:t>
      </w:r>
      <w:r w:rsidR="00A90596">
        <w:t xml:space="preserve"> (</w:t>
      </w:r>
      <w:r>
        <w:t>12.6 m²/ha</w:t>
      </w:r>
      <w:r w:rsidR="00A90596">
        <w:t>)</w:t>
      </w:r>
      <w:r>
        <w:t>. The standing volume and value were also lower in block 1 than in the other block</w:t>
      </w:r>
      <w:r w:rsidR="00A90596">
        <w:t>s</w:t>
      </w:r>
      <w:r>
        <w:t xml:space="preserve">. This </w:t>
      </w:r>
      <w:r w:rsidR="00A90596">
        <w:t>was</w:t>
      </w:r>
      <w:r>
        <w:t xml:space="preserve"> explained by </w:t>
      </w:r>
      <w:r w:rsidR="00A90596">
        <w:t xml:space="preserve">the </w:t>
      </w:r>
      <w:r>
        <w:t xml:space="preserve">unusual logging activities carried out in block 1 between 1984 and 1992. A total of 10 ha had been clear-cut, while the remaining 37 ha had been thinned extensively. </w:t>
      </w:r>
      <w:r w:rsidR="00A90596">
        <w:t>The blocks differed also in terms of composition. B</w:t>
      </w:r>
      <w:r>
        <w:t xml:space="preserve">lock 5 contained more </w:t>
      </w:r>
      <w:r w:rsidR="00A90596">
        <w:t>coniferous</w:t>
      </w:r>
      <w:r>
        <w:t xml:space="preserve"> stands than the other </w:t>
      </w:r>
      <w:r w:rsidR="007B7CD8">
        <w:t>blocks</w:t>
      </w:r>
      <w:r>
        <w:t xml:space="preserve"> (52% of basal area). The initial proportion of oak (in basal area) ranged from 31.4% (block 5) to 46.8% (</w:t>
      </w:r>
      <w:r w:rsidR="00A90596">
        <w:t>block 4</w:t>
      </w:r>
      <w:r>
        <w:t xml:space="preserve">, Table 1). </w:t>
      </w:r>
      <w:r w:rsidR="00245EC0" w:rsidRPr="00245EC0">
        <w:t xml:space="preserve">The proportion of ash, a species that was severely affected by dieback during the period studied, was </w:t>
      </w:r>
      <w:r w:rsidR="00245EC0">
        <w:t xml:space="preserve">the </w:t>
      </w:r>
      <w:r w:rsidR="00245EC0" w:rsidRPr="00245EC0">
        <w:t>highest in block 3.</w:t>
      </w:r>
    </w:p>
    <w:p w14:paraId="6614DD07" w14:textId="6A006037" w:rsidR="00245EC0" w:rsidRDefault="00245EC0" w:rsidP="00245EC0">
      <w:pPr>
        <w:pStyle w:val="Lgende"/>
        <w:keepNext/>
      </w:pPr>
      <w:bookmarkStart w:id="11" w:name="_Ref191299221"/>
      <w:r>
        <w:t xml:space="preserve">Table </w:t>
      </w:r>
      <w:fldSimple w:instr=" SEQ Table \* ARABIC ">
        <w:r w:rsidR="00D57DE6">
          <w:rPr>
            <w:noProof/>
          </w:rPr>
          <w:t>1</w:t>
        </w:r>
      </w:fldSimple>
      <w:bookmarkEnd w:id="11"/>
      <w:r>
        <w:t xml:space="preserve"> : </w:t>
      </w:r>
      <w:r w:rsidRPr="00245EC0">
        <w:t>Description of the initial</w:t>
      </w:r>
      <w:r>
        <w:t xml:space="preserve"> density</w:t>
      </w:r>
      <w:r w:rsidRPr="00245EC0">
        <w:t>, basal area, standing volume,</w:t>
      </w:r>
      <w:r>
        <w:t xml:space="preserve"> standing value and composition of each study forest blocks. The composition is described giving the </w:t>
      </w:r>
      <w:r w:rsidRPr="00245EC0">
        <w:t>proportion of basal area accounted for by oak</w:t>
      </w:r>
      <w:r w:rsidR="007B7CD8">
        <w:t xml:space="preserve">, </w:t>
      </w:r>
      <w:r>
        <w:t>coniferous species or ash</w:t>
      </w:r>
      <w:r w:rsidRPr="00245EC0">
        <w:t xml:space="preserve">. The initial situation corresponds to the year of the first inventory after the purchase of the </w:t>
      </w:r>
      <w:r>
        <w:t>forest block</w:t>
      </w:r>
      <w:r w:rsidRPr="00245EC0">
        <w:t xml:space="preserve"> and after </w:t>
      </w:r>
      <w:r>
        <w:t xml:space="preserve">1992 when the manager decided to apply </w:t>
      </w:r>
      <w:r w:rsidRPr="00245EC0">
        <w:t>Pro Silva principles.</w:t>
      </w:r>
    </w:p>
    <w:tbl>
      <w:tblPr>
        <w:tblStyle w:val="TableauGrille1Clair"/>
        <w:tblW w:w="0" w:type="auto"/>
        <w:tblLook w:val="04A0" w:firstRow="1" w:lastRow="0" w:firstColumn="1" w:lastColumn="0" w:noHBand="0" w:noVBand="1"/>
      </w:tblPr>
      <w:tblGrid>
        <w:gridCol w:w="697"/>
        <w:gridCol w:w="533"/>
        <w:gridCol w:w="555"/>
        <w:gridCol w:w="867"/>
        <w:gridCol w:w="986"/>
        <w:gridCol w:w="1424"/>
        <w:gridCol w:w="1278"/>
        <w:gridCol w:w="851"/>
        <w:gridCol w:w="747"/>
        <w:gridCol w:w="1134"/>
      </w:tblGrid>
      <w:tr w:rsidR="008C52C3" w:rsidRPr="00245EC0" w14:paraId="6FF75E90" w14:textId="77777777" w:rsidTr="007B7CD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97" w:type="dxa"/>
            <w:tcBorders>
              <w:top w:val="single" w:sz="12" w:space="0" w:color="999999" w:themeColor="text1" w:themeTint="66"/>
              <w:left w:val="nil"/>
              <w:right w:val="nil"/>
            </w:tcBorders>
            <w:noWrap/>
            <w:hideMark/>
          </w:tcPr>
          <w:p w14:paraId="278632F4" w14:textId="77777777" w:rsidR="008C52C3" w:rsidRPr="00245EC0" w:rsidRDefault="008C52C3" w:rsidP="0072798E">
            <w:pPr>
              <w:jc w:val="left"/>
              <w:rPr>
                <w:rFonts w:asciiTheme="majorHAnsi" w:eastAsia="Times New Roman" w:hAnsiTheme="majorHAnsi" w:cstheme="majorHAnsi"/>
                <w:sz w:val="16"/>
                <w:szCs w:val="16"/>
                <w:lang w:val="fr-BE"/>
              </w:rPr>
            </w:pPr>
            <w:r w:rsidRPr="00245EC0">
              <w:rPr>
                <w:rFonts w:asciiTheme="majorHAnsi" w:eastAsia="Times New Roman" w:hAnsiTheme="majorHAnsi" w:cstheme="majorHAnsi"/>
                <w:sz w:val="16"/>
                <w:szCs w:val="16"/>
                <w:lang w:val="fr-BE"/>
              </w:rPr>
              <w:t>Block</w:t>
            </w:r>
          </w:p>
        </w:tc>
        <w:tc>
          <w:tcPr>
            <w:tcW w:w="476" w:type="dxa"/>
            <w:tcBorders>
              <w:top w:val="single" w:sz="12" w:space="0" w:color="999999" w:themeColor="text1" w:themeTint="66"/>
              <w:left w:val="nil"/>
              <w:right w:val="nil"/>
            </w:tcBorders>
          </w:tcPr>
          <w:p w14:paraId="34DB7FFE" w14:textId="37188B56" w:rsidR="008C52C3" w:rsidRPr="00245EC0" w:rsidRDefault="008C52C3" w:rsidP="0072798E">
            <w:pPr>
              <w:jc w:val="right"/>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sz w:val="16"/>
                <w:szCs w:val="16"/>
                <w:lang w:val="fr-BE"/>
              </w:rPr>
            </w:pPr>
            <w:r>
              <w:rPr>
                <w:rFonts w:asciiTheme="majorHAnsi" w:eastAsia="Times New Roman" w:hAnsiTheme="majorHAnsi" w:cstheme="majorHAnsi"/>
                <w:sz w:val="16"/>
                <w:szCs w:val="16"/>
                <w:lang w:val="fr-BE"/>
              </w:rPr>
              <w:t>Area (ha)</w:t>
            </w:r>
          </w:p>
        </w:tc>
        <w:tc>
          <w:tcPr>
            <w:tcW w:w="555" w:type="dxa"/>
            <w:tcBorders>
              <w:top w:val="single" w:sz="12" w:space="0" w:color="999999" w:themeColor="text1" w:themeTint="66"/>
              <w:left w:val="nil"/>
              <w:right w:val="nil"/>
            </w:tcBorders>
            <w:noWrap/>
            <w:hideMark/>
          </w:tcPr>
          <w:p w14:paraId="625D8FC2" w14:textId="3E3FE907" w:rsidR="008C52C3" w:rsidRPr="00245EC0" w:rsidRDefault="008C52C3" w:rsidP="0072798E">
            <w:pPr>
              <w:jc w:val="right"/>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sz w:val="16"/>
                <w:szCs w:val="16"/>
                <w:lang w:val="fr-BE"/>
              </w:rPr>
            </w:pPr>
            <w:proofErr w:type="spellStart"/>
            <w:r w:rsidRPr="00245EC0">
              <w:rPr>
                <w:rFonts w:asciiTheme="majorHAnsi" w:eastAsia="Times New Roman" w:hAnsiTheme="majorHAnsi" w:cstheme="majorHAnsi"/>
                <w:sz w:val="16"/>
                <w:szCs w:val="16"/>
                <w:lang w:val="fr-BE"/>
              </w:rPr>
              <w:t>Year</w:t>
            </w:r>
            <w:proofErr w:type="spellEnd"/>
          </w:p>
        </w:tc>
        <w:tc>
          <w:tcPr>
            <w:tcW w:w="867" w:type="dxa"/>
            <w:tcBorders>
              <w:top w:val="single" w:sz="12" w:space="0" w:color="999999" w:themeColor="text1" w:themeTint="66"/>
              <w:left w:val="nil"/>
              <w:right w:val="nil"/>
            </w:tcBorders>
            <w:noWrap/>
            <w:hideMark/>
          </w:tcPr>
          <w:p w14:paraId="3A60EC81" w14:textId="77777777" w:rsidR="008C52C3" w:rsidRPr="00245EC0" w:rsidRDefault="008C52C3" w:rsidP="0072798E">
            <w:pPr>
              <w:jc w:val="right"/>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sz w:val="16"/>
                <w:szCs w:val="16"/>
                <w:lang w:val="fr-BE"/>
              </w:rPr>
            </w:pPr>
            <w:r w:rsidRPr="00245EC0">
              <w:rPr>
                <w:rFonts w:asciiTheme="majorHAnsi" w:eastAsia="Times New Roman" w:hAnsiTheme="majorHAnsi" w:cstheme="majorHAnsi"/>
                <w:sz w:val="16"/>
                <w:szCs w:val="16"/>
                <w:lang w:val="fr-BE"/>
              </w:rPr>
              <w:t>Density (/ha)</w:t>
            </w:r>
          </w:p>
        </w:tc>
        <w:tc>
          <w:tcPr>
            <w:tcW w:w="986" w:type="dxa"/>
            <w:tcBorders>
              <w:top w:val="single" w:sz="12" w:space="0" w:color="999999" w:themeColor="text1" w:themeTint="66"/>
              <w:left w:val="nil"/>
              <w:right w:val="nil"/>
            </w:tcBorders>
            <w:noWrap/>
            <w:hideMark/>
          </w:tcPr>
          <w:p w14:paraId="335DE156" w14:textId="77777777" w:rsidR="008C52C3" w:rsidRPr="00245EC0" w:rsidRDefault="008C52C3" w:rsidP="0072798E">
            <w:pPr>
              <w:jc w:val="right"/>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sz w:val="16"/>
                <w:szCs w:val="16"/>
                <w:lang w:val="fr-BE"/>
              </w:rPr>
            </w:pPr>
            <w:r w:rsidRPr="00245EC0">
              <w:rPr>
                <w:rFonts w:asciiTheme="majorHAnsi" w:eastAsia="Times New Roman" w:hAnsiTheme="majorHAnsi" w:cstheme="majorHAnsi"/>
                <w:sz w:val="16"/>
                <w:szCs w:val="16"/>
                <w:lang w:val="fr-BE"/>
              </w:rPr>
              <w:t>Basal area (m²/ha)</w:t>
            </w:r>
          </w:p>
        </w:tc>
        <w:tc>
          <w:tcPr>
            <w:tcW w:w="1424" w:type="dxa"/>
            <w:tcBorders>
              <w:top w:val="single" w:sz="12" w:space="0" w:color="999999" w:themeColor="text1" w:themeTint="66"/>
              <w:left w:val="nil"/>
              <w:right w:val="nil"/>
            </w:tcBorders>
            <w:noWrap/>
            <w:hideMark/>
          </w:tcPr>
          <w:p w14:paraId="339A7D3B" w14:textId="77777777" w:rsidR="008C52C3" w:rsidRPr="00245EC0" w:rsidRDefault="008C52C3" w:rsidP="0072798E">
            <w:pPr>
              <w:jc w:val="right"/>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sz w:val="16"/>
                <w:szCs w:val="16"/>
                <w:lang w:val="fr-BE"/>
              </w:rPr>
            </w:pPr>
            <w:r w:rsidRPr="00245EC0">
              <w:rPr>
                <w:rFonts w:asciiTheme="majorHAnsi" w:eastAsia="Times New Roman" w:hAnsiTheme="majorHAnsi" w:cstheme="majorHAnsi"/>
                <w:sz w:val="16"/>
                <w:szCs w:val="16"/>
                <w:lang w:val="fr-BE"/>
              </w:rPr>
              <w:t>Standing volume (m³/ha)</w:t>
            </w:r>
          </w:p>
        </w:tc>
        <w:tc>
          <w:tcPr>
            <w:tcW w:w="1278" w:type="dxa"/>
            <w:tcBorders>
              <w:top w:val="single" w:sz="12" w:space="0" w:color="999999" w:themeColor="text1" w:themeTint="66"/>
              <w:left w:val="nil"/>
              <w:right w:val="nil"/>
            </w:tcBorders>
            <w:noWrap/>
            <w:hideMark/>
          </w:tcPr>
          <w:p w14:paraId="48C303DE" w14:textId="77777777" w:rsidR="008C52C3" w:rsidRPr="00245EC0" w:rsidRDefault="008C52C3" w:rsidP="0072798E">
            <w:pPr>
              <w:jc w:val="right"/>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b w:val="0"/>
                <w:bCs w:val="0"/>
                <w:sz w:val="16"/>
                <w:szCs w:val="16"/>
                <w:lang w:val="fr-BE"/>
              </w:rPr>
            </w:pPr>
            <w:r w:rsidRPr="00245EC0">
              <w:rPr>
                <w:rFonts w:asciiTheme="majorHAnsi" w:eastAsia="Times New Roman" w:hAnsiTheme="majorHAnsi" w:cstheme="majorHAnsi"/>
                <w:sz w:val="16"/>
                <w:szCs w:val="16"/>
                <w:lang w:val="fr-BE"/>
              </w:rPr>
              <w:t>Standing value</w:t>
            </w:r>
          </w:p>
          <w:p w14:paraId="7C7847C4" w14:textId="77777777" w:rsidR="008C52C3" w:rsidRPr="00245EC0" w:rsidRDefault="008C52C3" w:rsidP="0072798E">
            <w:pPr>
              <w:jc w:val="right"/>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sz w:val="16"/>
                <w:szCs w:val="16"/>
                <w:lang w:val="fr-BE"/>
              </w:rPr>
            </w:pPr>
            <w:r w:rsidRPr="00245EC0">
              <w:rPr>
                <w:rFonts w:asciiTheme="majorHAnsi" w:eastAsia="Times New Roman" w:hAnsiTheme="majorHAnsi" w:cstheme="majorHAnsi"/>
                <w:sz w:val="16"/>
                <w:szCs w:val="16"/>
                <w:lang w:val="fr-BE"/>
              </w:rPr>
              <w:t xml:space="preserve"> (€ 2019/ha)</w:t>
            </w:r>
          </w:p>
        </w:tc>
        <w:tc>
          <w:tcPr>
            <w:tcW w:w="851" w:type="dxa"/>
            <w:tcBorders>
              <w:top w:val="single" w:sz="12" w:space="0" w:color="999999" w:themeColor="text1" w:themeTint="66"/>
              <w:left w:val="nil"/>
              <w:right w:val="nil"/>
            </w:tcBorders>
            <w:noWrap/>
            <w:hideMark/>
          </w:tcPr>
          <w:p w14:paraId="2D662E87" w14:textId="77777777" w:rsidR="008C52C3" w:rsidRPr="00245EC0" w:rsidRDefault="008C52C3" w:rsidP="0072798E">
            <w:pPr>
              <w:jc w:val="right"/>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sz w:val="16"/>
                <w:szCs w:val="16"/>
                <w:lang w:val="fr-BE"/>
              </w:rPr>
            </w:pPr>
            <w:r w:rsidRPr="00245EC0">
              <w:rPr>
                <w:rFonts w:asciiTheme="majorHAnsi" w:eastAsia="Times New Roman" w:hAnsiTheme="majorHAnsi" w:cstheme="majorHAnsi"/>
                <w:sz w:val="16"/>
                <w:szCs w:val="16"/>
                <w:lang w:val="fr-BE"/>
              </w:rPr>
              <w:t>%</w:t>
            </w:r>
            <w:proofErr w:type="spellStart"/>
            <w:r w:rsidRPr="00245EC0">
              <w:rPr>
                <w:rFonts w:asciiTheme="majorHAnsi" w:eastAsia="Times New Roman" w:hAnsiTheme="majorHAnsi" w:cstheme="majorHAnsi"/>
                <w:sz w:val="16"/>
                <w:szCs w:val="16"/>
                <w:lang w:val="fr-BE"/>
              </w:rPr>
              <w:t>Oak</w:t>
            </w:r>
            <w:proofErr w:type="spellEnd"/>
          </w:p>
        </w:tc>
        <w:tc>
          <w:tcPr>
            <w:tcW w:w="794" w:type="dxa"/>
            <w:tcBorders>
              <w:top w:val="single" w:sz="12" w:space="0" w:color="999999" w:themeColor="text1" w:themeTint="66"/>
              <w:left w:val="nil"/>
              <w:right w:val="nil"/>
            </w:tcBorders>
          </w:tcPr>
          <w:p w14:paraId="4413C27D" w14:textId="77777777" w:rsidR="008C52C3" w:rsidRPr="00245EC0" w:rsidRDefault="008C52C3" w:rsidP="0072798E">
            <w:pPr>
              <w:jc w:val="right"/>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sz w:val="16"/>
                <w:szCs w:val="16"/>
                <w:lang w:val="fr-BE"/>
              </w:rPr>
            </w:pPr>
            <w:r w:rsidRPr="00245EC0">
              <w:rPr>
                <w:rFonts w:asciiTheme="majorHAnsi" w:eastAsia="Times New Roman" w:hAnsiTheme="majorHAnsi" w:cstheme="majorHAnsi"/>
                <w:sz w:val="16"/>
                <w:szCs w:val="16"/>
                <w:lang w:val="fr-BE"/>
              </w:rPr>
              <w:t>%Ash</w:t>
            </w:r>
          </w:p>
        </w:tc>
        <w:tc>
          <w:tcPr>
            <w:tcW w:w="1134" w:type="dxa"/>
            <w:tcBorders>
              <w:top w:val="single" w:sz="12" w:space="0" w:color="999999" w:themeColor="text1" w:themeTint="66"/>
              <w:left w:val="nil"/>
              <w:right w:val="nil"/>
            </w:tcBorders>
            <w:noWrap/>
            <w:hideMark/>
          </w:tcPr>
          <w:p w14:paraId="45192042" w14:textId="33C6934F" w:rsidR="008C52C3" w:rsidRPr="00245EC0" w:rsidRDefault="008C52C3" w:rsidP="0072798E">
            <w:pPr>
              <w:jc w:val="right"/>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sz w:val="16"/>
                <w:szCs w:val="16"/>
                <w:lang w:val="fr-BE"/>
              </w:rPr>
            </w:pPr>
            <w:r w:rsidRPr="00245EC0">
              <w:rPr>
                <w:rFonts w:asciiTheme="majorHAnsi" w:eastAsia="Times New Roman" w:hAnsiTheme="majorHAnsi" w:cstheme="majorHAnsi"/>
                <w:sz w:val="16"/>
                <w:szCs w:val="16"/>
                <w:lang w:val="fr-BE"/>
              </w:rPr>
              <w:t>%</w:t>
            </w:r>
            <w:proofErr w:type="spellStart"/>
            <w:r w:rsidRPr="00245EC0">
              <w:rPr>
                <w:rFonts w:asciiTheme="majorHAnsi" w:eastAsia="Times New Roman" w:hAnsiTheme="majorHAnsi" w:cstheme="majorHAnsi"/>
                <w:sz w:val="16"/>
                <w:szCs w:val="16"/>
                <w:lang w:val="fr-BE"/>
              </w:rPr>
              <w:t>Conif</w:t>
            </w:r>
            <w:proofErr w:type="spellEnd"/>
            <w:r>
              <w:rPr>
                <w:rFonts w:asciiTheme="majorHAnsi" w:eastAsia="Times New Roman" w:hAnsiTheme="majorHAnsi" w:cstheme="majorHAnsi"/>
                <w:sz w:val="16"/>
                <w:szCs w:val="16"/>
                <w:lang w:val="fr-BE"/>
              </w:rPr>
              <w:t>.</w:t>
            </w:r>
          </w:p>
        </w:tc>
      </w:tr>
      <w:tr w:rsidR="008C52C3" w:rsidRPr="00A90596" w14:paraId="054F4F8C" w14:textId="77777777" w:rsidTr="007B7CD8">
        <w:trPr>
          <w:trHeight w:val="300"/>
        </w:trPr>
        <w:tc>
          <w:tcPr>
            <w:cnfStyle w:val="001000000000" w:firstRow="0" w:lastRow="0" w:firstColumn="1" w:lastColumn="0" w:oddVBand="0" w:evenVBand="0" w:oddHBand="0" w:evenHBand="0" w:firstRowFirstColumn="0" w:firstRowLastColumn="0" w:lastRowFirstColumn="0" w:lastRowLastColumn="0"/>
            <w:tcW w:w="697" w:type="dxa"/>
            <w:tcBorders>
              <w:top w:val="single" w:sz="12" w:space="0" w:color="666666" w:themeColor="text1" w:themeTint="99"/>
              <w:left w:val="nil"/>
              <w:right w:val="nil"/>
            </w:tcBorders>
            <w:noWrap/>
            <w:hideMark/>
          </w:tcPr>
          <w:p w14:paraId="7FF3AB4D" w14:textId="77777777" w:rsidR="008C52C3" w:rsidRPr="00A90596" w:rsidRDefault="008C52C3" w:rsidP="008C52C3">
            <w:pPr>
              <w:jc w:val="left"/>
              <w:rPr>
                <w:rFonts w:asciiTheme="majorHAnsi" w:eastAsia="Times New Roman" w:hAnsiTheme="majorHAnsi" w:cstheme="majorHAnsi"/>
                <w:color w:val="000000"/>
                <w:sz w:val="16"/>
                <w:szCs w:val="16"/>
                <w:lang w:val="fr-BE"/>
              </w:rPr>
            </w:pPr>
            <w:r w:rsidRPr="00A90596">
              <w:rPr>
                <w:rFonts w:asciiTheme="majorHAnsi" w:eastAsia="Times New Roman" w:hAnsiTheme="majorHAnsi" w:cstheme="majorHAnsi"/>
                <w:color w:val="000000"/>
                <w:sz w:val="16"/>
                <w:szCs w:val="16"/>
                <w:lang w:val="fr-BE"/>
              </w:rPr>
              <w:t>1</w:t>
            </w:r>
          </w:p>
        </w:tc>
        <w:tc>
          <w:tcPr>
            <w:tcW w:w="476" w:type="dxa"/>
            <w:tcBorders>
              <w:top w:val="single" w:sz="12" w:space="0" w:color="666666" w:themeColor="text1" w:themeTint="99"/>
              <w:left w:val="nil"/>
              <w:right w:val="nil"/>
            </w:tcBorders>
          </w:tcPr>
          <w:p w14:paraId="5A6B7770" w14:textId="57CF6C2B"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6"/>
                <w:szCs w:val="16"/>
              </w:rPr>
            </w:pPr>
            <w:r>
              <w:rPr>
                <w:rFonts w:asciiTheme="majorHAnsi" w:hAnsiTheme="majorHAnsi" w:cstheme="majorHAnsi"/>
                <w:color w:val="000000"/>
                <w:sz w:val="16"/>
                <w:szCs w:val="16"/>
              </w:rPr>
              <w:t>47</w:t>
            </w:r>
          </w:p>
        </w:tc>
        <w:tc>
          <w:tcPr>
            <w:tcW w:w="555" w:type="dxa"/>
            <w:tcBorders>
              <w:top w:val="single" w:sz="12" w:space="0" w:color="666666" w:themeColor="text1" w:themeTint="99"/>
              <w:left w:val="nil"/>
              <w:right w:val="nil"/>
            </w:tcBorders>
            <w:noWrap/>
            <w:hideMark/>
          </w:tcPr>
          <w:p w14:paraId="41FFA5E1" w14:textId="63CA13EE"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1992</w:t>
            </w:r>
          </w:p>
        </w:tc>
        <w:tc>
          <w:tcPr>
            <w:tcW w:w="867" w:type="dxa"/>
            <w:tcBorders>
              <w:top w:val="single" w:sz="12" w:space="0" w:color="666666" w:themeColor="text1" w:themeTint="99"/>
              <w:left w:val="nil"/>
              <w:right w:val="nil"/>
            </w:tcBorders>
            <w:noWrap/>
            <w:hideMark/>
          </w:tcPr>
          <w:p w14:paraId="078B7ACA" w14:textId="52F68F8D"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19</w:t>
            </w:r>
            <w:r w:rsidR="00F0032B">
              <w:rPr>
                <w:rFonts w:asciiTheme="majorHAnsi" w:hAnsiTheme="majorHAnsi" w:cstheme="majorHAnsi"/>
                <w:color w:val="000000"/>
                <w:sz w:val="16"/>
                <w:szCs w:val="16"/>
              </w:rPr>
              <w:t>5</w:t>
            </w:r>
          </w:p>
        </w:tc>
        <w:tc>
          <w:tcPr>
            <w:tcW w:w="986" w:type="dxa"/>
            <w:tcBorders>
              <w:top w:val="single" w:sz="12" w:space="0" w:color="666666" w:themeColor="text1" w:themeTint="99"/>
              <w:left w:val="nil"/>
              <w:right w:val="nil"/>
            </w:tcBorders>
            <w:noWrap/>
            <w:hideMark/>
          </w:tcPr>
          <w:p w14:paraId="0CF246E4" w14:textId="1F75EBA2"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12</w:t>
            </w:r>
            <w:r w:rsidR="00F10E1C">
              <w:rPr>
                <w:rFonts w:asciiTheme="majorHAnsi" w:hAnsiTheme="majorHAnsi" w:cstheme="majorHAnsi"/>
                <w:color w:val="000000"/>
                <w:sz w:val="16"/>
                <w:szCs w:val="16"/>
              </w:rPr>
              <w:t>.</w:t>
            </w:r>
            <w:r w:rsidRPr="00A90596">
              <w:rPr>
                <w:rFonts w:asciiTheme="majorHAnsi" w:hAnsiTheme="majorHAnsi" w:cstheme="majorHAnsi"/>
                <w:color w:val="000000"/>
                <w:sz w:val="16"/>
                <w:szCs w:val="16"/>
              </w:rPr>
              <w:t>7</w:t>
            </w:r>
          </w:p>
        </w:tc>
        <w:tc>
          <w:tcPr>
            <w:tcW w:w="1424" w:type="dxa"/>
            <w:tcBorders>
              <w:top w:val="single" w:sz="12" w:space="0" w:color="666666" w:themeColor="text1" w:themeTint="99"/>
              <w:left w:val="nil"/>
              <w:right w:val="nil"/>
            </w:tcBorders>
            <w:noWrap/>
            <w:hideMark/>
          </w:tcPr>
          <w:p w14:paraId="45965273" w14:textId="2A1073B2"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146</w:t>
            </w:r>
          </w:p>
        </w:tc>
        <w:tc>
          <w:tcPr>
            <w:tcW w:w="1278" w:type="dxa"/>
            <w:tcBorders>
              <w:top w:val="single" w:sz="12" w:space="0" w:color="666666" w:themeColor="text1" w:themeTint="99"/>
              <w:left w:val="nil"/>
              <w:right w:val="nil"/>
            </w:tcBorders>
            <w:noWrap/>
            <w:hideMark/>
          </w:tcPr>
          <w:p w14:paraId="32E5D367" w14:textId="2400D32D"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6925</w:t>
            </w:r>
          </w:p>
        </w:tc>
        <w:tc>
          <w:tcPr>
            <w:tcW w:w="851" w:type="dxa"/>
            <w:tcBorders>
              <w:top w:val="single" w:sz="12" w:space="0" w:color="666666" w:themeColor="text1" w:themeTint="99"/>
              <w:left w:val="nil"/>
              <w:right w:val="nil"/>
            </w:tcBorders>
            <w:noWrap/>
            <w:hideMark/>
          </w:tcPr>
          <w:p w14:paraId="35EBF727" w14:textId="0CFAAEB5"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58</w:t>
            </w:r>
            <w:r w:rsidR="00F10E1C">
              <w:rPr>
                <w:rFonts w:asciiTheme="majorHAnsi" w:hAnsiTheme="majorHAnsi" w:cstheme="majorHAnsi"/>
                <w:color w:val="000000"/>
                <w:sz w:val="16"/>
                <w:szCs w:val="16"/>
              </w:rPr>
              <w:t>.</w:t>
            </w:r>
            <w:r w:rsidRPr="00A90596">
              <w:rPr>
                <w:rFonts w:asciiTheme="majorHAnsi" w:hAnsiTheme="majorHAnsi" w:cstheme="majorHAnsi"/>
                <w:color w:val="000000"/>
                <w:sz w:val="16"/>
                <w:szCs w:val="16"/>
              </w:rPr>
              <w:t>8</w:t>
            </w:r>
          </w:p>
        </w:tc>
        <w:tc>
          <w:tcPr>
            <w:tcW w:w="794" w:type="dxa"/>
            <w:tcBorders>
              <w:top w:val="single" w:sz="12" w:space="0" w:color="666666" w:themeColor="text1" w:themeTint="99"/>
              <w:left w:val="nil"/>
              <w:right w:val="nil"/>
            </w:tcBorders>
          </w:tcPr>
          <w:p w14:paraId="387559C0" w14:textId="76E8B0F3"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0</w:t>
            </w:r>
            <w:r w:rsidR="00F10E1C">
              <w:rPr>
                <w:rFonts w:asciiTheme="majorHAnsi" w:hAnsiTheme="majorHAnsi" w:cstheme="majorHAnsi"/>
                <w:color w:val="000000"/>
                <w:sz w:val="16"/>
                <w:szCs w:val="16"/>
              </w:rPr>
              <w:t>.</w:t>
            </w:r>
            <w:r w:rsidRPr="00A90596">
              <w:rPr>
                <w:rFonts w:asciiTheme="majorHAnsi" w:hAnsiTheme="majorHAnsi" w:cstheme="majorHAnsi"/>
                <w:color w:val="000000"/>
                <w:sz w:val="16"/>
                <w:szCs w:val="16"/>
              </w:rPr>
              <w:t>5</w:t>
            </w:r>
          </w:p>
        </w:tc>
        <w:tc>
          <w:tcPr>
            <w:tcW w:w="1134" w:type="dxa"/>
            <w:tcBorders>
              <w:top w:val="single" w:sz="12" w:space="0" w:color="666666" w:themeColor="text1" w:themeTint="99"/>
              <w:left w:val="nil"/>
              <w:right w:val="nil"/>
            </w:tcBorders>
            <w:noWrap/>
            <w:hideMark/>
          </w:tcPr>
          <w:p w14:paraId="0900F8A4" w14:textId="44B69D5E"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26</w:t>
            </w:r>
            <w:r w:rsidR="00F10E1C">
              <w:rPr>
                <w:rFonts w:asciiTheme="majorHAnsi" w:hAnsiTheme="majorHAnsi" w:cstheme="majorHAnsi"/>
                <w:color w:val="000000"/>
                <w:sz w:val="16"/>
                <w:szCs w:val="16"/>
              </w:rPr>
              <w:t>.</w:t>
            </w:r>
            <w:r w:rsidRPr="00A90596">
              <w:rPr>
                <w:rFonts w:asciiTheme="majorHAnsi" w:hAnsiTheme="majorHAnsi" w:cstheme="majorHAnsi"/>
                <w:color w:val="000000"/>
                <w:sz w:val="16"/>
                <w:szCs w:val="16"/>
              </w:rPr>
              <w:t>1</w:t>
            </w:r>
          </w:p>
        </w:tc>
      </w:tr>
      <w:tr w:rsidR="008C52C3" w:rsidRPr="00A90596" w14:paraId="2136994F" w14:textId="77777777" w:rsidTr="007B7CD8">
        <w:trPr>
          <w:trHeight w:val="300"/>
        </w:trPr>
        <w:tc>
          <w:tcPr>
            <w:cnfStyle w:val="001000000000" w:firstRow="0" w:lastRow="0" w:firstColumn="1" w:lastColumn="0" w:oddVBand="0" w:evenVBand="0" w:oddHBand="0" w:evenHBand="0" w:firstRowFirstColumn="0" w:firstRowLastColumn="0" w:lastRowFirstColumn="0" w:lastRowLastColumn="0"/>
            <w:tcW w:w="697" w:type="dxa"/>
            <w:tcBorders>
              <w:left w:val="nil"/>
              <w:right w:val="nil"/>
            </w:tcBorders>
            <w:noWrap/>
            <w:hideMark/>
          </w:tcPr>
          <w:p w14:paraId="4EAB6887" w14:textId="77777777" w:rsidR="008C52C3" w:rsidRPr="00A90596" w:rsidRDefault="008C52C3" w:rsidP="008C52C3">
            <w:pPr>
              <w:jc w:val="left"/>
              <w:rPr>
                <w:rFonts w:asciiTheme="majorHAnsi" w:eastAsia="Times New Roman" w:hAnsiTheme="majorHAnsi" w:cstheme="majorHAnsi"/>
                <w:color w:val="000000"/>
                <w:sz w:val="16"/>
                <w:szCs w:val="16"/>
                <w:lang w:val="fr-BE"/>
              </w:rPr>
            </w:pPr>
            <w:r w:rsidRPr="00A90596">
              <w:rPr>
                <w:rFonts w:asciiTheme="majorHAnsi" w:eastAsia="Times New Roman" w:hAnsiTheme="majorHAnsi" w:cstheme="majorHAnsi"/>
                <w:color w:val="000000"/>
                <w:sz w:val="16"/>
                <w:szCs w:val="16"/>
                <w:lang w:val="fr-BE"/>
              </w:rPr>
              <w:t>2</w:t>
            </w:r>
          </w:p>
        </w:tc>
        <w:tc>
          <w:tcPr>
            <w:tcW w:w="476" w:type="dxa"/>
            <w:tcBorders>
              <w:left w:val="nil"/>
              <w:right w:val="nil"/>
            </w:tcBorders>
          </w:tcPr>
          <w:p w14:paraId="7A65A79D" w14:textId="7678CFEF"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6"/>
                <w:szCs w:val="16"/>
              </w:rPr>
            </w:pPr>
            <w:r>
              <w:rPr>
                <w:rFonts w:asciiTheme="majorHAnsi" w:hAnsiTheme="majorHAnsi" w:cstheme="majorHAnsi"/>
                <w:color w:val="000000"/>
                <w:sz w:val="16"/>
                <w:szCs w:val="16"/>
              </w:rPr>
              <w:t>91</w:t>
            </w:r>
          </w:p>
        </w:tc>
        <w:tc>
          <w:tcPr>
            <w:tcW w:w="555" w:type="dxa"/>
            <w:tcBorders>
              <w:left w:val="nil"/>
              <w:right w:val="nil"/>
            </w:tcBorders>
            <w:noWrap/>
            <w:hideMark/>
          </w:tcPr>
          <w:p w14:paraId="20D5E580" w14:textId="67D1E5B1"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1992</w:t>
            </w:r>
          </w:p>
        </w:tc>
        <w:tc>
          <w:tcPr>
            <w:tcW w:w="867" w:type="dxa"/>
            <w:tcBorders>
              <w:left w:val="nil"/>
              <w:right w:val="nil"/>
            </w:tcBorders>
            <w:noWrap/>
            <w:hideMark/>
          </w:tcPr>
          <w:p w14:paraId="48D22CE7" w14:textId="334F95D2"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17</w:t>
            </w:r>
            <w:r w:rsidR="00F0032B">
              <w:rPr>
                <w:rFonts w:asciiTheme="majorHAnsi" w:hAnsiTheme="majorHAnsi" w:cstheme="majorHAnsi"/>
                <w:color w:val="000000"/>
                <w:sz w:val="16"/>
                <w:szCs w:val="16"/>
              </w:rPr>
              <w:t>1</w:t>
            </w:r>
          </w:p>
        </w:tc>
        <w:tc>
          <w:tcPr>
            <w:tcW w:w="986" w:type="dxa"/>
            <w:tcBorders>
              <w:left w:val="nil"/>
              <w:right w:val="nil"/>
            </w:tcBorders>
            <w:noWrap/>
            <w:hideMark/>
          </w:tcPr>
          <w:p w14:paraId="421165BF" w14:textId="5ACB7E93"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16</w:t>
            </w:r>
            <w:r w:rsidR="00F10E1C">
              <w:rPr>
                <w:rFonts w:asciiTheme="majorHAnsi" w:hAnsiTheme="majorHAnsi" w:cstheme="majorHAnsi"/>
                <w:color w:val="000000"/>
                <w:sz w:val="16"/>
                <w:szCs w:val="16"/>
              </w:rPr>
              <w:t>.</w:t>
            </w:r>
            <w:r w:rsidRPr="00A90596">
              <w:rPr>
                <w:rFonts w:asciiTheme="majorHAnsi" w:hAnsiTheme="majorHAnsi" w:cstheme="majorHAnsi"/>
                <w:color w:val="000000"/>
                <w:sz w:val="16"/>
                <w:szCs w:val="16"/>
              </w:rPr>
              <w:t>1</w:t>
            </w:r>
          </w:p>
        </w:tc>
        <w:tc>
          <w:tcPr>
            <w:tcW w:w="1424" w:type="dxa"/>
            <w:tcBorders>
              <w:left w:val="nil"/>
              <w:right w:val="nil"/>
            </w:tcBorders>
            <w:noWrap/>
            <w:hideMark/>
          </w:tcPr>
          <w:p w14:paraId="30792355" w14:textId="0BAA706A"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20</w:t>
            </w:r>
            <w:r w:rsidR="00F0032B">
              <w:rPr>
                <w:rFonts w:asciiTheme="majorHAnsi" w:hAnsiTheme="majorHAnsi" w:cstheme="majorHAnsi"/>
                <w:color w:val="000000"/>
                <w:sz w:val="16"/>
                <w:szCs w:val="16"/>
              </w:rPr>
              <w:t>6</w:t>
            </w:r>
          </w:p>
        </w:tc>
        <w:tc>
          <w:tcPr>
            <w:tcW w:w="1278" w:type="dxa"/>
            <w:tcBorders>
              <w:left w:val="nil"/>
              <w:right w:val="nil"/>
            </w:tcBorders>
            <w:noWrap/>
            <w:hideMark/>
          </w:tcPr>
          <w:p w14:paraId="324D50A4" w14:textId="7661681B"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1252</w:t>
            </w:r>
            <w:r w:rsidR="00F0032B">
              <w:rPr>
                <w:rFonts w:asciiTheme="majorHAnsi" w:hAnsiTheme="majorHAnsi" w:cstheme="majorHAnsi"/>
                <w:color w:val="000000"/>
                <w:sz w:val="16"/>
                <w:szCs w:val="16"/>
              </w:rPr>
              <w:t>2</w:t>
            </w:r>
          </w:p>
        </w:tc>
        <w:tc>
          <w:tcPr>
            <w:tcW w:w="851" w:type="dxa"/>
            <w:tcBorders>
              <w:left w:val="nil"/>
              <w:right w:val="nil"/>
            </w:tcBorders>
            <w:noWrap/>
            <w:hideMark/>
          </w:tcPr>
          <w:p w14:paraId="5B1B7878" w14:textId="2CA31F4F"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43</w:t>
            </w:r>
            <w:r w:rsidR="00F10E1C">
              <w:rPr>
                <w:rFonts w:asciiTheme="majorHAnsi" w:hAnsiTheme="majorHAnsi" w:cstheme="majorHAnsi"/>
                <w:color w:val="000000"/>
                <w:sz w:val="16"/>
                <w:szCs w:val="16"/>
              </w:rPr>
              <w:t>.</w:t>
            </w:r>
            <w:r w:rsidRPr="00A90596">
              <w:rPr>
                <w:rFonts w:asciiTheme="majorHAnsi" w:hAnsiTheme="majorHAnsi" w:cstheme="majorHAnsi"/>
                <w:color w:val="000000"/>
                <w:sz w:val="16"/>
                <w:szCs w:val="16"/>
              </w:rPr>
              <w:t>0</w:t>
            </w:r>
          </w:p>
        </w:tc>
        <w:tc>
          <w:tcPr>
            <w:tcW w:w="794" w:type="dxa"/>
            <w:tcBorders>
              <w:left w:val="nil"/>
              <w:right w:val="nil"/>
            </w:tcBorders>
          </w:tcPr>
          <w:p w14:paraId="47E98C14" w14:textId="34F10C2E"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10</w:t>
            </w:r>
            <w:r w:rsidR="00F10E1C">
              <w:rPr>
                <w:rFonts w:asciiTheme="majorHAnsi" w:hAnsiTheme="majorHAnsi" w:cstheme="majorHAnsi"/>
                <w:color w:val="000000"/>
                <w:sz w:val="16"/>
                <w:szCs w:val="16"/>
              </w:rPr>
              <w:t>.</w:t>
            </w:r>
            <w:r w:rsidRPr="00A90596">
              <w:rPr>
                <w:rFonts w:asciiTheme="majorHAnsi" w:hAnsiTheme="majorHAnsi" w:cstheme="majorHAnsi"/>
                <w:color w:val="000000"/>
                <w:sz w:val="16"/>
                <w:szCs w:val="16"/>
              </w:rPr>
              <w:t>2</w:t>
            </w:r>
          </w:p>
        </w:tc>
        <w:tc>
          <w:tcPr>
            <w:tcW w:w="1134" w:type="dxa"/>
            <w:tcBorders>
              <w:left w:val="nil"/>
              <w:right w:val="nil"/>
            </w:tcBorders>
            <w:noWrap/>
            <w:hideMark/>
          </w:tcPr>
          <w:p w14:paraId="65AFB81A" w14:textId="5AD142B2"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19</w:t>
            </w:r>
            <w:r w:rsidR="00F10E1C">
              <w:rPr>
                <w:rFonts w:asciiTheme="majorHAnsi" w:hAnsiTheme="majorHAnsi" w:cstheme="majorHAnsi"/>
                <w:color w:val="000000"/>
                <w:sz w:val="16"/>
                <w:szCs w:val="16"/>
              </w:rPr>
              <w:t>.</w:t>
            </w:r>
            <w:r w:rsidRPr="00A90596">
              <w:rPr>
                <w:rFonts w:asciiTheme="majorHAnsi" w:hAnsiTheme="majorHAnsi" w:cstheme="majorHAnsi"/>
                <w:color w:val="000000"/>
                <w:sz w:val="16"/>
                <w:szCs w:val="16"/>
              </w:rPr>
              <w:t>0</w:t>
            </w:r>
          </w:p>
        </w:tc>
      </w:tr>
      <w:tr w:rsidR="008C52C3" w:rsidRPr="00A90596" w14:paraId="726405F1" w14:textId="77777777" w:rsidTr="007B7CD8">
        <w:trPr>
          <w:trHeight w:val="300"/>
        </w:trPr>
        <w:tc>
          <w:tcPr>
            <w:cnfStyle w:val="001000000000" w:firstRow="0" w:lastRow="0" w:firstColumn="1" w:lastColumn="0" w:oddVBand="0" w:evenVBand="0" w:oddHBand="0" w:evenHBand="0" w:firstRowFirstColumn="0" w:firstRowLastColumn="0" w:lastRowFirstColumn="0" w:lastRowLastColumn="0"/>
            <w:tcW w:w="697" w:type="dxa"/>
            <w:tcBorders>
              <w:left w:val="nil"/>
              <w:right w:val="nil"/>
            </w:tcBorders>
            <w:noWrap/>
            <w:hideMark/>
          </w:tcPr>
          <w:p w14:paraId="46A439B3" w14:textId="77777777" w:rsidR="008C52C3" w:rsidRPr="00A90596" w:rsidRDefault="008C52C3" w:rsidP="008C52C3">
            <w:pPr>
              <w:jc w:val="left"/>
              <w:rPr>
                <w:rFonts w:asciiTheme="majorHAnsi" w:eastAsia="Times New Roman" w:hAnsiTheme="majorHAnsi" w:cstheme="majorHAnsi"/>
                <w:color w:val="000000"/>
                <w:sz w:val="16"/>
                <w:szCs w:val="16"/>
                <w:lang w:val="fr-BE"/>
              </w:rPr>
            </w:pPr>
            <w:r w:rsidRPr="00A90596">
              <w:rPr>
                <w:rFonts w:asciiTheme="majorHAnsi" w:eastAsia="Times New Roman" w:hAnsiTheme="majorHAnsi" w:cstheme="majorHAnsi"/>
                <w:color w:val="000000"/>
                <w:sz w:val="16"/>
                <w:szCs w:val="16"/>
                <w:lang w:val="fr-BE"/>
              </w:rPr>
              <w:t>3</w:t>
            </w:r>
          </w:p>
        </w:tc>
        <w:tc>
          <w:tcPr>
            <w:tcW w:w="476" w:type="dxa"/>
            <w:tcBorders>
              <w:left w:val="nil"/>
              <w:right w:val="nil"/>
            </w:tcBorders>
          </w:tcPr>
          <w:p w14:paraId="241B2D7E" w14:textId="5F6C6A16"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6"/>
                <w:szCs w:val="16"/>
              </w:rPr>
            </w:pPr>
            <w:r>
              <w:rPr>
                <w:rFonts w:asciiTheme="majorHAnsi" w:hAnsiTheme="majorHAnsi" w:cstheme="majorHAnsi"/>
                <w:color w:val="000000"/>
                <w:sz w:val="16"/>
                <w:szCs w:val="16"/>
              </w:rPr>
              <w:t>41</w:t>
            </w:r>
          </w:p>
        </w:tc>
        <w:tc>
          <w:tcPr>
            <w:tcW w:w="555" w:type="dxa"/>
            <w:tcBorders>
              <w:left w:val="nil"/>
              <w:right w:val="nil"/>
            </w:tcBorders>
            <w:noWrap/>
            <w:hideMark/>
          </w:tcPr>
          <w:p w14:paraId="2546653D" w14:textId="28DC3CF4"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1995</w:t>
            </w:r>
          </w:p>
        </w:tc>
        <w:tc>
          <w:tcPr>
            <w:tcW w:w="867" w:type="dxa"/>
            <w:tcBorders>
              <w:left w:val="nil"/>
              <w:right w:val="nil"/>
            </w:tcBorders>
            <w:noWrap/>
            <w:hideMark/>
          </w:tcPr>
          <w:p w14:paraId="18A6AD81" w14:textId="449801DE"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225</w:t>
            </w:r>
          </w:p>
        </w:tc>
        <w:tc>
          <w:tcPr>
            <w:tcW w:w="986" w:type="dxa"/>
            <w:tcBorders>
              <w:left w:val="nil"/>
              <w:right w:val="nil"/>
            </w:tcBorders>
            <w:noWrap/>
            <w:hideMark/>
          </w:tcPr>
          <w:p w14:paraId="4D5AE742" w14:textId="61553BCD"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14</w:t>
            </w:r>
            <w:r w:rsidR="00F10E1C">
              <w:rPr>
                <w:rFonts w:asciiTheme="majorHAnsi" w:hAnsiTheme="majorHAnsi" w:cstheme="majorHAnsi"/>
                <w:color w:val="000000"/>
                <w:sz w:val="16"/>
                <w:szCs w:val="16"/>
              </w:rPr>
              <w:t>.</w:t>
            </w:r>
            <w:r w:rsidRPr="00A90596">
              <w:rPr>
                <w:rFonts w:asciiTheme="majorHAnsi" w:hAnsiTheme="majorHAnsi" w:cstheme="majorHAnsi"/>
                <w:color w:val="000000"/>
                <w:sz w:val="16"/>
                <w:szCs w:val="16"/>
              </w:rPr>
              <w:t>9</w:t>
            </w:r>
          </w:p>
        </w:tc>
        <w:tc>
          <w:tcPr>
            <w:tcW w:w="1424" w:type="dxa"/>
            <w:tcBorders>
              <w:left w:val="nil"/>
              <w:right w:val="nil"/>
            </w:tcBorders>
            <w:noWrap/>
            <w:hideMark/>
          </w:tcPr>
          <w:p w14:paraId="3366AE10" w14:textId="29B4B09A"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18</w:t>
            </w:r>
            <w:r w:rsidR="00F0032B">
              <w:rPr>
                <w:rFonts w:asciiTheme="majorHAnsi" w:hAnsiTheme="majorHAnsi" w:cstheme="majorHAnsi"/>
                <w:color w:val="000000"/>
                <w:sz w:val="16"/>
                <w:szCs w:val="16"/>
              </w:rPr>
              <w:t>8</w:t>
            </w:r>
          </w:p>
        </w:tc>
        <w:tc>
          <w:tcPr>
            <w:tcW w:w="1278" w:type="dxa"/>
            <w:tcBorders>
              <w:left w:val="nil"/>
              <w:right w:val="nil"/>
            </w:tcBorders>
            <w:noWrap/>
            <w:hideMark/>
          </w:tcPr>
          <w:p w14:paraId="0530628C" w14:textId="2591796A"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1204</w:t>
            </w:r>
            <w:r w:rsidR="00F0032B">
              <w:rPr>
                <w:rFonts w:asciiTheme="majorHAnsi" w:hAnsiTheme="majorHAnsi" w:cstheme="majorHAnsi"/>
                <w:color w:val="000000"/>
                <w:sz w:val="16"/>
                <w:szCs w:val="16"/>
              </w:rPr>
              <w:t>5</w:t>
            </w:r>
          </w:p>
        </w:tc>
        <w:tc>
          <w:tcPr>
            <w:tcW w:w="851" w:type="dxa"/>
            <w:tcBorders>
              <w:left w:val="nil"/>
              <w:right w:val="nil"/>
            </w:tcBorders>
            <w:noWrap/>
            <w:hideMark/>
          </w:tcPr>
          <w:p w14:paraId="2C415A52" w14:textId="4F7D86F3"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31</w:t>
            </w:r>
            <w:r w:rsidR="00F10E1C">
              <w:rPr>
                <w:rFonts w:asciiTheme="majorHAnsi" w:hAnsiTheme="majorHAnsi" w:cstheme="majorHAnsi"/>
                <w:color w:val="000000"/>
                <w:sz w:val="16"/>
                <w:szCs w:val="16"/>
              </w:rPr>
              <w:t>.</w:t>
            </w:r>
            <w:r w:rsidRPr="00A90596">
              <w:rPr>
                <w:rFonts w:asciiTheme="majorHAnsi" w:hAnsiTheme="majorHAnsi" w:cstheme="majorHAnsi"/>
                <w:color w:val="000000"/>
                <w:sz w:val="16"/>
                <w:szCs w:val="16"/>
              </w:rPr>
              <w:t>6</w:t>
            </w:r>
          </w:p>
        </w:tc>
        <w:tc>
          <w:tcPr>
            <w:tcW w:w="794" w:type="dxa"/>
            <w:tcBorders>
              <w:left w:val="nil"/>
              <w:right w:val="nil"/>
            </w:tcBorders>
          </w:tcPr>
          <w:p w14:paraId="6232BDE0" w14:textId="5B9F59AA"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27</w:t>
            </w:r>
            <w:r w:rsidR="00F10E1C">
              <w:rPr>
                <w:rFonts w:asciiTheme="majorHAnsi" w:hAnsiTheme="majorHAnsi" w:cstheme="majorHAnsi"/>
                <w:color w:val="000000"/>
                <w:sz w:val="16"/>
                <w:szCs w:val="16"/>
              </w:rPr>
              <w:t>.</w:t>
            </w:r>
            <w:r w:rsidRPr="00A90596">
              <w:rPr>
                <w:rFonts w:asciiTheme="majorHAnsi" w:hAnsiTheme="majorHAnsi" w:cstheme="majorHAnsi"/>
                <w:color w:val="000000"/>
                <w:sz w:val="16"/>
                <w:szCs w:val="16"/>
              </w:rPr>
              <w:t>7</w:t>
            </w:r>
          </w:p>
        </w:tc>
        <w:tc>
          <w:tcPr>
            <w:tcW w:w="1134" w:type="dxa"/>
            <w:tcBorders>
              <w:left w:val="nil"/>
              <w:right w:val="nil"/>
            </w:tcBorders>
            <w:noWrap/>
            <w:hideMark/>
          </w:tcPr>
          <w:p w14:paraId="4FAB1C28" w14:textId="258F979B"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3</w:t>
            </w:r>
            <w:r w:rsidR="00F10E1C">
              <w:rPr>
                <w:rFonts w:asciiTheme="majorHAnsi" w:hAnsiTheme="majorHAnsi" w:cstheme="majorHAnsi"/>
                <w:color w:val="000000"/>
                <w:sz w:val="16"/>
                <w:szCs w:val="16"/>
              </w:rPr>
              <w:t>.</w:t>
            </w:r>
            <w:r w:rsidRPr="00A90596">
              <w:rPr>
                <w:rFonts w:asciiTheme="majorHAnsi" w:hAnsiTheme="majorHAnsi" w:cstheme="majorHAnsi"/>
                <w:color w:val="000000"/>
                <w:sz w:val="16"/>
                <w:szCs w:val="16"/>
              </w:rPr>
              <w:t>9</w:t>
            </w:r>
          </w:p>
        </w:tc>
      </w:tr>
      <w:tr w:rsidR="008C52C3" w:rsidRPr="00A90596" w14:paraId="10F34F0A" w14:textId="77777777" w:rsidTr="007B7CD8">
        <w:trPr>
          <w:trHeight w:val="300"/>
        </w:trPr>
        <w:tc>
          <w:tcPr>
            <w:cnfStyle w:val="001000000000" w:firstRow="0" w:lastRow="0" w:firstColumn="1" w:lastColumn="0" w:oddVBand="0" w:evenVBand="0" w:oddHBand="0" w:evenHBand="0" w:firstRowFirstColumn="0" w:firstRowLastColumn="0" w:lastRowFirstColumn="0" w:lastRowLastColumn="0"/>
            <w:tcW w:w="697" w:type="dxa"/>
            <w:tcBorders>
              <w:left w:val="nil"/>
              <w:right w:val="nil"/>
            </w:tcBorders>
            <w:noWrap/>
            <w:hideMark/>
          </w:tcPr>
          <w:p w14:paraId="0244DF79" w14:textId="77777777" w:rsidR="008C52C3" w:rsidRPr="00A90596" w:rsidRDefault="008C52C3" w:rsidP="008C52C3">
            <w:pPr>
              <w:jc w:val="left"/>
              <w:rPr>
                <w:rFonts w:asciiTheme="majorHAnsi" w:eastAsia="Times New Roman" w:hAnsiTheme="majorHAnsi" w:cstheme="majorHAnsi"/>
                <w:color w:val="000000"/>
                <w:sz w:val="16"/>
                <w:szCs w:val="16"/>
                <w:lang w:val="fr-BE"/>
              </w:rPr>
            </w:pPr>
            <w:r w:rsidRPr="00A90596">
              <w:rPr>
                <w:rFonts w:asciiTheme="majorHAnsi" w:eastAsia="Times New Roman" w:hAnsiTheme="majorHAnsi" w:cstheme="majorHAnsi"/>
                <w:color w:val="000000"/>
                <w:sz w:val="16"/>
                <w:szCs w:val="16"/>
                <w:lang w:val="fr-BE"/>
              </w:rPr>
              <w:t>4</w:t>
            </w:r>
          </w:p>
        </w:tc>
        <w:tc>
          <w:tcPr>
            <w:tcW w:w="476" w:type="dxa"/>
            <w:tcBorders>
              <w:left w:val="nil"/>
              <w:right w:val="nil"/>
            </w:tcBorders>
          </w:tcPr>
          <w:p w14:paraId="222E7F92" w14:textId="618A8C51"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6"/>
                <w:szCs w:val="16"/>
              </w:rPr>
            </w:pPr>
            <w:r>
              <w:rPr>
                <w:rFonts w:asciiTheme="majorHAnsi" w:hAnsiTheme="majorHAnsi" w:cstheme="majorHAnsi"/>
                <w:color w:val="000000"/>
                <w:sz w:val="16"/>
                <w:szCs w:val="16"/>
              </w:rPr>
              <w:t>29</w:t>
            </w:r>
          </w:p>
        </w:tc>
        <w:tc>
          <w:tcPr>
            <w:tcW w:w="555" w:type="dxa"/>
            <w:tcBorders>
              <w:left w:val="nil"/>
              <w:right w:val="nil"/>
            </w:tcBorders>
            <w:noWrap/>
            <w:hideMark/>
          </w:tcPr>
          <w:p w14:paraId="273DCE3F" w14:textId="41ACEDE0"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2009</w:t>
            </w:r>
          </w:p>
        </w:tc>
        <w:tc>
          <w:tcPr>
            <w:tcW w:w="867" w:type="dxa"/>
            <w:tcBorders>
              <w:left w:val="nil"/>
              <w:right w:val="nil"/>
            </w:tcBorders>
            <w:noWrap/>
            <w:hideMark/>
          </w:tcPr>
          <w:p w14:paraId="091DFD97" w14:textId="4359BCE2"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2</w:t>
            </w:r>
            <w:r w:rsidR="00F0032B">
              <w:rPr>
                <w:rFonts w:asciiTheme="majorHAnsi" w:hAnsiTheme="majorHAnsi" w:cstheme="majorHAnsi"/>
                <w:color w:val="000000"/>
                <w:sz w:val="16"/>
                <w:szCs w:val="16"/>
              </w:rPr>
              <w:t>40</w:t>
            </w:r>
          </w:p>
        </w:tc>
        <w:tc>
          <w:tcPr>
            <w:tcW w:w="986" w:type="dxa"/>
            <w:tcBorders>
              <w:left w:val="nil"/>
              <w:right w:val="nil"/>
            </w:tcBorders>
            <w:noWrap/>
            <w:hideMark/>
          </w:tcPr>
          <w:p w14:paraId="5E9644E6" w14:textId="7B4FF71F"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14</w:t>
            </w:r>
            <w:r w:rsidR="00F10E1C">
              <w:rPr>
                <w:rFonts w:asciiTheme="majorHAnsi" w:hAnsiTheme="majorHAnsi" w:cstheme="majorHAnsi"/>
                <w:color w:val="000000"/>
                <w:sz w:val="16"/>
                <w:szCs w:val="16"/>
              </w:rPr>
              <w:t>.</w:t>
            </w:r>
            <w:r w:rsidRPr="00A90596">
              <w:rPr>
                <w:rFonts w:asciiTheme="majorHAnsi" w:hAnsiTheme="majorHAnsi" w:cstheme="majorHAnsi"/>
                <w:color w:val="000000"/>
                <w:sz w:val="16"/>
                <w:szCs w:val="16"/>
              </w:rPr>
              <w:t>7</w:t>
            </w:r>
          </w:p>
        </w:tc>
        <w:tc>
          <w:tcPr>
            <w:tcW w:w="1424" w:type="dxa"/>
            <w:tcBorders>
              <w:left w:val="nil"/>
              <w:right w:val="nil"/>
            </w:tcBorders>
            <w:noWrap/>
            <w:hideMark/>
          </w:tcPr>
          <w:p w14:paraId="45DE0A7D" w14:textId="6D8FF675"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17</w:t>
            </w:r>
            <w:r w:rsidR="00F0032B">
              <w:rPr>
                <w:rFonts w:asciiTheme="majorHAnsi" w:hAnsiTheme="majorHAnsi" w:cstheme="majorHAnsi"/>
                <w:color w:val="000000"/>
                <w:sz w:val="16"/>
                <w:szCs w:val="16"/>
              </w:rPr>
              <w:t>7</w:t>
            </w:r>
          </w:p>
        </w:tc>
        <w:tc>
          <w:tcPr>
            <w:tcW w:w="1278" w:type="dxa"/>
            <w:tcBorders>
              <w:left w:val="nil"/>
              <w:right w:val="nil"/>
            </w:tcBorders>
            <w:noWrap/>
            <w:hideMark/>
          </w:tcPr>
          <w:p w14:paraId="72453C91" w14:textId="587637D9"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1026</w:t>
            </w:r>
            <w:r w:rsidR="00F0032B">
              <w:rPr>
                <w:rFonts w:asciiTheme="majorHAnsi" w:hAnsiTheme="majorHAnsi" w:cstheme="majorHAnsi"/>
                <w:color w:val="000000"/>
                <w:sz w:val="16"/>
                <w:szCs w:val="16"/>
              </w:rPr>
              <w:t>3</w:t>
            </w:r>
          </w:p>
        </w:tc>
        <w:tc>
          <w:tcPr>
            <w:tcW w:w="851" w:type="dxa"/>
            <w:tcBorders>
              <w:left w:val="nil"/>
              <w:right w:val="nil"/>
            </w:tcBorders>
            <w:noWrap/>
            <w:hideMark/>
          </w:tcPr>
          <w:p w14:paraId="65317ABD" w14:textId="306F0654"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46</w:t>
            </w:r>
            <w:r w:rsidR="00F10E1C">
              <w:rPr>
                <w:rFonts w:asciiTheme="majorHAnsi" w:hAnsiTheme="majorHAnsi" w:cstheme="majorHAnsi"/>
                <w:color w:val="000000"/>
                <w:sz w:val="16"/>
                <w:szCs w:val="16"/>
              </w:rPr>
              <w:t>.</w:t>
            </w:r>
            <w:r w:rsidRPr="00A90596">
              <w:rPr>
                <w:rFonts w:asciiTheme="majorHAnsi" w:hAnsiTheme="majorHAnsi" w:cstheme="majorHAnsi"/>
                <w:color w:val="000000"/>
                <w:sz w:val="16"/>
                <w:szCs w:val="16"/>
              </w:rPr>
              <w:t>8</w:t>
            </w:r>
          </w:p>
        </w:tc>
        <w:tc>
          <w:tcPr>
            <w:tcW w:w="794" w:type="dxa"/>
            <w:tcBorders>
              <w:left w:val="nil"/>
              <w:right w:val="nil"/>
            </w:tcBorders>
          </w:tcPr>
          <w:p w14:paraId="363E8C70" w14:textId="3318F4A7"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5</w:t>
            </w:r>
            <w:r w:rsidR="00F10E1C">
              <w:rPr>
                <w:rFonts w:asciiTheme="majorHAnsi" w:hAnsiTheme="majorHAnsi" w:cstheme="majorHAnsi"/>
                <w:color w:val="000000"/>
                <w:sz w:val="16"/>
                <w:szCs w:val="16"/>
              </w:rPr>
              <w:t>.</w:t>
            </w:r>
            <w:r w:rsidRPr="00A90596">
              <w:rPr>
                <w:rFonts w:asciiTheme="majorHAnsi" w:hAnsiTheme="majorHAnsi" w:cstheme="majorHAnsi"/>
                <w:color w:val="000000"/>
                <w:sz w:val="16"/>
                <w:szCs w:val="16"/>
              </w:rPr>
              <w:t>3</w:t>
            </w:r>
          </w:p>
        </w:tc>
        <w:tc>
          <w:tcPr>
            <w:tcW w:w="1134" w:type="dxa"/>
            <w:tcBorders>
              <w:left w:val="nil"/>
              <w:right w:val="nil"/>
            </w:tcBorders>
            <w:noWrap/>
            <w:hideMark/>
          </w:tcPr>
          <w:p w14:paraId="189E6E1F" w14:textId="2D8524E9"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18</w:t>
            </w:r>
            <w:r w:rsidR="00F10E1C">
              <w:rPr>
                <w:rFonts w:asciiTheme="majorHAnsi" w:hAnsiTheme="majorHAnsi" w:cstheme="majorHAnsi"/>
                <w:color w:val="000000"/>
                <w:sz w:val="16"/>
                <w:szCs w:val="16"/>
              </w:rPr>
              <w:t>.</w:t>
            </w:r>
            <w:r w:rsidRPr="00A90596">
              <w:rPr>
                <w:rFonts w:asciiTheme="majorHAnsi" w:hAnsiTheme="majorHAnsi" w:cstheme="majorHAnsi"/>
                <w:color w:val="000000"/>
                <w:sz w:val="16"/>
                <w:szCs w:val="16"/>
              </w:rPr>
              <w:t>3</w:t>
            </w:r>
          </w:p>
        </w:tc>
      </w:tr>
      <w:tr w:rsidR="008C52C3" w:rsidRPr="00A90596" w14:paraId="3C316162" w14:textId="77777777" w:rsidTr="007B7CD8">
        <w:trPr>
          <w:trHeight w:val="300"/>
        </w:trPr>
        <w:tc>
          <w:tcPr>
            <w:cnfStyle w:val="001000000000" w:firstRow="0" w:lastRow="0" w:firstColumn="1" w:lastColumn="0" w:oddVBand="0" w:evenVBand="0" w:oddHBand="0" w:evenHBand="0" w:firstRowFirstColumn="0" w:firstRowLastColumn="0" w:lastRowFirstColumn="0" w:lastRowLastColumn="0"/>
            <w:tcW w:w="697" w:type="dxa"/>
            <w:tcBorders>
              <w:left w:val="nil"/>
              <w:bottom w:val="single" w:sz="12" w:space="0" w:color="999999" w:themeColor="text1" w:themeTint="66"/>
              <w:right w:val="nil"/>
            </w:tcBorders>
            <w:noWrap/>
            <w:hideMark/>
          </w:tcPr>
          <w:p w14:paraId="612BF9D0" w14:textId="77777777" w:rsidR="008C52C3" w:rsidRPr="00A90596" w:rsidRDefault="008C52C3" w:rsidP="008C52C3">
            <w:pPr>
              <w:jc w:val="left"/>
              <w:rPr>
                <w:rFonts w:asciiTheme="majorHAnsi" w:eastAsia="Times New Roman" w:hAnsiTheme="majorHAnsi" w:cstheme="majorHAnsi"/>
                <w:color w:val="000000"/>
                <w:sz w:val="16"/>
                <w:szCs w:val="16"/>
                <w:lang w:val="fr-BE"/>
              </w:rPr>
            </w:pPr>
            <w:r w:rsidRPr="00A90596">
              <w:rPr>
                <w:rFonts w:asciiTheme="majorHAnsi" w:eastAsia="Times New Roman" w:hAnsiTheme="majorHAnsi" w:cstheme="majorHAnsi"/>
                <w:color w:val="000000"/>
                <w:sz w:val="16"/>
                <w:szCs w:val="16"/>
                <w:lang w:val="fr-BE"/>
              </w:rPr>
              <w:t>5</w:t>
            </w:r>
          </w:p>
        </w:tc>
        <w:tc>
          <w:tcPr>
            <w:tcW w:w="476" w:type="dxa"/>
            <w:tcBorders>
              <w:left w:val="nil"/>
              <w:bottom w:val="single" w:sz="12" w:space="0" w:color="999999" w:themeColor="text1" w:themeTint="66"/>
              <w:right w:val="nil"/>
            </w:tcBorders>
          </w:tcPr>
          <w:p w14:paraId="06F251D7" w14:textId="7EED9411"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6"/>
                <w:szCs w:val="16"/>
              </w:rPr>
            </w:pPr>
            <w:r>
              <w:rPr>
                <w:rFonts w:asciiTheme="majorHAnsi" w:hAnsiTheme="majorHAnsi" w:cstheme="majorHAnsi"/>
                <w:color w:val="000000"/>
                <w:sz w:val="16"/>
                <w:szCs w:val="16"/>
              </w:rPr>
              <w:t>89</w:t>
            </w:r>
          </w:p>
        </w:tc>
        <w:tc>
          <w:tcPr>
            <w:tcW w:w="555" w:type="dxa"/>
            <w:tcBorders>
              <w:left w:val="nil"/>
              <w:bottom w:val="single" w:sz="12" w:space="0" w:color="999999" w:themeColor="text1" w:themeTint="66"/>
              <w:right w:val="nil"/>
            </w:tcBorders>
            <w:noWrap/>
            <w:hideMark/>
          </w:tcPr>
          <w:p w14:paraId="6F1B8FD4" w14:textId="6CE0CBAB"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1992</w:t>
            </w:r>
          </w:p>
        </w:tc>
        <w:tc>
          <w:tcPr>
            <w:tcW w:w="867" w:type="dxa"/>
            <w:tcBorders>
              <w:left w:val="nil"/>
              <w:bottom w:val="single" w:sz="12" w:space="0" w:color="999999" w:themeColor="text1" w:themeTint="66"/>
              <w:right w:val="nil"/>
            </w:tcBorders>
            <w:noWrap/>
            <w:hideMark/>
          </w:tcPr>
          <w:p w14:paraId="0F69AE1B" w14:textId="5126741E"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170</w:t>
            </w:r>
          </w:p>
        </w:tc>
        <w:tc>
          <w:tcPr>
            <w:tcW w:w="986" w:type="dxa"/>
            <w:tcBorders>
              <w:left w:val="nil"/>
              <w:bottom w:val="single" w:sz="12" w:space="0" w:color="999999" w:themeColor="text1" w:themeTint="66"/>
              <w:right w:val="nil"/>
            </w:tcBorders>
            <w:noWrap/>
            <w:hideMark/>
          </w:tcPr>
          <w:p w14:paraId="6448FF79" w14:textId="73C3ABDA"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15</w:t>
            </w:r>
            <w:r w:rsidR="00F10E1C">
              <w:rPr>
                <w:rFonts w:asciiTheme="majorHAnsi" w:hAnsiTheme="majorHAnsi" w:cstheme="majorHAnsi"/>
                <w:color w:val="000000"/>
                <w:sz w:val="16"/>
                <w:szCs w:val="16"/>
              </w:rPr>
              <w:t>.</w:t>
            </w:r>
            <w:r w:rsidRPr="00A90596">
              <w:rPr>
                <w:rFonts w:asciiTheme="majorHAnsi" w:hAnsiTheme="majorHAnsi" w:cstheme="majorHAnsi"/>
                <w:color w:val="000000"/>
                <w:sz w:val="16"/>
                <w:szCs w:val="16"/>
              </w:rPr>
              <w:t>3</w:t>
            </w:r>
          </w:p>
        </w:tc>
        <w:tc>
          <w:tcPr>
            <w:tcW w:w="1424" w:type="dxa"/>
            <w:tcBorders>
              <w:left w:val="nil"/>
              <w:bottom w:val="single" w:sz="12" w:space="0" w:color="999999" w:themeColor="text1" w:themeTint="66"/>
              <w:right w:val="nil"/>
            </w:tcBorders>
            <w:noWrap/>
            <w:hideMark/>
          </w:tcPr>
          <w:p w14:paraId="5F7DB19A" w14:textId="4AE354B4"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18</w:t>
            </w:r>
            <w:r w:rsidR="00F0032B">
              <w:rPr>
                <w:rFonts w:asciiTheme="majorHAnsi" w:hAnsiTheme="majorHAnsi" w:cstheme="majorHAnsi"/>
                <w:color w:val="000000"/>
                <w:sz w:val="16"/>
                <w:szCs w:val="16"/>
              </w:rPr>
              <w:t>1</w:t>
            </w:r>
          </w:p>
        </w:tc>
        <w:tc>
          <w:tcPr>
            <w:tcW w:w="1278" w:type="dxa"/>
            <w:tcBorders>
              <w:left w:val="nil"/>
              <w:bottom w:val="single" w:sz="12" w:space="0" w:color="999999" w:themeColor="text1" w:themeTint="66"/>
              <w:right w:val="nil"/>
            </w:tcBorders>
            <w:noWrap/>
            <w:hideMark/>
          </w:tcPr>
          <w:p w14:paraId="74134951" w14:textId="77777777"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9892</w:t>
            </w:r>
          </w:p>
        </w:tc>
        <w:tc>
          <w:tcPr>
            <w:tcW w:w="851" w:type="dxa"/>
            <w:tcBorders>
              <w:left w:val="nil"/>
              <w:bottom w:val="single" w:sz="12" w:space="0" w:color="999999" w:themeColor="text1" w:themeTint="66"/>
              <w:right w:val="nil"/>
            </w:tcBorders>
            <w:noWrap/>
            <w:hideMark/>
          </w:tcPr>
          <w:p w14:paraId="22F0A99B" w14:textId="2DF5FF42"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31</w:t>
            </w:r>
            <w:r w:rsidR="00F10E1C">
              <w:rPr>
                <w:rFonts w:asciiTheme="majorHAnsi" w:hAnsiTheme="majorHAnsi" w:cstheme="majorHAnsi"/>
                <w:color w:val="000000"/>
                <w:sz w:val="16"/>
                <w:szCs w:val="16"/>
              </w:rPr>
              <w:t>.</w:t>
            </w:r>
            <w:r w:rsidRPr="00A90596">
              <w:rPr>
                <w:rFonts w:asciiTheme="majorHAnsi" w:hAnsiTheme="majorHAnsi" w:cstheme="majorHAnsi"/>
                <w:color w:val="000000"/>
                <w:sz w:val="16"/>
                <w:szCs w:val="16"/>
              </w:rPr>
              <w:t>4</w:t>
            </w:r>
          </w:p>
        </w:tc>
        <w:tc>
          <w:tcPr>
            <w:tcW w:w="794" w:type="dxa"/>
            <w:tcBorders>
              <w:left w:val="nil"/>
              <w:bottom w:val="single" w:sz="12" w:space="0" w:color="999999" w:themeColor="text1" w:themeTint="66"/>
              <w:right w:val="nil"/>
            </w:tcBorders>
          </w:tcPr>
          <w:p w14:paraId="05A7587C" w14:textId="44FF3974"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2</w:t>
            </w:r>
            <w:r w:rsidR="00F10E1C">
              <w:rPr>
                <w:rFonts w:asciiTheme="majorHAnsi" w:hAnsiTheme="majorHAnsi" w:cstheme="majorHAnsi"/>
                <w:color w:val="000000"/>
                <w:sz w:val="16"/>
                <w:szCs w:val="16"/>
              </w:rPr>
              <w:t>.</w:t>
            </w:r>
            <w:r w:rsidRPr="00A90596">
              <w:rPr>
                <w:rFonts w:asciiTheme="majorHAnsi" w:hAnsiTheme="majorHAnsi" w:cstheme="majorHAnsi"/>
                <w:color w:val="000000"/>
                <w:sz w:val="16"/>
                <w:szCs w:val="16"/>
              </w:rPr>
              <w:t>0</w:t>
            </w:r>
          </w:p>
        </w:tc>
        <w:tc>
          <w:tcPr>
            <w:tcW w:w="1134" w:type="dxa"/>
            <w:tcBorders>
              <w:left w:val="nil"/>
              <w:bottom w:val="single" w:sz="12" w:space="0" w:color="999999" w:themeColor="text1" w:themeTint="66"/>
              <w:right w:val="nil"/>
            </w:tcBorders>
            <w:noWrap/>
            <w:hideMark/>
          </w:tcPr>
          <w:p w14:paraId="7FFA30DC" w14:textId="133A756B" w:rsidR="008C52C3" w:rsidRPr="00A90596" w:rsidRDefault="008C52C3" w:rsidP="008C52C3">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6"/>
                <w:szCs w:val="16"/>
                <w:lang w:val="fr-BE"/>
              </w:rPr>
            </w:pPr>
            <w:r w:rsidRPr="00A90596">
              <w:rPr>
                <w:rFonts w:asciiTheme="majorHAnsi" w:hAnsiTheme="majorHAnsi" w:cstheme="majorHAnsi"/>
                <w:color w:val="000000"/>
                <w:sz w:val="16"/>
                <w:szCs w:val="16"/>
              </w:rPr>
              <w:t>52</w:t>
            </w:r>
            <w:r w:rsidR="00F10E1C">
              <w:rPr>
                <w:rFonts w:asciiTheme="majorHAnsi" w:hAnsiTheme="majorHAnsi" w:cstheme="majorHAnsi"/>
                <w:color w:val="000000"/>
                <w:sz w:val="16"/>
                <w:szCs w:val="16"/>
              </w:rPr>
              <w:t>.</w:t>
            </w:r>
            <w:r w:rsidRPr="00A90596">
              <w:rPr>
                <w:rFonts w:asciiTheme="majorHAnsi" w:hAnsiTheme="majorHAnsi" w:cstheme="majorHAnsi"/>
                <w:color w:val="000000"/>
                <w:sz w:val="16"/>
                <w:szCs w:val="16"/>
              </w:rPr>
              <w:t>1</w:t>
            </w:r>
          </w:p>
        </w:tc>
      </w:tr>
    </w:tbl>
    <w:p w14:paraId="71F05ED8" w14:textId="77777777" w:rsidR="00A90596" w:rsidRDefault="00A90596" w:rsidP="00B47965">
      <w:pPr>
        <w:jc w:val="left"/>
      </w:pPr>
    </w:p>
    <w:p w14:paraId="35CEEB25" w14:textId="7CC5EA7A" w:rsidR="00FF5283" w:rsidRDefault="00A349AF" w:rsidP="00FF5283">
      <w:pPr>
        <w:pStyle w:val="Titre3"/>
      </w:pPr>
      <w:r>
        <w:t>E</w:t>
      </w:r>
      <w:r w:rsidR="00FF5283">
        <w:t>volution</w:t>
      </w:r>
    </w:p>
    <w:p w14:paraId="36F368B1" w14:textId="22963485" w:rsidR="00FF5283" w:rsidRDefault="00ED4B0D" w:rsidP="006D5240">
      <w:pPr>
        <w:jc w:val="left"/>
      </w:pPr>
      <w:r w:rsidRPr="00ED4B0D">
        <w:t xml:space="preserve">Over time, basal area increased slightly, fluctuating between 12 and 22 m²/ha in the </w:t>
      </w:r>
      <w:r w:rsidR="00E56B15">
        <w:t>five</w:t>
      </w:r>
      <w:r w:rsidRPr="00ED4B0D">
        <w:t xml:space="preserve"> </w:t>
      </w:r>
      <w:r>
        <w:t>blocks</w:t>
      </w:r>
      <w:r w:rsidRPr="00ED4B0D">
        <w:t xml:space="preserve"> (</w:t>
      </w:r>
      <w:r w:rsidR="00804772">
        <w:t>Supplementary Figure 2</w:t>
      </w:r>
      <w:r w:rsidRPr="00ED4B0D">
        <w:t xml:space="preserve">). It increased particularly in </w:t>
      </w:r>
      <w:r>
        <w:t>block 1</w:t>
      </w:r>
      <w:r w:rsidRPr="00ED4B0D">
        <w:t>, where the initial basal area was the lowest. The change in standing volume followed the same trend, fluctuating between 120 and 220 m³/ha (</w:t>
      </w:r>
      <w:r w:rsidR="00804772">
        <w:t>Supplementary Figure 3</w:t>
      </w:r>
      <w:r w:rsidRPr="00ED4B0D">
        <w:t xml:space="preserve">). The increase in </w:t>
      </w:r>
      <w:r>
        <w:t>standing</w:t>
      </w:r>
      <w:r w:rsidRPr="00ED4B0D">
        <w:t xml:space="preserve"> value, on the other hand, was much more marked, except in </w:t>
      </w:r>
      <w:r>
        <w:t>block 5</w:t>
      </w:r>
      <w:r w:rsidRPr="00ED4B0D">
        <w:t xml:space="preserve">, </w:t>
      </w:r>
      <w:r>
        <w:t>where</w:t>
      </w:r>
      <w:r w:rsidRPr="00ED4B0D">
        <w:t xml:space="preserve"> a large clear-cut</w:t>
      </w:r>
      <w:r>
        <w:t xml:space="preserve"> occurred</w:t>
      </w:r>
      <w:r w:rsidRPr="00ED4B0D">
        <w:t xml:space="preserve"> in 2018 </w:t>
      </w:r>
      <w:r>
        <w:t xml:space="preserve">due to </w:t>
      </w:r>
      <w:r w:rsidRPr="00ED4B0D">
        <w:t xml:space="preserve">bark </w:t>
      </w:r>
      <w:r w:rsidR="000A018E">
        <w:t xml:space="preserve">beetle </w:t>
      </w:r>
      <w:r w:rsidRPr="00ED4B0D">
        <w:t>damage</w:t>
      </w:r>
      <w:r>
        <w:t xml:space="preserve"> (</w:t>
      </w:r>
      <w:r w:rsidR="000A018E">
        <w:t xml:space="preserve">Supplementary Figure </w:t>
      </w:r>
      <w:r w:rsidR="004A4780">
        <w:t>4</w:t>
      </w:r>
      <w:r w:rsidRPr="00ED4B0D">
        <w:t xml:space="preserve">). The annual increase in </w:t>
      </w:r>
      <w:r>
        <w:t>standing</w:t>
      </w:r>
      <w:r w:rsidRPr="00ED4B0D">
        <w:t xml:space="preserve"> value </w:t>
      </w:r>
      <w:r w:rsidR="001A1974">
        <w:t>ranged</w:t>
      </w:r>
      <w:r w:rsidRPr="00ED4B0D">
        <w:t xml:space="preserve"> between 1.3% (</w:t>
      </w:r>
      <w:r>
        <w:t>block 3</w:t>
      </w:r>
      <w:r w:rsidRPr="00ED4B0D">
        <w:t>) and 3.1% (</w:t>
      </w:r>
      <w:r>
        <w:t>block 4</w:t>
      </w:r>
      <w:r w:rsidRPr="00ED4B0D">
        <w:t xml:space="preserve">). </w:t>
      </w:r>
      <w:r w:rsidR="005E455A">
        <w:t xml:space="preserve">As the </w:t>
      </w:r>
      <w:r w:rsidR="005E455A" w:rsidRPr="00ED4B0D">
        <w:t>proportion of oak remained virtually unchanged (</w:t>
      </w:r>
      <w:r w:rsidR="00F33A37">
        <w:t xml:space="preserve">Supplementary Figure </w:t>
      </w:r>
      <w:r w:rsidR="00073D9C">
        <w:t>5</w:t>
      </w:r>
      <w:r w:rsidR="005E455A" w:rsidRPr="00ED4B0D">
        <w:t>)</w:t>
      </w:r>
      <w:r w:rsidR="005E455A">
        <w:t xml:space="preserve">, </w:t>
      </w:r>
      <w:r w:rsidR="001A1974">
        <w:t>t</w:t>
      </w:r>
      <w:r w:rsidR="005E455A" w:rsidRPr="005E455A">
        <w:t xml:space="preserve">his increase </w:t>
      </w:r>
      <w:r w:rsidR="00E56B15">
        <w:t>was</w:t>
      </w:r>
      <w:r w:rsidR="005E455A" w:rsidRPr="005E455A">
        <w:t xml:space="preserve"> mainly due to the change from medium-sized to large</w:t>
      </w:r>
      <w:r w:rsidR="00224CC6">
        <w:t>-sized</w:t>
      </w:r>
      <w:r w:rsidR="005E455A" w:rsidRPr="005E455A">
        <w:t xml:space="preserve"> trees.</w:t>
      </w:r>
      <w:r w:rsidRPr="00ED4B0D">
        <w:t xml:space="preserve"> Another notable change </w:t>
      </w:r>
      <w:r>
        <w:t>was</w:t>
      </w:r>
      <w:r w:rsidRPr="00ED4B0D">
        <w:t xml:space="preserve"> the number of species inventoried, which has risen </w:t>
      </w:r>
      <w:r w:rsidR="00E71C91">
        <w:t>notably</w:t>
      </w:r>
      <w:r w:rsidRPr="00ED4B0D">
        <w:t xml:space="preserve"> (</w:t>
      </w:r>
      <w:r w:rsidR="00073D9C">
        <w:t>Supplementary Figure 6</w:t>
      </w:r>
      <w:r w:rsidRPr="00ED4B0D">
        <w:t xml:space="preserve">), except in </w:t>
      </w:r>
      <w:r>
        <w:t xml:space="preserve">block 4 </w:t>
      </w:r>
      <w:r w:rsidR="005E455A">
        <w:t>which was</w:t>
      </w:r>
      <w:r>
        <w:t xml:space="preserve"> purchased the latest and </w:t>
      </w:r>
      <w:r w:rsidRPr="00ED4B0D">
        <w:t xml:space="preserve">for which </w:t>
      </w:r>
      <w:r>
        <w:t xml:space="preserve">the first inventory </w:t>
      </w:r>
      <w:r w:rsidR="005E455A">
        <w:t xml:space="preserve">only </w:t>
      </w:r>
      <w:r>
        <w:t>dated back to 2009</w:t>
      </w:r>
      <w:r w:rsidRPr="00ED4B0D">
        <w:t>.</w:t>
      </w:r>
    </w:p>
    <w:p w14:paraId="4284933D" w14:textId="563A25E0" w:rsidR="00FF5283" w:rsidRDefault="00FF5283" w:rsidP="00FF5283">
      <w:pPr>
        <w:pStyle w:val="Titre2"/>
      </w:pPr>
      <w:r>
        <w:lastRenderedPageBreak/>
        <w:t>Timber yield</w:t>
      </w:r>
    </w:p>
    <w:p w14:paraId="2C2731A5" w14:textId="7A808057" w:rsidR="00A15298" w:rsidRDefault="00A15298" w:rsidP="00FF5283">
      <w:r w:rsidRPr="00A15298">
        <w:t xml:space="preserve">From 1992 to 2019, </w:t>
      </w:r>
      <w:r w:rsidR="00304C39">
        <w:t>harvested timber</w:t>
      </w:r>
      <w:r w:rsidRPr="00A15298">
        <w:t xml:space="preserve"> averaged 6.2 m³/ha/year and the </w:t>
      </w:r>
      <w:r>
        <w:t xml:space="preserve">standing </w:t>
      </w:r>
      <w:r w:rsidRPr="00A15298">
        <w:t xml:space="preserve">volume increased by around 0.7 m³/ha/year (average weighted by </w:t>
      </w:r>
      <w:r>
        <w:t xml:space="preserve">block </w:t>
      </w:r>
      <w:r w:rsidRPr="00A15298">
        <w:t>area</w:t>
      </w:r>
      <w:r w:rsidR="00DF2CD4">
        <w:t xml:space="preserve">, </w:t>
      </w:r>
      <w:r w:rsidR="00DF2CD4">
        <w:fldChar w:fldCharType="begin"/>
      </w:r>
      <w:r w:rsidR="00DF2CD4">
        <w:instrText xml:space="preserve"> REF _Ref188957242 \h </w:instrText>
      </w:r>
      <w:r w:rsidR="00DF2CD4">
        <w:fldChar w:fldCharType="separate"/>
      </w:r>
      <w:r w:rsidR="00D57DE6">
        <w:t xml:space="preserve">Table </w:t>
      </w:r>
      <w:r w:rsidR="00D57DE6">
        <w:rPr>
          <w:noProof/>
        </w:rPr>
        <w:t>2</w:t>
      </w:r>
      <w:r w:rsidR="00DF2CD4">
        <w:fldChar w:fldCharType="end"/>
      </w:r>
      <w:r w:rsidRPr="00A15298">
        <w:t xml:space="preserve">). Average </w:t>
      </w:r>
      <w:r w:rsidR="004D6056">
        <w:t>yield</w:t>
      </w:r>
      <w:r w:rsidRPr="00A15298">
        <w:t xml:space="preserve"> was around 6.9 m³/ha/year. </w:t>
      </w:r>
      <w:r w:rsidR="004D6056">
        <w:t>Yield</w:t>
      </w:r>
      <w:r w:rsidRPr="00A15298">
        <w:t xml:space="preserve"> estimates varied between inventory periods and between </w:t>
      </w:r>
      <w:r>
        <w:t>blocks</w:t>
      </w:r>
      <w:r w:rsidRPr="00A15298">
        <w:t>. It varied between 4.6 m³/ha/year (</w:t>
      </w:r>
      <w:r>
        <w:t>block 1</w:t>
      </w:r>
      <w:r w:rsidRPr="00A15298">
        <w:t xml:space="preserve"> from 2009 to 2019) and 10.1 m³/ha/year (</w:t>
      </w:r>
      <w:r>
        <w:t>block 1</w:t>
      </w:r>
      <w:r w:rsidRPr="00A15298">
        <w:t xml:space="preserve"> from 1992 to 2009). The largest </w:t>
      </w:r>
      <w:r>
        <w:t>timber sales were</w:t>
      </w:r>
      <w:r w:rsidRPr="00A15298">
        <w:t xml:space="preserve"> observed between 2009 and 2019 in </w:t>
      </w:r>
      <w:r>
        <w:t>block 1</w:t>
      </w:r>
      <w:r w:rsidRPr="00A15298">
        <w:t xml:space="preserve"> and in </w:t>
      </w:r>
      <w:r>
        <w:t>block 5</w:t>
      </w:r>
      <w:r w:rsidRPr="00A15298">
        <w:t xml:space="preserve">. In </w:t>
      </w:r>
      <w:r>
        <w:t>block 5</w:t>
      </w:r>
      <w:r w:rsidRPr="00A15298">
        <w:t xml:space="preserve">, </w:t>
      </w:r>
      <w:r>
        <w:t>larger sales mostly resulted from sanitary cuts following bark beetle damage</w:t>
      </w:r>
      <w:r w:rsidRPr="00A15298">
        <w:t xml:space="preserve">. Over the period studied, the ratio </w:t>
      </w:r>
      <w:r>
        <w:t xml:space="preserve">of </w:t>
      </w:r>
      <w:r w:rsidR="004D6056">
        <w:t xml:space="preserve">harvested </w:t>
      </w:r>
      <w:r>
        <w:t xml:space="preserve">volume over volume increment </w:t>
      </w:r>
      <w:r w:rsidRPr="00A15298">
        <w:t xml:space="preserve">was 104% </w:t>
      </w:r>
      <w:r>
        <w:t>in block 5</w:t>
      </w:r>
      <w:r w:rsidRPr="00A15298">
        <w:t xml:space="preserve">. </w:t>
      </w:r>
      <w:r w:rsidR="004D6056">
        <w:t>In</w:t>
      </w:r>
      <w:r w:rsidRPr="00A15298">
        <w:t xml:space="preserve"> the other </w:t>
      </w:r>
      <w:r>
        <w:t>blocks</w:t>
      </w:r>
      <w:r w:rsidRPr="00A15298">
        <w:t>, th</w:t>
      </w:r>
      <w:r>
        <w:t>is</w:t>
      </w:r>
      <w:r w:rsidRPr="00A15298">
        <w:t xml:space="preserve"> </w:t>
      </w:r>
      <w:r>
        <w:t>ratio</w:t>
      </w:r>
      <w:r w:rsidRPr="00A15298">
        <w:t xml:space="preserve"> was between 62-78%. </w:t>
      </w:r>
      <w:r>
        <w:t>T</w:t>
      </w:r>
      <w:r w:rsidRPr="00A15298">
        <w:t xml:space="preserve">he </w:t>
      </w:r>
      <w:r>
        <w:t xml:space="preserve">values of the </w:t>
      </w:r>
      <w:r w:rsidRPr="00A15298">
        <w:t xml:space="preserve">ratio </w:t>
      </w:r>
      <w:r>
        <w:t xml:space="preserve">of timber </w:t>
      </w:r>
      <w:r w:rsidR="00C037FA">
        <w:t>sales</w:t>
      </w:r>
      <w:r>
        <w:t xml:space="preserve"> over </w:t>
      </w:r>
      <w:r w:rsidR="00C037FA">
        <w:t xml:space="preserve">stumpage </w:t>
      </w:r>
      <w:r>
        <w:t xml:space="preserve">value increment </w:t>
      </w:r>
      <w:r w:rsidRPr="00A15298">
        <w:t xml:space="preserve">were much lower. It was 80% </w:t>
      </w:r>
      <w:r>
        <w:t>in block 5</w:t>
      </w:r>
      <w:r w:rsidRPr="00A15298">
        <w:t xml:space="preserve"> and between 45 and 54% in the other </w:t>
      </w:r>
      <w:r>
        <w:t>blocks</w:t>
      </w:r>
      <w:r w:rsidRPr="00A15298">
        <w:t xml:space="preserve">. These figures underline, once again, that during the period studied, there was a limited increase in standing volume accompanied by a marked increase in </w:t>
      </w:r>
      <w:commentRangeStart w:id="12"/>
      <w:r>
        <w:t>standing</w:t>
      </w:r>
      <w:r w:rsidRPr="00A15298">
        <w:t xml:space="preserve"> </w:t>
      </w:r>
      <w:commentRangeEnd w:id="12"/>
      <w:r w:rsidR="00D06831">
        <w:rPr>
          <w:rStyle w:val="Marquedecommentaire"/>
        </w:rPr>
        <w:commentReference w:id="12"/>
      </w:r>
      <w:r w:rsidRPr="00A15298">
        <w:t>value</w:t>
      </w:r>
      <w:r w:rsidR="00877AEE">
        <w:t xml:space="preserve"> (</w:t>
      </w:r>
      <w:r w:rsidR="00877AEE">
        <w:fldChar w:fldCharType="begin"/>
      </w:r>
      <w:r w:rsidR="00877AEE">
        <w:instrText xml:space="preserve"> REF _Ref188968420 \h </w:instrText>
      </w:r>
      <w:r w:rsidR="00877AEE">
        <w:fldChar w:fldCharType="separate"/>
      </w:r>
      <w:r w:rsidR="00D57DE6">
        <w:t xml:space="preserve">Figure </w:t>
      </w:r>
      <w:r w:rsidR="00D57DE6">
        <w:rPr>
          <w:noProof/>
        </w:rPr>
        <w:t>2</w:t>
      </w:r>
      <w:r w:rsidR="00877AEE">
        <w:fldChar w:fldCharType="end"/>
      </w:r>
      <w:r w:rsidR="00877AEE">
        <w:t>)</w:t>
      </w:r>
      <w:r w:rsidRPr="00A15298">
        <w:t xml:space="preserve">. </w:t>
      </w:r>
    </w:p>
    <w:p w14:paraId="03954593" w14:textId="2F565F06" w:rsidR="00FF5283" w:rsidRDefault="00A15298" w:rsidP="00F4254D">
      <w:r w:rsidRPr="00A15298">
        <w:t xml:space="preserve">After 27 years, in the three </w:t>
      </w:r>
      <w:r>
        <w:t xml:space="preserve">blocks </w:t>
      </w:r>
      <w:r w:rsidRPr="00A15298">
        <w:t>monitored since 1992, the total volume of timber harvested reached 206, 146 and 149 m³/ha (</w:t>
      </w:r>
      <w:r>
        <w:t>block 5</w:t>
      </w:r>
      <w:r w:rsidRPr="00A15298">
        <w:t xml:space="preserve">, </w:t>
      </w:r>
      <w:r>
        <w:t>2</w:t>
      </w:r>
      <w:r w:rsidRPr="00A15298">
        <w:t xml:space="preserve"> and </w:t>
      </w:r>
      <w:r>
        <w:t>1</w:t>
      </w:r>
      <w:r w:rsidRPr="00A15298">
        <w:t xml:space="preserve"> respectively), i.e. 114%, 71% and 102% of the initial </w:t>
      </w:r>
      <w:r w:rsidR="00D74E41">
        <w:t>standing</w:t>
      </w:r>
      <w:r w:rsidRPr="00A15298">
        <w:t xml:space="preserve"> volume. The cumulative </w:t>
      </w:r>
      <w:r w:rsidR="00A85027">
        <w:t>revenues</w:t>
      </w:r>
      <w:r w:rsidRPr="00A15298">
        <w:t xml:space="preserve"> from these </w:t>
      </w:r>
      <w:r>
        <w:t>cuts</w:t>
      </w:r>
      <w:r w:rsidRPr="00A15298">
        <w:t xml:space="preserve"> </w:t>
      </w:r>
      <w:r>
        <w:t>were</w:t>
      </w:r>
      <w:r w:rsidRPr="00A15298">
        <w:t xml:space="preserve"> equivalent to </w:t>
      </w:r>
      <w:r w:rsidR="007C7B29">
        <w:t>86</w:t>
      </w:r>
      <w:r w:rsidRPr="00A15298">
        <w:t xml:space="preserve">%, </w:t>
      </w:r>
      <w:r w:rsidR="00BE09F4">
        <w:t>45</w:t>
      </w:r>
      <w:r w:rsidRPr="00A15298">
        <w:t xml:space="preserve">% and </w:t>
      </w:r>
      <w:r w:rsidR="00BE09F4">
        <w:t>95</w:t>
      </w:r>
      <w:r w:rsidRPr="00A15298">
        <w:t xml:space="preserve">% of the value of the </w:t>
      </w:r>
      <w:r w:rsidR="006A0E99">
        <w:t xml:space="preserve">initial </w:t>
      </w:r>
      <w:r w:rsidR="00D74E41">
        <w:t>stumpage value</w:t>
      </w:r>
      <w:r w:rsidRPr="00A15298">
        <w:t xml:space="preserve">. </w:t>
      </w:r>
      <w:r w:rsidR="00C64B5A">
        <w:t xml:space="preserve">The sum of the revenues </w:t>
      </w:r>
      <w:r w:rsidR="006E7E47">
        <w:t xml:space="preserve">and the </w:t>
      </w:r>
      <w:r w:rsidR="00912370">
        <w:t>increase in standing value</w:t>
      </w:r>
      <w:r w:rsidR="006E7E47">
        <w:t xml:space="preserve"> corresponded to </w:t>
      </w:r>
      <w:r w:rsidR="006E4F50">
        <w:t>107</w:t>
      </w:r>
      <w:r w:rsidR="002B0F8D">
        <w:t>%</w:t>
      </w:r>
      <w:r w:rsidR="006E4F50">
        <w:t xml:space="preserve">, </w:t>
      </w:r>
      <w:r w:rsidR="00D26AB1">
        <w:t>99% and 219% of the initial stumpage value</w:t>
      </w:r>
      <w:r w:rsidR="001A5B61">
        <w:t>.</w:t>
      </w:r>
      <w:r w:rsidR="00912370">
        <w:t xml:space="preserve"> </w:t>
      </w:r>
      <w:r w:rsidR="001A5B61">
        <w:t>O</w:t>
      </w:r>
      <w:r w:rsidRPr="00A15298">
        <w:t>ver 27 years</w:t>
      </w:r>
      <w:r w:rsidR="001A5B61">
        <w:t xml:space="preserve">, the forest generated </w:t>
      </w:r>
      <w:r w:rsidR="00F4254D">
        <w:t>as much timber volume and timber value as initially present</w:t>
      </w:r>
      <w:r w:rsidRPr="00A15298">
        <w:t>.</w:t>
      </w:r>
      <w:r w:rsidR="00046B37">
        <w:t xml:space="preserve"> The </w:t>
      </w:r>
      <w:r w:rsidR="00F5045E">
        <w:t>turnover</w:t>
      </w:r>
      <w:r w:rsidR="00046B37">
        <w:t xml:space="preserve"> period of the standing </w:t>
      </w:r>
      <w:r w:rsidR="00F5045E">
        <w:t>capital</w:t>
      </w:r>
      <w:r w:rsidR="00046B37">
        <w:t xml:space="preserve"> </w:t>
      </w:r>
      <w:r w:rsidR="00046B37">
        <w:fldChar w:fldCharType="begin"/>
      </w:r>
      <w:r w:rsidR="00FE5221">
        <w:instrText xml:space="preserve"> ADDIN ZOTERO_ITEM CSL_CITATION {"citationID":"UtKhs5BP","properties":{"formattedCitation":"(AFI, 2020)","plainCitation":"(AFI, 2020)","noteIndex":0},"citationItems":[{"id":9272,"uris":["http://zotero.org/users/1509360/items/77CEDWLP"],"itemData":{"id":9272,"type":"report","page":"142","publisher":"Association Futaie Irrégulière","title":"Valorisation de la base AFI","author":[{"family":"AFI","given":""}],"issued":{"date-parts":[["2020"]]}}}],"schema":"https://github.com/citation-style-language/schema/raw/master/csl-citation.json"} </w:instrText>
      </w:r>
      <w:r w:rsidR="00046B37">
        <w:fldChar w:fldCharType="separate"/>
      </w:r>
      <w:r w:rsidR="00046B37" w:rsidRPr="00046B37">
        <w:rPr>
          <w:rFonts w:ascii="Aptos" w:hAnsi="Aptos"/>
        </w:rPr>
        <w:t>(AFI, 2020)</w:t>
      </w:r>
      <w:r w:rsidR="00046B37">
        <w:fldChar w:fldCharType="end"/>
      </w:r>
      <w:r w:rsidR="00046B37">
        <w:t xml:space="preserve"> was therefore slightly below 27 years.</w:t>
      </w:r>
    </w:p>
    <w:p w14:paraId="528F0FAE" w14:textId="520864A3" w:rsidR="00DF2CD4" w:rsidRPr="00DF2CD4" w:rsidRDefault="00DF2CD4" w:rsidP="00DF2CD4">
      <w:pPr>
        <w:pStyle w:val="Lgende"/>
        <w:keepNext/>
      </w:pPr>
      <w:bookmarkStart w:id="13" w:name="_Ref188957242"/>
      <w:r>
        <w:t xml:space="preserve">Table </w:t>
      </w:r>
      <w:fldSimple w:instr=" SEQ Table \* ARABIC ">
        <w:r w:rsidR="00D57DE6">
          <w:rPr>
            <w:noProof/>
          </w:rPr>
          <w:t>2</w:t>
        </w:r>
      </w:fldSimple>
      <w:bookmarkEnd w:id="13"/>
      <w:r>
        <w:t xml:space="preserve"> : Evolution of standing and cut volume</w:t>
      </w:r>
      <w:r w:rsidR="000D2E78">
        <w:t xml:space="preserve"> (</w:t>
      </w:r>
      <w:r w:rsidR="002B766A">
        <w:t xml:space="preserve">volume of </w:t>
      </w:r>
      <w:r w:rsidR="000D2E78">
        <w:t>stem</w:t>
      </w:r>
      <w:r w:rsidR="002B766A">
        <w:t>s</w:t>
      </w:r>
      <w:r w:rsidR="000D2E78">
        <w:t xml:space="preserve"> and branch</w:t>
      </w:r>
      <w:r w:rsidR="002B766A">
        <w:t>es</w:t>
      </w:r>
      <w:r w:rsidR="000D2E78">
        <w:t xml:space="preserve"> up to </w:t>
      </w:r>
      <w:r w:rsidR="00BD1804">
        <w:t>a cross-</w:t>
      </w:r>
      <w:r w:rsidR="002B766A">
        <w:t>section of 7 cm in diameter</w:t>
      </w:r>
      <w:r w:rsidR="000D2E78">
        <w:t>)</w:t>
      </w:r>
      <w:r>
        <w:rPr>
          <w:noProof/>
        </w:rPr>
        <w:t xml:space="preserve"> across inventory periods and forest blocks. The initial and final years </w:t>
      </w:r>
      <w:r w:rsidR="00726B32">
        <w:rPr>
          <w:noProof/>
        </w:rPr>
        <w:t>of e</w:t>
      </w:r>
      <w:r w:rsidR="00772360">
        <w:rPr>
          <w:noProof/>
        </w:rPr>
        <w:t xml:space="preserve">ach inventory period </w:t>
      </w:r>
      <w:r>
        <w:rPr>
          <w:noProof/>
        </w:rPr>
        <w:t xml:space="preserve">are given in column </w:t>
      </w:r>
      <w:r w:rsidRPr="00DF2CD4">
        <w:rPr>
          <w:noProof/>
        </w:rPr>
        <w:t>year</w:t>
      </w:r>
      <w:r w:rsidRPr="00DF2CD4">
        <w:rPr>
          <w:noProof/>
          <w:vertAlign w:val="subscript"/>
        </w:rPr>
        <w:t>i</w:t>
      </w:r>
      <w:r>
        <w:rPr>
          <w:noProof/>
        </w:rPr>
        <w:t xml:space="preserve"> and </w:t>
      </w:r>
      <w:r w:rsidRPr="00DF2CD4">
        <w:rPr>
          <w:noProof/>
        </w:rPr>
        <w:t>year</w:t>
      </w:r>
      <w:r w:rsidRPr="00DF2CD4">
        <w:rPr>
          <w:noProof/>
          <w:vertAlign w:val="subscript"/>
        </w:rPr>
        <w:t>f</w:t>
      </w:r>
      <w:r>
        <w:rPr>
          <w:noProof/>
        </w:rPr>
        <w:t xml:space="preserve">. </w:t>
      </w:r>
    </w:p>
    <w:tbl>
      <w:tblPr>
        <w:tblStyle w:val="TableauGrille1Clair"/>
        <w:tblW w:w="9622" w:type="dxa"/>
        <w:tblLayout w:type="fixed"/>
        <w:tblLook w:val="04A0" w:firstRow="1" w:lastRow="0" w:firstColumn="1" w:lastColumn="0" w:noHBand="0" w:noVBand="1"/>
      </w:tblPr>
      <w:tblGrid>
        <w:gridCol w:w="1242"/>
        <w:gridCol w:w="873"/>
        <w:gridCol w:w="1061"/>
        <w:gridCol w:w="1699"/>
        <w:gridCol w:w="1614"/>
        <w:gridCol w:w="1625"/>
        <w:gridCol w:w="1508"/>
      </w:tblGrid>
      <w:tr w:rsidR="00772360" w:rsidRPr="00DF2CD4" w14:paraId="0203A0A0" w14:textId="77777777" w:rsidTr="0077236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42" w:type="dxa"/>
            <w:tcBorders>
              <w:top w:val="single" w:sz="12" w:space="0" w:color="999999" w:themeColor="text1" w:themeTint="66"/>
              <w:left w:val="nil"/>
              <w:right w:val="nil"/>
            </w:tcBorders>
            <w:noWrap/>
            <w:hideMark/>
          </w:tcPr>
          <w:p w14:paraId="2CC84076" w14:textId="77777777" w:rsidR="00772360" w:rsidRPr="00DF2CD4" w:rsidRDefault="00772360" w:rsidP="0072798E">
            <w:pPr>
              <w:jc w:val="left"/>
              <w:rPr>
                <w:rFonts w:ascii="Aptos Narrow" w:eastAsia="Times New Roman" w:hAnsi="Aptos Narrow" w:cs="Times New Roman"/>
                <w:sz w:val="18"/>
                <w:szCs w:val="18"/>
                <w:lang w:val="fr-BE"/>
              </w:rPr>
            </w:pPr>
            <w:r w:rsidRPr="00DF2CD4">
              <w:rPr>
                <w:rFonts w:ascii="Aptos Narrow" w:eastAsia="Times New Roman" w:hAnsi="Aptos Narrow" w:cs="Times New Roman"/>
                <w:sz w:val="18"/>
                <w:szCs w:val="18"/>
                <w:lang w:val="fr-BE"/>
              </w:rPr>
              <w:t>Block</w:t>
            </w:r>
          </w:p>
        </w:tc>
        <w:tc>
          <w:tcPr>
            <w:tcW w:w="873" w:type="dxa"/>
            <w:tcBorders>
              <w:top w:val="single" w:sz="12" w:space="0" w:color="999999" w:themeColor="text1" w:themeTint="66"/>
              <w:left w:val="nil"/>
              <w:right w:val="nil"/>
            </w:tcBorders>
            <w:noWrap/>
            <w:hideMark/>
          </w:tcPr>
          <w:p w14:paraId="195DC051" w14:textId="77777777" w:rsidR="00772360" w:rsidRPr="00DF2CD4" w:rsidRDefault="00772360" w:rsidP="0072798E">
            <w:pPr>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18"/>
                <w:szCs w:val="18"/>
                <w:lang w:val="fr-BE"/>
              </w:rPr>
            </w:pPr>
            <w:proofErr w:type="spellStart"/>
            <w:r w:rsidRPr="00DF2CD4">
              <w:rPr>
                <w:rFonts w:ascii="Aptos Narrow" w:eastAsia="Times New Roman" w:hAnsi="Aptos Narrow" w:cs="Times New Roman"/>
                <w:sz w:val="18"/>
                <w:szCs w:val="18"/>
                <w:lang w:val="fr-BE"/>
              </w:rPr>
              <w:t>year</w:t>
            </w:r>
            <w:r w:rsidRPr="00DF2CD4">
              <w:rPr>
                <w:rFonts w:ascii="Aptos Narrow" w:eastAsia="Times New Roman" w:hAnsi="Aptos Narrow" w:cs="Times New Roman"/>
                <w:sz w:val="18"/>
                <w:szCs w:val="18"/>
                <w:vertAlign w:val="subscript"/>
                <w:lang w:val="fr-BE"/>
              </w:rPr>
              <w:t>i</w:t>
            </w:r>
            <w:proofErr w:type="spellEnd"/>
          </w:p>
        </w:tc>
        <w:tc>
          <w:tcPr>
            <w:tcW w:w="1061" w:type="dxa"/>
            <w:tcBorders>
              <w:top w:val="single" w:sz="12" w:space="0" w:color="999999" w:themeColor="text1" w:themeTint="66"/>
              <w:left w:val="nil"/>
              <w:right w:val="nil"/>
            </w:tcBorders>
            <w:noWrap/>
            <w:hideMark/>
          </w:tcPr>
          <w:p w14:paraId="3CA7A7E9" w14:textId="77777777" w:rsidR="00772360" w:rsidRPr="00DF2CD4" w:rsidRDefault="00772360" w:rsidP="0072798E">
            <w:pPr>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18"/>
                <w:szCs w:val="18"/>
                <w:lang w:val="fr-BE"/>
              </w:rPr>
            </w:pPr>
            <w:proofErr w:type="spellStart"/>
            <w:r w:rsidRPr="00DF2CD4">
              <w:rPr>
                <w:rFonts w:ascii="Aptos Narrow" w:eastAsia="Times New Roman" w:hAnsi="Aptos Narrow" w:cs="Times New Roman"/>
                <w:sz w:val="18"/>
                <w:szCs w:val="18"/>
                <w:lang w:val="fr-BE"/>
              </w:rPr>
              <w:t>year</w:t>
            </w:r>
            <w:r w:rsidRPr="00DF2CD4">
              <w:rPr>
                <w:rFonts w:ascii="Aptos Narrow" w:eastAsia="Times New Roman" w:hAnsi="Aptos Narrow" w:cs="Times New Roman"/>
                <w:sz w:val="18"/>
                <w:szCs w:val="18"/>
                <w:vertAlign w:val="subscript"/>
                <w:lang w:val="fr-BE"/>
              </w:rPr>
              <w:t>f</w:t>
            </w:r>
            <w:proofErr w:type="spellEnd"/>
          </w:p>
        </w:tc>
        <w:tc>
          <w:tcPr>
            <w:tcW w:w="1699" w:type="dxa"/>
            <w:tcBorders>
              <w:top w:val="single" w:sz="12" w:space="0" w:color="999999" w:themeColor="text1" w:themeTint="66"/>
              <w:left w:val="nil"/>
              <w:right w:val="nil"/>
            </w:tcBorders>
            <w:noWrap/>
            <w:hideMark/>
          </w:tcPr>
          <w:p w14:paraId="06E1703D" w14:textId="77777777" w:rsidR="00772360" w:rsidRPr="00DF2CD4" w:rsidRDefault="00772360" w:rsidP="0072798E">
            <w:pPr>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18"/>
                <w:szCs w:val="18"/>
                <w:lang w:val="fr-BE"/>
              </w:rPr>
            </w:pPr>
            <w:r w:rsidRPr="00DF2CD4">
              <w:rPr>
                <w:rFonts w:ascii="Aptos Narrow" w:eastAsia="Times New Roman" w:hAnsi="Aptos Narrow" w:cs="Times New Roman"/>
                <w:sz w:val="18"/>
                <w:szCs w:val="18"/>
                <w:lang w:val="fr-BE"/>
              </w:rPr>
              <w:t>Initial volume (m³/ha)</w:t>
            </w:r>
          </w:p>
        </w:tc>
        <w:tc>
          <w:tcPr>
            <w:tcW w:w="1614" w:type="dxa"/>
            <w:tcBorders>
              <w:top w:val="single" w:sz="12" w:space="0" w:color="999999" w:themeColor="text1" w:themeTint="66"/>
              <w:left w:val="nil"/>
              <w:right w:val="nil"/>
            </w:tcBorders>
            <w:noWrap/>
            <w:hideMark/>
          </w:tcPr>
          <w:p w14:paraId="119B786E" w14:textId="77777777" w:rsidR="00772360" w:rsidRPr="00DF2CD4" w:rsidRDefault="00772360" w:rsidP="0072798E">
            <w:pPr>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18"/>
                <w:szCs w:val="18"/>
                <w:lang w:val="fr-BE"/>
              </w:rPr>
            </w:pPr>
            <w:r w:rsidRPr="00DF2CD4">
              <w:rPr>
                <w:rFonts w:ascii="Aptos Narrow" w:eastAsia="Times New Roman" w:hAnsi="Aptos Narrow" w:cs="Times New Roman"/>
                <w:sz w:val="18"/>
                <w:szCs w:val="18"/>
                <w:lang w:val="fr-BE"/>
              </w:rPr>
              <w:t>Final volume (m³/ha)</w:t>
            </w:r>
          </w:p>
        </w:tc>
        <w:tc>
          <w:tcPr>
            <w:tcW w:w="1625" w:type="dxa"/>
            <w:tcBorders>
              <w:top w:val="single" w:sz="12" w:space="0" w:color="999999" w:themeColor="text1" w:themeTint="66"/>
              <w:left w:val="nil"/>
              <w:right w:val="nil"/>
            </w:tcBorders>
            <w:noWrap/>
            <w:hideMark/>
          </w:tcPr>
          <w:p w14:paraId="1467C425" w14:textId="77777777" w:rsidR="00772360" w:rsidRPr="00DF2CD4" w:rsidRDefault="00772360" w:rsidP="0072798E">
            <w:pPr>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18"/>
                <w:szCs w:val="18"/>
              </w:rPr>
            </w:pPr>
            <w:r w:rsidRPr="00DF2CD4">
              <w:rPr>
                <w:rFonts w:ascii="Aptos Narrow" w:eastAsia="Times New Roman" w:hAnsi="Aptos Narrow" w:cs="Times New Roman"/>
                <w:sz w:val="18"/>
                <w:szCs w:val="18"/>
              </w:rPr>
              <w:t>Cut volume (m³/ha/an)</w:t>
            </w:r>
          </w:p>
        </w:tc>
        <w:tc>
          <w:tcPr>
            <w:tcW w:w="1508" w:type="dxa"/>
            <w:tcBorders>
              <w:top w:val="single" w:sz="12" w:space="0" w:color="999999" w:themeColor="text1" w:themeTint="66"/>
              <w:left w:val="nil"/>
              <w:right w:val="nil"/>
            </w:tcBorders>
            <w:noWrap/>
            <w:hideMark/>
          </w:tcPr>
          <w:p w14:paraId="5CE9419F" w14:textId="77777777" w:rsidR="00BD1804" w:rsidRDefault="00772360" w:rsidP="0072798E">
            <w:pPr>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b w:val="0"/>
                <w:bCs w:val="0"/>
                <w:sz w:val="18"/>
                <w:szCs w:val="18"/>
                <w:lang w:val="fr-BE"/>
              </w:rPr>
            </w:pPr>
            <w:proofErr w:type="spellStart"/>
            <w:r w:rsidRPr="00DF2CD4">
              <w:rPr>
                <w:rFonts w:ascii="Aptos Narrow" w:eastAsia="Times New Roman" w:hAnsi="Aptos Narrow" w:cs="Times New Roman"/>
                <w:sz w:val="18"/>
                <w:szCs w:val="18"/>
                <w:lang w:val="fr-BE"/>
              </w:rPr>
              <w:t>Yield</w:t>
            </w:r>
            <w:proofErr w:type="spellEnd"/>
            <w:r w:rsidRPr="00DF2CD4">
              <w:rPr>
                <w:rFonts w:ascii="Aptos Narrow" w:eastAsia="Times New Roman" w:hAnsi="Aptos Narrow" w:cs="Times New Roman"/>
                <w:sz w:val="18"/>
                <w:szCs w:val="18"/>
                <w:lang w:val="fr-BE"/>
              </w:rPr>
              <w:t xml:space="preserve"> </w:t>
            </w:r>
          </w:p>
          <w:p w14:paraId="6BDC6B0C" w14:textId="5EA78D6C" w:rsidR="00772360" w:rsidRPr="00DF2CD4" w:rsidRDefault="00772360" w:rsidP="0072798E">
            <w:pPr>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sz w:val="18"/>
                <w:szCs w:val="18"/>
                <w:lang w:val="fr-BE"/>
              </w:rPr>
            </w:pPr>
            <w:r w:rsidRPr="00DF2CD4">
              <w:rPr>
                <w:rFonts w:ascii="Aptos Narrow" w:eastAsia="Times New Roman" w:hAnsi="Aptos Narrow" w:cs="Times New Roman"/>
                <w:sz w:val="18"/>
                <w:szCs w:val="18"/>
                <w:lang w:val="fr-BE"/>
              </w:rPr>
              <w:t>(m³/ha/an)</w:t>
            </w:r>
          </w:p>
        </w:tc>
      </w:tr>
      <w:tr w:rsidR="00772360" w:rsidRPr="009506D1" w14:paraId="1C2E54E9" w14:textId="77777777" w:rsidTr="00772360">
        <w:trPr>
          <w:trHeight w:val="300"/>
        </w:trPr>
        <w:tc>
          <w:tcPr>
            <w:cnfStyle w:val="001000000000" w:firstRow="0" w:lastRow="0" w:firstColumn="1" w:lastColumn="0" w:oddVBand="0" w:evenVBand="0" w:oddHBand="0" w:evenHBand="0" w:firstRowFirstColumn="0" w:firstRowLastColumn="0" w:lastRowFirstColumn="0" w:lastRowLastColumn="0"/>
            <w:tcW w:w="1242" w:type="dxa"/>
            <w:tcBorders>
              <w:left w:val="nil"/>
              <w:right w:val="nil"/>
            </w:tcBorders>
            <w:noWrap/>
            <w:hideMark/>
          </w:tcPr>
          <w:p w14:paraId="6035D7F0" w14:textId="77777777" w:rsidR="00772360" w:rsidRPr="009506D1" w:rsidRDefault="00772360" w:rsidP="0072798E">
            <w:pPr>
              <w:rPr>
                <w:rFonts w:ascii="Aptos Narrow" w:eastAsia="Times New Roman" w:hAnsi="Aptos Narrow" w:cs="Times New Roman"/>
                <w:color w:val="000000"/>
                <w:sz w:val="18"/>
                <w:szCs w:val="18"/>
                <w:lang w:val="fr-BE"/>
              </w:rPr>
            </w:pPr>
            <w:r>
              <w:rPr>
                <w:rFonts w:ascii="Aptos Narrow" w:eastAsia="Times New Roman" w:hAnsi="Aptos Narrow" w:cs="Times New Roman"/>
                <w:color w:val="000000"/>
                <w:sz w:val="18"/>
                <w:szCs w:val="18"/>
                <w:lang w:val="fr-BE"/>
              </w:rPr>
              <w:t>1</w:t>
            </w:r>
          </w:p>
        </w:tc>
        <w:tc>
          <w:tcPr>
            <w:tcW w:w="873" w:type="dxa"/>
            <w:tcBorders>
              <w:left w:val="nil"/>
              <w:right w:val="nil"/>
            </w:tcBorders>
            <w:noWrap/>
            <w:hideMark/>
          </w:tcPr>
          <w:p w14:paraId="0CAA0CC7" w14:textId="77777777"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9506D1">
              <w:rPr>
                <w:rFonts w:ascii="Aptos Narrow" w:eastAsia="Times New Roman" w:hAnsi="Aptos Narrow" w:cs="Times New Roman"/>
                <w:color w:val="000000"/>
                <w:sz w:val="18"/>
                <w:szCs w:val="18"/>
                <w:lang w:val="fr-BE"/>
              </w:rPr>
              <w:t>1992</w:t>
            </w:r>
          </w:p>
        </w:tc>
        <w:tc>
          <w:tcPr>
            <w:tcW w:w="1061" w:type="dxa"/>
            <w:tcBorders>
              <w:left w:val="nil"/>
              <w:right w:val="nil"/>
            </w:tcBorders>
            <w:noWrap/>
            <w:hideMark/>
          </w:tcPr>
          <w:p w14:paraId="72B8D8B3" w14:textId="77777777"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9506D1">
              <w:rPr>
                <w:rFonts w:ascii="Aptos Narrow" w:eastAsia="Times New Roman" w:hAnsi="Aptos Narrow" w:cs="Times New Roman"/>
                <w:color w:val="000000"/>
                <w:sz w:val="18"/>
                <w:szCs w:val="18"/>
                <w:lang w:val="fr-BE"/>
              </w:rPr>
              <w:t>2009</w:t>
            </w:r>
          </w:p>
        </w:tc>
        <w:tc>
          <w:tcPr>
            <w:tcW w:w="1699" w:type="dxa"/>
            <w:tcBorders>
              <w:left w:val="nil"/>
              <w:right w:val="nil"/>
            </w:tcBorders>
            <w:noWrap/>
            <w:hideMark/>
          </w:tcPr>
          <w:p w14:paraId="385E43E3" w14:textId="4A0A5C36"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146</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2</w:t>
            </w:r>
          </w:p>
        </w:tc>
        <w:tc>
          <w:tcPr>
            <w:tcW w:w="1614" w:type="dxa"/>
            <w:tcBorders>
              <w:left w:val="nil"/>
              <w:right w:val="nil"/>
            </w:tcBorders>
            <w:noWrap/>
            <w:hideMark/>
          </w:tcPr>
          <w:p w14:paraId="135F34DB" w14:textId="7A7418D4"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259</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6</w:t>
            </w:r>
          </w:p>
        </w:tc>
        <w:tc>
          <w:tcPr>
            <w:tcW w:w="1625" w:type="dxa"/>
            <w:tcBorders>
              <w:left w:val="nil"/>
              <w:right w:val="nil"/>
            </w:tcBorders>
            <w:noWrap/>
            <w:hideMark/>
          </w:tcPr>
          <w:p w14:paraId="467B83C9" w14:textId="5EFA872E"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3</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3</w:t>
            </w:r>
          </w:p>
        </w:tc>
        <w:tc>
          <w:tcPr>
            <w:tcW w:w="1508" w:type="dxa"/>
            <w:tcBorders>
              <w:left w:val="nil"/>
              <w:right w:val="nil"/>
            </w:tcBorders>
            <w:noWrap/>
            <w:hideMark/>
          </w:tcPr>
          <w:p w14:paraId="0B7B81C7" w14:textId="3E469395"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10</w:t>
            </w:r>
            <w:r w:rsidR="0090642D">
              <w:rPr>
                <w:rFonts w:ascii="Aptos Narrow" w:eastAsia="Times New Roman" w:hAnsi="Aptos Narrow" w:cs="Times New Roman"/>
                <w:color w:val="000000"/>
                <w:sz w:val="18"/>
                <w:szCs w:val="18"/>
                <w:lang w:val="fr-BE"/>
              </w:rPr>
              <w:t>.0</w:t>
            </w:r>
          </w:p>
        </w:tc>
      </w:tr>
      <w:tr w:rsidR="00772360" w:rsidRPr="009506D1" w14:paraId="60E809CB" w14:textId="77777777" w:rsidTr="00772360">
        <w:trPr>
          <w:trHeight w:val="300"/>
        </w:trPr>
        <w:tc>
          <w:tcPr>
            <w:cnfStyle w:val="001000000000" w:firstRow="0" w:lastRow="0" w:firstColumn="1" w:lastColumn="0" w:oddVBand="0" w:evenVBand="0" w:oddHBand="0" w:evenHBand="0" w:firstRowFirstColumn="0" w:firstRowLastColumn="0" w:lastRowFirstColumn="0" w:lastRowLastColumn="0"/>
            <w:tcW w:w="1242" w:type="dxa"/>
            <w:tcBorders>
              <w:left w:val="nil"/>
              <w:right w:val="nil"/>
            </w:tcBorders>
            <w:noWrap/>
            <w:hideMark/>
          </w:tcPr>
          <w:p w14:paraId="387C292A" w14:textId="77777777" w:rsidR="00772360" w:rsidRPr="009506D1" w:rsidRDefault="00772360" w:rsidP="0072798E">
            <w:pPr>
              <w:rPr>
                <w:rFonts w:ascii="Aptos Narrow" w:eastAsia="Times New Roman" w:hAnsi="Aptos Narrow" w:cs="Times New Roman"/>
                <w:color w:val="000000"/>
                <w:sz w:val="18"/>
                <w:szCs w:val="18"/>
                <w:lang w:val="fr-BE"/>
              </w:rPr>
            </w:pPr>
            <w:r>
              <w:rPr>
                <w:rFonts w:ascii="Aptos Narrow" w:eastAsia="Times New Roman" w:hAnsi="Aptos Narrow" w:cs="Times New Roman"/>
                <w:color w:val="000000"/>
                <w:sz w:val="18"/>
                <w:szCs w:val="18"/>
                <w:lang w:val="fr-BE"/>
              </w:rPr>
              <w:t>1</w:t>
            </w:r>
          </w:p>
        </w:tc>
        <w:tc>
          <w:tcPr>
            <w:tcW w:w="873" w:type="dxa"/>
            <w:tcBorders>
              <w:left w:val="nil"/>
              <w:right w:val="nil"/>
            </w:tcBorders>
            <w:noWrap/>
            <w:hideMark/>
          </w:tcPr>
          <w:p w14:paraId="0E4404C8" w14:textId="77777777"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9506D1">
              <w:rPr>
                <w:rFonts w:ascii="Aptos Narrow" w:eastAsia="Times New Roman" w:hAnsi="Aptos Narrow" w:cs="Times New Roman"/>
                <w:color w:val="000000"/>
                <w:sz w:val="18"/>
                <w:szCs w:val="18"/>
                <w:lang w:val="fr-BE"/>
              </w:rPr>
              <w:t>2009</w:t>
            </w:r>
          </w:p>
        </w:tc>
        <w:tc>
          <w:tcPr>
            <w:tcW w:w="1061" w:type="dxa"/>
            <w:tcBorders>
              <w:left w:val="nil"/>
              <w:right w:val="nil"/>
            </w:tcBorders>
            <w:noWrap/>
            <w:hideMark/>
          </w:tcPr>
          <w:p w14:paraId="62781BEF" w14:textId="77777777"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9506D1">
              <w:rPr>
                <w:rFonts w:ascii="Aptos Narrow" w:eastAsia="Times New Roman" w:hAnsi="Aptos Narrow" w:cs="Times New Roman"/>
                <w:color w:val="000000"/>
                <w:sz w:val="18"/>
                <w:szCs w:val="18"/>
                <w:lang w:val="fr-BE"/>
              </w:rPr>
              <w:t>2019</w:t>
            </w:r>
          </w:p>
        </w:tc>
        <w:tc>
          <w:tcPr>
            <w:tcW w:w="1699" w:type="dxa"/>
            <w:tcBorders>
              <w:left w:val="nil"/>
              <w:right w:val="nil"/>
            </w:tcBorders>
            <w:noWrap/>
            <w:hideMark/>
          </w:tcPr>
          <w:p w14:paraId="34D49144" w14:textId="2395B8BB"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259</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6</w:t>
            </w:r>
          </w:p>
        </w:tc>
        <w:tc>
          <w:tcPr>
            <w:tcW w:w="1614" w:type="dxa"/>
            <w:tcBorders>
              <w:left w:val="nil"/>
              <w:right w:val="nil"/>
            </w:tcBorders>
            <w:noWrap/>
            <w:hideMark/>
          </w:tcPr>
          <w:p w14:paraId="59D5B7B1" w14:textId="4655D438"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213</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4</w:t>
            </w:r>
          </w:p>
        </w:tc>
        <w:tc>
          <w:tcPr>
            <w:tcW w:w="1625" w:type="dxa"/>
            <w:tcBorders>
              <w:left w:val="nil"/>
              <w:right w:val="nil"/>
            </w:tcBorders>
            <w:noWrap/>
            <w:hideMark/>
          </w:tcPr>
          <w:p w14:paraId="76F4E0E8" w14:textId="5ED514FE"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9</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3</w:t>
            </w:r>
          </w:p>
        </w:tc>
        <w:tc>
          <w:tcPr>
            <w:tcW w:w="1508" w:type="dxa"/>
            <w:tcBorders>
              <w:left w:val="nil"/>
              <w:right w:val="nil"/>
            </w:tcBorders>
            <w:noWrap/>
            <w:hideMark/>
          </w:tcPr>
          <w:p w14:paraId="2B651BCB" w14:textId="3C150371"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4</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7</w:t>
            </w:r>
          </w:p>
        </w:tc>
      </w:tr>
      <w:tr w:rsidR="00772360" w:rsidRPr="009506D1" w14:paraId="4F4303DF" w14:textId="77777777" w:rsidTr="00772360">
        <w:trPr>
          <w:trHeight w:val="300"/>
        </w:trPr>
        <w:tc>
          <w:tcPr>
            <w:cnfStyle w:val="001000000000" w:firstRow="0" w:lastRow="0" w:firstColumn="1" w:lastColumn="0" w:oddVBand="0" w:evenVBand="0" w:oddHBand="0" w:evenHBand="0" w:firstRowFirstColumn="0" w:firstRowLastColumn="0" w:lastRowFirstColumn="0" w:lastRowLastColumn="0"/>
            <w:tcW w:w="1242" w:type="dxa"/>
            <w:tcBorders>
              <w:left w:val="nil"/>
              <w:right w:val="nil"/>
            </w:tcBorders>
            <w:noWrap/>
            <w:hideMark/>
          </w:tcPr>
          <w:p w14:paraId="40CCA2CA" w14:textId="77777777" w:rsidR="00772360" w:rsidRPr="009506D1" w:rsidRDefault="00772360" w:rsidP="0072798E">
            <w:pPr>
              <w:rPr>
                <w:rFonts w:ascii="Aptos Narrow" w:eastAsia="Times New Roman" w:hAnsi="Aptos Narrow" w:cs="Times New Roman"/>
                <w:color w:val="000000"/>
                <w:sz w:val="18"/>
                <w:szCs w:val="18"/>
                <w:lang w:val="fr-BE"/>
              </w:rPr>
            </w:pPr>
            <w:r>
              <w:rPr>
                <w:rFonts w:ascii="Aptos Narrow" w:eastAsia="Times New Roman" w:hAnsi="Aptos Narrow" w:cs="Times New Roman"/>
                <w:color w:val="000000"/>
                <w:sz w:val="18"/>
                <w:szCs w:val="18"/>
                <w:lang w:val="fr-BE"/>
              </w:rPr>
              <w:t>2</w:t>
            </w:r>
          </w:p>
        </w:tc>
        <w:tc>
          <w:tcPr>
            <w:tcW w:w="873" w:type="dxa"/>
            <w:tcBorders>
              <w:left w:val="nil"/>
              <w:right w:val="nil"/>
            </w:tcBorders>
            <w:noWrap/>
            <w:hideMark/>
          </w:tcPr>
          <w:p w14:paraId="058DE465" w14:textId="77777777"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9506D1">
              <w:rPr>
                <w:rFonts w:ascii="Aptos Narrow" w:eastAsia="Times New Roman" w:hAnsi="Aptos Narrow" w:cs="Times New Roman"/>
                <w:color w:val="000000"/>
                <w:sz w:val="18"/>
                <w:szCs w:val="18"/>
                <w:lang w:val="fr-BE"/>
              </w:rPr>
              <w:t>1992</w:t>
            </w:r>
          </w:p>
        </w:tc>
        <w:tc>
          <w:tcPr>
            <w:tcW w:w="1061" w:type="dxa"/>
            <w:tcBorders>
              <w:left w:val="nil"/>
              <w:right w:val="nil"/>
            </w:tcBorders>
            <w:noWrap/>
            <w:hideMark/>
          </w:tcPr>
          <w:p w14:paraId="2F7FB555" w14:textId="77777777"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9506D1">
              <w:rPr>
                <w:rFonts w:ascii="Aptos Narrow" w:eastAsia="Times New Roman" w:hAnsi="Aptos Narrow" w:cs="Times New Roman"/>
                <w:color w:val="000000"/>
                <w:sz w:val="18"/>
                <w:szCs w:val="18"/>
                <w:lang w:val="fr-BE"/>
              </w:rPr>
              <w:t>2009</w:t>
            </w:r>
          </w:p>
        </w:tc>
        <w:tc>
          <w:tcPr>
            <w:tcW w:w="1699" w:type="dxa"/>
            <w:tcBorders>
              <w:left w:val="nil"/>
              <w:right w:val="nil"/>
            </w:tcBorders>
            <w:noWrap/>
            <w:hideMark/>
          </w:tcPr>
          <w:p w14:paraId="515C5206" w14:textId="4B86F519"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205</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8</w:t>
            </w:r>
          </w:p>
        </w:tc>
        <w:tc>
          <w:tcPr>
            <w:tcW w:w="1614" w:type="dxa"/>
            <w:tcBorders>
              <w:left w:val="nil"/>
              <w:right w:val="nil"/>
            </w:tcBorders>
            <w:noWrap/>
            <w:hideMark/>
          </w:tcPr>
          <w:p w14:paraId="5DC38958" w14:textId="21346932"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248</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5</w:t>
            </w:r>
          </w:p>
        </w:tc>
        <w:tc>
          <w:tcPr>
            <w:tcW w:w="1625" w:type="dxa"/>
            <w:tcBorders>
              <w:left w:val="nil"/>
              <w:right w:val="nil"/>
            </w:tcBorders>
            <w:noWrap/>
            <w:hideMark/>
          </w:tcPr>
          <w:p w14:paraId="3178D4A7" w14:textId="0B3605B6"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4</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6</w:t>
            </w:r>
          </w:p>
        </w:tc>
        <w:tc>
          <w:tcPr>
            <w:tcW w:w="1508" w:type="dxa"/>
            <w:tcBorders>
              <w:left w:val="nil"/>
              <w:right w:val="nil"/>
            </w:tcBorders>
            <w:noWrap/>
            <w:hideMark/>
          </w:tcPr>
          <w:p w14:paraId="0382E2CA" w14:textId="51E7F8D2"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7</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1</w:t>
            </w:r>
          </w:p>
        </w:tc>
      </w:tr>
      <w:tr w:rsidR="00772360" w:rsidRPr="009506D1" w14:paraId="090BB939" w14:textId="77777777" w:rsidTr="00772360">
        <w:trPr>
          <w:trHeight w:val="300"/>
        </w:trPr>
        <w:tc>
          <w:tcPr>
            <w:cnfStyle w:val="001000000000" w:firstRow="0" w:lastRow="0" w:firstColumn="1" w:lastColumn="0" w:oddVBand="0" w:evenVBand="0" w:oddHBand="0" w:evenHBand="0" w:firstRowFirstColumn="0" w:firstRowLastColumn="0" w:lastRowFirstColumn="0" w:lastRowLastColumn="0"/>
            <w:tcW w:w="1242" w:type="dxa"/>
            <w:tcBorders>
              <w:left w:val="nil"/>
              <w:right w:val="nil"/>
            </w:tcBorders>
            <w:noWrap/>
            <w:hideMark/>
          </w:tcPr>
          <w:p w14:paraId="58F86D75" w14:textId="77777777" w:rsidR="00772360" w:rsidRPr="009506D1" w:rsidRDefault="00772360" w:rsidP="0072798E">
            <w:pPr>
              <w:rPr>
                <w:rFonts w:ascii="Aptos Narrow" w:eastAsia="Times New Roman" w:hAnsi="Aptos Narrow" w:cs="Times New Roman"/>
                <w:color w:val="000000"/>
                <w:sz w:val="18"/>
                <w:szCs w:val="18"/>
                <w:lang w:val="fr-BE"/>
              </w:rPr>
            </w:pPr>
            <w:r>
              <w:rPr>
                <w:rFonts w:ascii="Aptos Narrow" w:eastAsia="Times New Roman" w:hAnsi="Aptos Narrow" w:cs="Times New Roman"/>
                <w:color w:val="000000"/>
                <w:sz w:val="18"/>
                <w:szCs w:val="18"/>
                <w:lang w:val="fr-BE"/>
              </w:rPr>
              <w:t>2</w:t>
            </w:r>
          </w:p>
        </w:tc>
        <w:tc>
          <w:tcPr>
            <w:tcW w:w="873" w:type="dxa"/>
            <w:tcBorders>
              <w:left w:val="nil"/>
              <w:right w:val="nil"/>
            </w:tcBorders>
            <w:noWrap/>
            <w:hideMark/>
          </w:tcPr>
          <w:p w14:paraId="4D8C0D7A" w14:textId="77777777"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9506D1">
              <w:rPr>
                <w:rFonts w:ascii="Aptos Narrow" w:eastAsia="Times New Roman" w:hAnsi="Aptos Narrow" w:cs="Times New Roman"/>
                <w:color w:val="000000"/>
                <w:sz w:val="18"/>
                <w:szCs w:val="18"/>
                <w:lang w:val="fr-BE"/>
              </w:rPr>
              <w:t>2009</w:t>
            </w:r>
          </w:p>
        </w:tc>
        <w:tc>
          <w:tcPr>
            <w:tcW w:w="1061" w:type="dxa"/>
            <w:tcBorders>
              <w:left w:val="nil"/>
              <w:right w:val="nil"/>
            </w:tcBorders>
            <w:noWrap/>
            <w:hideMark/>
          </w:tcPr>
          <w:p w14:paraId="10EDD159" w14:textId="77777777"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9506D1">
              <w:rPr>
                <w:rFonts w:ascii="Aptos Narrow" w:eastAsia="Times New Roman" w:hAnsi="Aptos Narrow" w:cs="Times New Roman"/>
                <w:color w:val="000000"/>
                <w:sz w:val="18"/>
                <w:szCs w:val="18"/>
                <w:lang w:val="fr-BE"/>
              </w:rPr>
              <w:t>2019</w:t>
            </w:r>
          </w:p>
        </w:tc>
        <w:tc>
          <w:tcPr>
            <w:tcW w:w="1699" w:type="dxa"/>
            <w:tcBorders>
              <w:left w:val="nil"/>
              <w:right w:val="nil"/>
            </w:tcBorders>
            <w:noWrap/>
            <w:hideMark/>
          </w:tcPr>
          <w:p w14:paraId="0E84F683" w14:textId="291DF3D1"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248</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5</w:t>
            </w:r>
          </w:p>
        </w:tc>
        <w:tc>
          <w:tcPr>
            <w:tcW w:w="1614" w:type="dxa"/>
            <w:tcBorders>
              <w:left w:val="nil"/>
              <w:right w:val="nil"/>
            </w:tcBorders>
            <w:noWrap/>
            <w:hideMark/>
          </w:tcPr>
          <w:p w14:paraId="1DF1B564" w14:textId="35B4523A"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247</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3</w:t>
            </w:r>
          </w:p>
        </w:tc>
        <w:tc>
          <w:tcPr>
            <w:tcW w:w="1625" w:type="dxa"/>
            <w:tcBorders>
              <w:left w:val="nil"/>
              <w:right w:val="nil"/>
            </w:tcBorders>
            <w:noWrap/>
            <w:hideMark/>
          </w:tcPr>
          <w:p w14:paraId="5CC880D6" w14:textId="1D6F4263"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6</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8</w:t>
            </w:r>
          </w:p>
        </w:tc>
        <w:tc>
          <w:tcPr>
            <w:tcW w:w="1508" w:type="dxa"/>
            <w:tcBorders>
              <w:left w:val="nil"/>
              <w:right w:val="nil"/>
            </w:tcBorders>
            <w:noWrap/>
            <w:hideMark/>
          </w:tcPr>
          <w:p w14:paraId="130384D6" w14:textId="0C99E8E9"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6</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7</w:t>
            </w:r>
          </w:p>
        </w:tc>
      </w:tr>
      <w:tr w:rsidR="00772360" w:rsidRPr="009506D1" w14:paraId="327B90AA" w14:textId="77777777" w:rsidTr="00772360">
        <w:trPr>
          <w:trHeight w:val="300"/>
        </w:trPr>
        <w:tc>
          <w:tcPr>
            <w:cnfStyle w:val="001000000000" w:firstRow="0" w:lastRow="0" w:firstColumn="1" w:lastColumn="0" w:oddVBand="0" w:evenVBand="0" w:oddHBand="0" w:evenHBand="0" w:firstRowFirstColumn="0" w:firstRowLastColumn="0" w:lastRowFirstColumn="0" w:lastRowLastColumn="0"/>
            <w:tcW w:w="1242" w:type="dxa"/>
            <w:tcBorders>
              <w:left w:val="nil"/>
              <w:right w:val="nil"/>
            </w:tcBorders>
            <w:noWrap/>
            <w:hideMark/>
          </w:tcPr>
          <w:p w14:paraId="21CD6B05" w14:textId="77777777" w:rsidR="00772360" w:rsidRPr="009506D1" w:rsidRDefault="00772360" w:rsidP="0072798E">
            <w:pPr>
              <w:rPr>
                <w:rFonts w:ascii="Aptos Narrow" w:eastAsia="Times New Roman" w:hAnsi="Aptos Narrow" w:cs="Times New Roman"/>
                <w:color w:val="000000"/>
                <w:sz w:val="18"/>
                <w:szCs w:val="18"/>
                <w:lang w:val="fr-BE"/>
              </w:rPr>
            </w:pPr>
            <w:r>
              <w:rPr>
                <w:rFonts w:ascii="Aptos Narrow" w:eastAsia="Times New Roman" w:hAnsi="Aptos Narrow" w:cs="Times New Roman"/>
                <w:color w:val="000000"/>
                <w:sz w:val="18"/>
                <w:szCs w:val="18"/>
                <w:lang w:val="fr-BE"/>
              </w:rPr>
              <w:t>3</w:t>
            </w:r>
          </w:p>
        </w:tc>
        <w:tc>
          <w:tcPr>
            <w:tcW w:w="873" w:type="dxa"/>
            <w:tcBorders>
              <w:left w:val="nil"/>
              <w:right w:val="nil"/>
            </w:tcBorders>
            <w:noWrap/>
            <w:hideMark/>
          </w:tcPr>
          <w:p w14:paraId="608F51D7" w14:textId="77777777"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9506D1">
              <w:rPr>
                <w:rFonts w:ascii="Aptos Narrow" w:eastAsia="Times New Roman" w:hAnsi="Aptos Narrow" w:cs="Times New Roman"/>
                <w:color w:val="000000"/>
                <w:sz w:val="18"/>
                <w:szCs w:val="18"/>
                <w:lang w:val="fr-BE"/>
              </w:rPr>
              <w:t>1995</w:t>
            </w:r>
          </w:p>
        </w:tc>
        <w:tc>
          <w:tcPr>
            <w:tcW w:w="1061" w:type="dxa"/>
            <w:tcBorders>
              <w:left w:val="nil"/>
              <w:right w:val="nil"/>
            </w:tcBorders>
            <w:noWrap/>
            <w:hideMark/>
          </w:tcPr>
          <w:p w14:paraId="754399B1" w14:textId="77777777"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9506D1">
              <w:rPr>
                <w:rFonts w:ascii="Aptos Narrow" w:eastAsia="Times New Roman" w:hAnsi="Aptos Narrow" w:cs="Times New Roman"/>
                <w:color w:val="000000"/>
                <w:sz w:val="18"/>
                <w:szCs w:val="18"/>
                <w:lang w:val="fr-BE"/>
              </w:rPr>
              <w:t>2009</w:t>
            </w:r>
          </w:p>
        </w:tc>
        <w:tc>
          <w:tcPr>
            <w:tcW w:w="1699" w:type="dxa"/>
            <w:tcBorders>
              <w:left w:val="nil"/>
              <w:right w:val="nil"/>
            </w:tcBorders>
            <w:noWrap/>
            <w:hideMark/>
          </w:tcPr>
          <w:p w14:paraId="3D6C0D6B" w14:textId="2A867E36"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187</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7</w:t>
            </w:r>
          </w:p>
        </w:tc>
        <w:tc>
          <w:tcPr>
            <w:tcW w:w="1614" w:type="dxa"/>
            <w:tcBorders>
              <w:left w:val="nil"/>
              <w:right w:val="nil"/>
            </w:tcBorders>
            <w:noWrap/>
            <w:hideMark/>
          </w:tcPr>
          <w:p w14:paraId="754B8DEC" w14:textId="3AAF3CC0"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230</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4</w:t>
            </w:r>
          </w:p>
        </w:tc>
        <w:tc>
          <w:tcPr>
            <w:tcW w:w="1625" w:type="dxa"/>
            <w:tcBorders>
              <w:left w:val="nil"/>
              <w:right w:val="nil"/>
            </w:tcBorders>
            <w:noWrap/>
            <w:hideMark/>
          </w:tcPr>
          <w:p w14:paraId="6E907E95" w14:textId="5CEF5AD6"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3</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6</w:t>
            </w:r>
          </w:p>
        </w:tc>
        <w:tc>
          <w:tcPr>
            <w:tcW w:w="1508" w:type="dxa"/>
            <w:tcBorders>
              <w:left w:val="nil"/>
              <w:right w:val="nil"/>
            </w:tcBorders>
            <w:noWrap/>
            <w:hideMark/>
          </w:tcPr>
          <w:p w14:paraId="3855110A" w14:textId="7CE37EB0"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6</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6</w:t>
            </w:r>
          </w:p>
        </w:tc>
      </w:tr>
      <w:tr w:rsidR="00772360" w:rsidRPr="009506D1" w14:paraId="1C2856CF" w14:textId="77777777" w:rsidTr="00772360">
        <w:trPr>
          <w:trHeight w:val="300"/>
        </w:trPr>
        <w:tc>
          <w:tcPr>
            <w:cnfStyle w:val="001000000000" w:firstRow="0" w:lastRow="0" w:firstColumn="1" w:lastColumn="0" w:oddVBand="0" w:evenVBand="0" w:oddHBand="0" w:evenHBand="0" w:firstRowFirstColumn="0" w:firstRowLastColumn="0" w:lastRowFirstColumn="0" w:lastRowLastColumn="0"/>
            <w:tcW w:w="1242" w:type="dxa"/>
            <w:tcBorders>
              <w:left w:val="nil"/>
              <w:right w:val="nil"/>
            </w:tcBorders>
            <w:noWrap/>
            <w:hideMark/>
          </w:tcPr>
          <w:p w14:paraId="4969900A" w14:textId="77777777" w:rsidR="00772360" w:rsidRPr="009506D1" w:rsidRDefault="00772360" w:rsidP="0072798E">
            <w:pPr>
              <w:rPr>
                <w:rFonts w:ascii="Aptos Narrow" w:eastAsia="Times New Roman" w:hAnsi="Aptos Narrow" w:cs="Times New Roman"/>
                <w:color w:val="000000"/>
                <w:sz w:val="18"/>
                <w:szCs w:val="18"/>
                <w:lang w:val="fr-BE"/>
              </w:rPr>
            </w:pPr>
            <w:r>
              <w:rPr>
                <w:rFonts w:ascii="Aptos Narrow" w:eastAsia="Times New Roman" w:hAnsi="Aptos Narrow" w:cs="Times New Roman"/>
                <w:color w:val="000000"/>
                <w:sz w:val="18"/>
                <w:szCs w:val="18"/>
                <w:lang w:val="fr-BE"/>
              </w:rPr>
              <w:t>3</w:t>
            </w:r>
          </w:p>
        </w:tc>
        <w:tc>
          <w:tcPr>
            <w:tcW w:w="873" w:type="dxa"/>
            <w:tcBorders>
              <w:left w:val="nil"/>
              <w:right w:val="nil"/>
            </w:tcBorders>
            <w:noWrap/>
            <w:hideMark/>
          </w:tcPr>
          <w:p w14:paraId="71C7B801" w14:textId="77777777"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9506D1">
              <w:rPr>
                <w:rFonts w:ascii="Aptos Narrow" w:eastAsia="Times New Roman" w:hAnsi="Aptos Narrow" w:cs="Times New Roman"/>
                <w:color w:val="000000"/>
                <w:sz w:val="18"/>
                <w:szCs w:val="18"/>
                <w:lang w:val="fr-BE"/>
              </w:rPr>
              <w:t>2009</w:t>
            </w:r>
          </w:p>
        </w:tc>
        <w:tc>
          <w:tcPr>
            <w:tcW w:w="1061" w:type="dxa"/>
            <w:tcBorders>
              <w:left w:val="nil"/>
              <w:right w:val="nil"/>
            </w:tcBorders>
            <w:noWrap/>
            <w:hideMark/>
          </w:tcPr>
          <w:p w14:paraId="15EAFF8B" w14:textId="77777777"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9506D1">
              <w:rPr>
                <w:rFonts w:ascii="Aptos Narrow" w:eastAsia="Times New Roman" w:hAnsi="Aptos Narrow" w:cs="Times New Roman"/>
                <w:color w:val="000000"/>
                <w:sz w:val="18"/>
                <w:szCs w:val="18"/>
                <w:lang w:val="fr-BE"/>
              </w:rPr>
              <w:t>2019</w:t>
            </w:r>
          </w:p>
        </w:tc>
        <w:tc>
          <w:tcPr>
            <w:tcW w:w="1699" w:type="dxa"/>
            <w:tcBorders>
              <w:left w:val="nil"/>
              <w:right w:val="nil"/>
            </w:tcBorders>
            <w:noWrap/>
            <w:hideMark/>
          </w:tcPr>
          <w:p w14:paraId="735A30AA" w14:textId="556C4303"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230</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4</w:t>
            </w:r>
          </w:p>
        </w:tc>
        <w:tc>
          <w:tcPr>
            <w:tcW w:w="1614" w:type="dxa"/>
            <w:tcBorders>
              <w:left w:val="nil"/>
              <w:right w:val="nil"/>
            </w:tcBorders>
            <w:noWrap/>
            <w:hideMark/>
          </w:tcPr>
          <w:p w14:paraId="6609DA4C" w14:textId="6898E708"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219</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1</w:t>
            </w:r>
          </w:p>
        </w:tc>
        <w:tc>
          <w:tcPr>
            <w:tcW w:w="1625" w:type="dxa"/>
            <w:tcBorders>
              <w:left w:val="nil"/>
              <w:right w:val="nil"/>
            </w:tcBorders>
            <w:noWrap/>
            <w:hideMark/>
          </w:tcPr>
          <w:p w14:paraId="23088F38" w14:textId="62B23464"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5</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9</w:t>
            </w:r>
          </w:p>
        </w:tc>
        <w:tc>
          <w:tcPr>
            <w:tcW w:w="1508" w:type="dxa"/>
            <w:tcBorders>
              <w:left w:val="nil"/>
              <w:right w:val="nil"/>
            </w:tcBorders>
            <w:noWrap/>
            <w:hideMark/>
          </w:tcPr>
          <w:p w14:paraId="1A6B299E" w14:textId="72289F6F"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4</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7</w:t>
            </w:r>
          </w:p>
        </w:tc>
      </w:tr>
      <w:tr w:rsidR="00772360" w:rsidRPr="009506D1" w14:paraId="0B36949D" w14:textId="77777777" w:rsidTr="00772360">
        <w:trPr>
          <w:trHeight w:val="300"/>
        </w:trPr>
        <w:tc>
          <w:tcPr>
            <w:cnfStyle w:val="001000000000" w:firstRow="0" w:lastRow="0" w:firstColumn="1" w:lastColumn="0" w:oddVBand="0" w:evenVBand="0" w:oddHBand="0" w:evenHBand="0" w:firstRowFirstColumn="0" w:firstRowLastColumn="0" w:lastRowFirstColumn="0" w:lastRowLastColumn="0"/>
            <w:tcW w:w="1242" w:type="dxa"/>
            <w:tcBorders>
              <w:left w:val="nil"/>
              <w:right w:val="nil"/>
            </w:tcBorders>
            <w:noWrap/>
            <w:hideMark/>
          </w:tcPr>
          <w:p w14:paraId="529716D2" w14:textId="77777777" w:rsidR="00772360" w:rsidRPr="009506D1" w:rsidRDefault="00772360" w:rsidP="0072798E">
            <w:pPr>
              <w:rPr>
                <w:rFonts w:ascii="Aptos Narrow" w:eastAsia="Times New Roman" w:hAnsi="Aptos Narrow" w:cs="Times New Roman"/>
                <w:color w:val="000000"/>
                <w:sz w:val="18"/>
                <w:szCs w:val="18"/>
                <w:lang w:val="fr-BE"/>
              </w:rPr>
            </w:pPr>
            <w:r>
              <w:rPr>
                <w:rFonts w:ascii="Aptos Narrow" w:eastAsia="Times New Roman" w:hAnsi="Aptos Narrow" w:cs="Times New Roman"/>
                <w:color w:val="000000"/>
                <w:sz w:val="18"/>
                <w:szCs w:val="18"/>
                <w:lang w:val="fr-BE"/>
              </w:rPr>
              <w:t>4</w:t>
            </w:r>
          </w:p>
        </w:tc>
        <w:tc>
          <w:tcPr>
            <w:tcW w:w="873" w:type="dxa"/>
            <w:tcBorders>
              <w:left w:val="nil"/>
              <w:right w:val="nil"/>
            </w:tcBorders>
            <w:noWrap/>
            <w:hideMark/>
          </w:tcPr>
          <w:p w14:paraId="0953450B" w14:textId="77777777"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9506D1">
              <w:rPr>
                <w:rFonts w:ascii="Aptos Narrow" w:eastAsia="Times New Roman" w:hAnsi="Aptos Narrow" w:cs="Times New Roman"/>
                <w:color w:val="000000"/>
                <w:sz w:val="18"/>
                <w:szCs w:val="18"/>
                <w:lang w:val="fr-BE"/>
              </w:rPr>
              <w:t>2009</w:t>
            </w:r>
          </w:p>
        </w:tc>
        <w:tc>
          <w:tcPr>
            <w:tcW w:w="1061" w:type="dxa"/>
            <w:tcBorders>
              <w:left w:val="nil"/>
              <w:right w:val="nil"/>
            </w:tcBorders>
            <w:noWrap/>
            <w:hideMark/>
          </w:tcPr>
          <w:p w14:paraId="5A8C66CD" w14:textId="77777777"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9506D1">
              <w:rPr>
                <w:rFonts w:ascii="Aptos Narrow" w:eastAsia="Times New Roman" w:hAnsi="Aptos Narrow" w:cs="Times New Roman"/>
                <w:color w:val="000000"/>
                <w:sz w:val="18"/>
                <w:szCs w:val="18"/>
                <w:lang w:val="fr-BE"/>
              </w:rPr>
              <w:t>2019</w:t>
            </w:r>
          </w:p>
        </w:tc>
        <w:tc>
          <w:tcPr>
            <w:tcW w:w="1699" w:type="dxa"/>
            <w:tcBorders>
              <w:left w:val="nil"/>
              <w:right w:val="nil"/>
            </w:tcBorders>
            <w:noWrap/>
            <w:hideMark/>
          </w:tcPr>
          <w:p w14:paraId="57509BF7" w14:textId="1A4468DC"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176</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6</w:t>
            </w:r>
          </w:p>
        </w:tc>
        <w:tc>
          <w:tcPr>
            <w:tcW w:w="1614" w:type="dxa"/>
            <w:tcBorders>
              <w:left w:val="nil"/>
              <w:right w:val="nil"/>
            </w:tcBorders>
            <w:noWrap/>
            <w:hideMark/>
          </w:tcPr>
          <w:p w14:paraId="4A7C363C" w14:textId="7D58E1C8"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221</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8</w:t>
            </w:r>
          </w:p>
        </w:tc>
        <w:tc>
          <w:tcPr>
            <w:tcW w:w="1625" w:type="dxa"/>
            <w:tcBorders>
              <w:left w:val="nil"/>
              <w:right w:val="nil"/>
            </w:tcBorders>
            <w:noWrap/>
            <w:hideMark/>
          </w:tcPr>
          <w:p w14:paraId="1A397E08" w14:textId="29653499"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3</w:t>
            </w:r>
            <w:r w:rsidR="00F10E1C">
              <w:rPr>
                <w:rFonts w:ascii="Aptos Narrow" w:eastAsia="Times New Roman" w:hAnsi="Aptos Narrow" w:cs="Times New Roman"/>
                <w:color w:val="000000"/>
                <w:sz w:val="18"/>
                <w:szCs w:val="18"/>
                <w:lang w:val="fr-BE"/>
              </w:rPr>
              <w:t>.0</w:t>
            </w:r>
          </w:p>
        </w:tc>
        <w:tc>
          <w:tcPr>
            <w:tcW w:w="1508" w:type="dxa"/>
            <w:tcBorders>
              <w:left w:val="nil"/>
              <w:right w:val="nil"/>
            </w:tcBorders>
            <w:noWrap/>
            <w:hideMark/>
          </w:tcPr>
          <w:p w14:paraId="2AA4B167" w14:textId="3F5D8EAD"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7</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5</w:t>
            </w:r>
          </w:p>
        </w:tc>
      </w:tr>
      <w:tr w:rsidR="00772360" w:rsidRPr="009506D1" w14:paraId="2D201441" w14:textId="77777777" w:rsidTr="00772360">
        <w:trPr>
          <w:trHeight w:val="300"/>
        </w:trPr>
        <w:tc>
          <w:tcPr>
            <w:cnfStyle w:val="001000000000" w:firstRow="0" w:lastRow="0" w:firstColumn="1" w:lastColumn="0" w:oddVBand="0" w:evenVBand="0" w:oddHBand="0" w:evenHBand="0" w:firstRowFirstColumn="0" w:firstRowLastColumn="0" w:lastRowFirstColumn="0" w:lastRowLastColumn="0"/>
            <w:tcW w:w="1242" w:type="dxa"/>
            <w:tcBorders>
              <w:left w:val="nil"/>
              <w:right w:val="nil"/>
            </w:tcBorders>
            <w:noWrap/>
            <w:hideMark/>
          </w:tcPr>
          <w:p w14:paraId="47EFF67E" w14:textId="77777777" w:rsidR="00772360" w:rsidRPr="009506D1" w:rsidRDefault="00772360" w:rsidP="0072798E">
            <w:pPr>
              <w:rPr>
                <w:rFonts w:ascii="Aptos Narrow" w:eastAsia="Times New Roman" w:hAnsi="Aptos Narrow" w:cs="Times New Roman"/>
                <w:color w:val="000000"/>
                <w:sz w:val="18"/>
                <w:szCs w:val="18"/>
                <w:lang w:val="fr-BE"/>
              </w:rPr>
            </w:pPr>
            <w:r>
              <w:rPr>
                <w:rFonts w:ascii="Aptos Narrow" w:eastAsia="Times New Roman" w:hAnsi="Aptos Narrow" w:cs="Times New Roman"/>
                <w:color w:val="000000"/>
                <w:sz w:val="18"/>
                <w:szCs w:val="18"/>
                <w:lang w:val="fr-BE"/>
              </w:rPr>
              <w:t>5</w:t>
            </w:r>
          </w:p>
        </w:tc>
        <w:tc>
          <w:tcPr>
            <w:tcW w:w="873" w:type="dxa"/>
            <w:tcBorders>
              <w:left w:val="nil"/>
              <w:right w:val="nil"/>
            </w:tcBorders>
            <w:noWrap/>
            <w:hideMark/>
          </w:tcPr>
          <w:p w14:paraId="5BD02719" w14:textId="77777777"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9506D1">
              <w:rPr>
                <w:rFonts w:ascii="Aptos Narrow" w:eastAsia="Times New Roman" w:hAnsi="Aptos Narrow" w:cs="Times New Roman"/>
                <w:color w:val="000000"/>
                <w:sz w:val="18"/>
                <w:szCs w:val="18"/>
                <w:lang w:val="fr-BE"/>
              </w:rPr>
              <w:t>1992</w:t>
            </w:r>
          </w:p>
        </w:tc>
        <w:tc>
          <w:tcPr>
            <w:tcW w:w="1061" w:type="dxa"/>
            <w:tcBorders>
              <w:left w:val="nil"/>
              <w:right w:val="nil"/>
            </w:tcBorders>
            <w:noWrap/>
            <w:hideMark/>
          </w:tcPr>
          <w:p w14:paraId="5B78D66D" w14:textId="77777777"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9506D1">
              <w:rPr>
                <w:rFonts w:ascii="Aptos Narrow" w:eastAsia="Times New Roman" w:hAnsi="Aptos Narrow" w:cs="Times New Roman"/>
                <w:color w:val="000000"/>
                <w:sz w:val="18"/>
                <w:szCs w:val="18"/>
                <w:lang w:val="fr-BE"/>
              </w:rPr>
              <w:t>2009</w:t>
            </w:r>
          </w:p>
        </w:tc>
        <w:tc>
          <w:tcPr>
            <w:tcW w:w="1699" w:type="dxa"/>
            <w:tcBorders>
              <w:left w:val="nil"/>
              <w:right w:val="nil"/>
            </w:tcBorders>
            <w:noWrap/>
            <w:hideMark/>
          </w:tcPr>
          <w:p w14:paraId="45C70676" w14:textId="7DAF4052"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180</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7</w:t>
            </w:r>
          </w:p>
        </w:tc>
        <w:tc>
          <w:tcPr>
            <w:tcW w:w="1614" w:type="dxa"/>
            <w:tcBorders>
              <w:left w:val="nil"/>
              <w:right w:val="nil"/>
            </w:tcBorders>
            <w:noWrap/>
            <w:hideMark/>
          </w:tcPr>
          <w:p w14:paraId="7F4FC829" w14:textId="06790DDC"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227</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6</w:t>
            </w:r>
          </w:p>
        </w:tc>
        <w:tc>
          <w:tcPr>
            <w:tcW w:w="1625" w:type="dxa"/>
            <w:tcBorders>
              <w:left w:val="nil"/>
              <w:right w:val="nil"/>
            </w:tcBorders>
            <w:noWrap/>
            <w:hideMark/>
          </w:tcPr>
          <w:p w14:paraId="32BED14B" w14:textId="6BA1ED3B"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5</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2</w:t>
            </w:r>
          </w:p>
        </w:tc>
        <w:tc>
          <w:tcPr>
            <w:tcW w:w="1508" w:type="dxa"/>
            <w:tcBorders>
              <w:left w:val="nil"/>
              <w:right w:val="nil"/>
            </w:tcBorders>
            <w:noWrap/>
            <w:hideMark/>
          </w:tcPr>
          <w:p w14:paraId="5D700296" w14:textId="0C51E60F"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7</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9</w:t>
            </w:r>
          </w:p>
        </w:tc>
      </w:tr>
      <w:tr w:rsidR="00772360" w:rsidRPr="009506D1" w14:paraId="268369E9" w14:textId="77777777" w:rsidTr="00772360">
        <w:trPr>
          <w:trHeight w:val="300"/>
        </w:trPr>
        <w:tc>
          <w:tcPr>
            <w:cnfStyle w:val="001000000000" w:firstRow="0" w:lastRow="0" w:firstColumn="1" w:lastColumn="0" w:oddVBand="0" w:evenVBand="0" w:oddHBand="0" w:evenHBand="0" w:firstRowFirstColumn="0" w:firstRowLastColumn="0" w:lastRowFirstColumn="0" w:lastRowLastColumn="0"/>
            <w:tcW w:w="1242" w:type="dxa"/>
            <w:tcBorders>
              <w:left w:val="nil"/>
              <w:bottom w:val="single" w:sz="12" w:space="0" w:color="999999" w:themeColor="text1" w:themeTint="66"/>
              <w:right w:val="nil"/>
            </w:tcBorders>
            <w:noWrap/>
            <w:hideMark/>
          </w:tcPr>
          <w:p w14:paraId="42B5BA56" w14:textId="77777777" w:rsidR="00772360" w:rsidRPr="009506D1" w:rsidRDefault="00772360" w:rsidP="0072798E">
            <w:pPr>
              <w:rPr>
                <w:rFonts w:ascii="Aptos Narrow" w:eastAsia="Times New Roman" w:hAnsi="Aptos Narrow" w:cs="Times New Roman"/>
                <w:color w:val="000000"/>
                <w:sz w:val="18"/>
                <w:szCs w:val="18"/>
                <w:lang w:val="fr-BE"/>
              </w:rPr>
            </w:pPr>
            <w:r>
              <w:rPr>
                <w:rFonts w:ascii="Aptos Narrow" w:eastAsia="Times New Roman" w:hAnsi="Aptos Narrow" w:cs="Times New Roman"/>
                <w:color w:val="000000"/>
                <w:sz w:val="18"/>
                <w:szCs w:val="18"/>
                <w:lang w:val="fr-BE"/>
              </w:rPr>
              <w:t>5</w:t>
            </w:r>
          </w:p>
        </w:tc>
        <w:tc>
          <w:tcPr>
            <w:tcW w:w="873" w:type="dxa"/>
            <w:tcBorders>
              <w:left w:val="nil"/>
              <w:bottom w:val="single" w:sz="12" w:space="0" w:color="999999" w:themeColor="text1" w:themeTint="66"/>
              <w:right w:val="nil"/>
            </w:tcBorders>
            <w:noWrap/>
            <w:hideMark/>
          </w:tcPr>
          <w:p w14:paraId="50BA3BF9" w14:textId="77777777"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9506D1">
              <w:rPr>
                <w:rFonts w:ascii="Aptos Narrow" w:eastAsia="Times New Roman" w:hAnsi="Aptos Narrow" w:cs="Times New Roman"/>
                <w:color w:val="000000"/>
                <w:sz w:val="18"/>
                <w:szCs w:val="18"/>
                <w:lang w:val="fr-BE"/>
              </w:rPr>
              <w:t>2009</w:t>
            </w:r>
          </w:p>
        </w:tc>
        <w:tc>
          <w:tcPr>
            <w:tcW w:w="1061" w:type="dxa"/>
            <w:tcBorders>
              <w:left w:val="nil"/>
              <w:bottom w:val="single" w:sz="12" w:space="0" w:color="999999" w:themeColor="text1" w:themeTint="66"/>
              <w:right w:val="nil"/>
            </w:tcBorders>
            <w:noWrap/>
            <w:hideMark/>
          </w:tcPr>
          <w:p w14:paraId="139BAB48" w14:textId="77777777"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9506D1">
              <w:rPr>
                <w:rFonts w:ascii="Aptos Narrow" w:eastAsia="Times New Roman" w:hAnsi="Aptos Narrow" w:cs="Times New Roman"/>
                <w:color w:val="000000"/>
                <w:sz w:val="18"/>
                <w:szCs w:val="18"/>
                <w:lang w:val="fr-BE"/>
              </w:rPr>
              <w:t>2019</w:t>
            </w:r>
          </w:p>
        </w:tc>
        <w:tc>
          <w:tcPr>
            <w:tcW w:w="1699" w:type="dxa"/>
            <w:tcBorders>
              <w:left w:val="nil"/>
              <w:bottom w:val="single" w:sz="12" w:space="0" w:color="999999" w:themeColor="text1" w:themeTint="66"/>
              <w:right w:val="nil"/>
            </w:tcBorders>
            <w:noWrap/>
            <w:hideMark/>
          </w:tcPr>
          <w:p w14:paraId="5606AB3E" w14:textId="64413A4B"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227</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6</w:t>
            </w:r>
          </w:p>
        </w:tc>
        <w:tc>
          <w:tcPr>
            <w:tcW w:w="1614" w:type="dxa"/>
            <w:tcBorders>
              <w:left w:val="nil"/>
              <w:bottom w:val="single" w:sz="12" w:space="0" w:color="999999" w:themeColor="text1" w:themeTint="66"/>
              <w:right w:val="nil"/>
            </w:tcBorders>
            <w:noWrap/>
            <w:hideMark/>
          </w:tcPr>
          <w:p w14:paraId="58E44B4E" w14:textId="2F8FF122"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172</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1</w:t>
            </w:r>
          </w:p>
        </w:tc>
        <w:tc>
          <w:tcPr>
            <w:tcW w:w="1625" w:type="dxa"/>
            <w:tcBorders>
              <w:left w:val="nil"/>
              <w:bottom w:val="single" w:sz="12" w:space="0" w:color="999999" w:themeColor="text1" w:themeTint="66"/>
              <w:right w:val="nil"/>
            </w:tcBorders>
            <w:noWrap/>
            <w:hideMark/>
          </w:tcPr>
          <w:p w14:paraId="4929CAC0" w14:textId="059336B1"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11</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8</w:t>
            </w:r>
          </w:p>
        </w:tc>
        <w:tc>
          <w:tcPr>
            <w:tcW w:w="1508" w:type="dxa"/>
            <w:tcBorders>
              <w:left w:val="nil"/>
              <w:bottom w:val="single" w:sz="12" w:space="0" w:color="999999" w:themeColor="text1" w:themeTint="66"/>
              <w:right w:val="nil"/>
            </w:tcBorders>
            <w:noWrap/>
            <w:hideMark/>
          </w:tcPr>
          <w:p w14:paraId="6353F24D" w14:textId="270E3F8A" w:rsidR="00772360" w:rsidRPr="009506D1" w:rsidRDefault="00772360" w:rsidP="0072798E">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fr-BE"/>
              </w:rPr>
            </w:pPr>
            <w:r w:rsidRPr="004201A6">
              <w:rPr>
                <w:rFonts w:ascii="Aptos Narrow" w:eastAsia="Times New Roman" w:hAnsi="Aptos Narrow" w:cs="Times New Roman"/>
                <w:color w:val="000000"/>
                <w:sz w:val="18"/>
                <w:szCs w:val="18"/>
                <w:lang w:val="fr-BE"/>
              </w:rPr>
              <w:t>6</w:t>
            </w:r>
            <w:r w:rsidR="00F10E1C">
              <w:rPr>
                <w:rFonts w:ascii="Aptos Narrow" w:eastAsia="Times New Roman" w:hAnsi="Aptos Narrow" w:cs="Times New Roman"/>
                <w:color w:val="000000"/>
                <w:sz w:val="18"/>
                <w:szCs w:val="18"/>
                <w:lang w:val="fr-BE"/>
              </w:rPr>
              <w:t>.</w:t>
            </w:r>
            <w:r w:rsidRPr="004201A6">
              <w:rPr>
                <w:rFonts w:ascii="Aptos Narrow" w:eastAsia="Times New Roman" w:hAnsi="Aptos Narrow" w:cs="Times New Roman"/>
                <w:color w:val="000000"/>
                <w:sz w:val="18"/>
                <w:szCs w:val="18"/>
                <w:lang w:val="fr-BE"/>
              </w:rPr>
              <w:t>2</w:t>
            </w:r>
          </w:p>
        </w:tc>
      </w:tr>
    </w:tbl>
    <w:p w14:paraId="3CAF6276" w14:textId="77777777" w:rsidR="00DF2CD4" w:rsidRDefault="00DF2CD4" w:rsidP="00DF2CD4">
      <w:pPr>
        <w:jc w:val="left"/>
      </w:pPr>
    </w:p>
    <w:p w14:paraId="6BC24B0C" w14:textId="77777777" w:rsidR="00376382" w:rsidRDefault="00376382" w:rsidP="00376382">
      <w:pPr>
        <w:keepNext/>
      </w:pPr>
      <w:r>
        <w:rPr>
          <w:noProof/>
          <w:lang w:val="fr-BE" w:eastAsia="fr-BE"/>
          <w14:ligatures w14:val="standardContextual"/>
        </w:rPr>
        <w:lastRenderedPageBreak/>
        <w:drawing>
          <wp:inline distT="0" distB="0" distL="0" distR="0" wp14:anchorId="6F652EBD" wp14:editId="6D4B4370">
            <wp:extent cx="5760720" cy="2880360"/>
            <wp:effectExtent l="0" t="0" r="0" b="0"/>
            <wp:docPr id="265206603" name="Image 10" descr="Une image contenant ligne, diagramme, Tracé,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206603" name="Image 10" descr="Une image contenant ligne, diagramme, Tracé, texte&#10;&#10;Description générée automatiquemen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2880360"/>
                    </a:xfrm>
                    <a:prstGeom prst="rect">
                      <a:avLst/>
                    </a:prstGeom>
                  </pic:spPr>
                </pic:pic>
              </a:graphicData>
            </a:graphic>
          </wp:inline>
        </w:drawing>
      </w:r>
    </w:p>
    <w:p w14:paraId="42ABC41B" w14:textId="3303BAAA" w:rsidR="00DF2CD4" w:rsidRDefault="00376382" w:rsidP="00376382">
      <w:pPr>
        <w:pStyle w:val="Lgende"/>
      </w:pPr>
      <w:bookmarkStart w:id="14" w:name="_Ref188968420"/>
      <w:bookmarkStart w:id="15" w:name="_Ref191299234"/>
      <w:r>
        <w:t xml:space="preserve">Figure </w:t>
      </w:r>
      <w:fldSimple w:instr=" SEQ Figure \* ARABIC ">
        <w:r w:rsidR="00D57DE6">
          <w:rPr>
            <w:noProof/>
          </w:rPr>
          <w:t>2</w:t>
        </w:r>
      </w:fldSimple>
      <w:bookmarkEnd w:id="14"/>
      <w:r>
        <w:t xml:space="preserve"> : </w:t>
      </w:r>
      <w:r w:rsidRPr="00964163">
        <w:t xml:space="preserve">Changes in standing volume </w:t>
      </w:r>
      <w:r w:rsidR="0090642D">
        <w:t>for each</w:t>
      </w:r>
      <w:r w:rsidRPr="00964163">
        <w:t xml:space="preserve"> forest </w:t>
      </w:r>
      <w:r>
        <w:t xml:space="preserve">block </w:t>
      </w:r>
      <w:r w:rsidRPr="00964163">
        <w:t xml:space="preserve">(A) and </w:t>
      </w:r>
      <w:r w:rsidR="0090642D">
        <w:t xml:space="preserve">in the </w:t>
      </w:r>
      <w:r w:rsidRPr="00964163">
        <w:t xml:space="preserve">ratio of </w:t>
      </w:r>
      <w:r>
        <w:t>standing</w:t>
      </w:r>
      <w:r w:rsidRPr="00964163">
        <w:t xml:space="preserve"> value to standing volume (B). The</w:t>
      </w:r>
      <w:r w:rsidR="00877AEE">
        <w:t xml:space="preserve"> standing</w:t>
      </w:r>
      <w:r w:rsidRPr="00964163">
        <w:t xml:space="preserve"> value has increased over time</w:t>
      </w:r>
      <w:r>
        <w:t xml:space="preserve"> per unit of standing volume</w:t>
      </w:r>
      <w:r w:rsidRPr="00964163">
        <w:t xml:space="preserve">, mainly because the proportion of </w:t>
      </w:r>
      <w:r w:rsidR="00877AEE">
        <w:t>the most</w:t>
      </w:r>
      <w:r w:rsidRPr="00964163">
        <w:t xml:space="preserve"> </w:t>
      </w:r>
      <w:r w:rsidR="0090642D">
        <w:t xml:space="preserve">valuable </w:t>
      </w:r>
      <w:r w:rsidR="00877AEE">
        <w:t xml:space="preserve">trees </w:t>
      </w:r>
      <w:r w:rsidRPr="00964163">
        <w:t>(large oaks) has increased.</w:t>
      </w:r>
      <w:bookmarkEnd w:id="15"/>
    </w:p>
    <w:p w14:paraId="1CE58FEA" w14:textId="425DF3D8" w:rsidR="00FF5283" w:rsidRDefault="008D0B6A" w:rsidP="00FF5283">
      <w:pPr>
        <w:pStyle w:val="Titre2"/>
      </w:pPr>
      <w:r>
        <w:t>Financials</w:t>
      </w:r>
    </w:p>
    <w:p w14:paraId="769EE441" w14:textId="632A4665" w:rsidR="008D0B6A" w:rsidRDefault="001F2499" w:rsidP="008D0B6A">
      <w:pPr>
        <w:pStyle w:val="Titre3"/>
      </w:pPr>
      <w:r>
        <w:t>Cost</w:t>
      </w:r>
    </w:p>
    <w:p w14:paraId="113EDF3B" w14:textId="319C7D37" w:rsidR="002F1C00" w:rsidRDefault="002F1C00" w:rsidP="002F1C00">
      <w:r>
        <w:t xml:space="preserve">The annual </w:t>
      </w:r>
      <w:r w:rsidR="00A218C8">
        <w:t xml:space="preserve">costs </w:t>
      </w:r>
      <w:r w:rsidRPr="00877AEE">
        <w:t xml:space="preserve">ranged from </w:t>
      </w:r>
      <w:r>
        <w:t>241 €</w:t>
      </w:r>
      <w:r w:rsidRPr="00877AEE">
        <w:t xml:space="preserve">/ha to </w:t>
      </w:r>
      <w:r>
        <w:t>351 €</w:t>
      </w:r>
      <w:r w:rsidRPr="00877AEE">
        <w:t xml:space="preserve">/ha </w:t>
      </w:r>
      <w:r>
        <w:t>across blocks</w:t>
      </w:r>
      <w:r w:rsidRPr="00877AEE">
        <w:t xml:space="preserve"> (</w:t>
      </w:r>
      <w:r w:rsidR="00A349AF">
        <w:fldChar w:fldCharType="begin"/>
      </w:r>
      <w:r w:rsidR="00A349AF">
        <w:instrText xml:space="preserve"> REF _Ref188974756 \h </w:instrText>
      </w:r>
      <w:r w:rsidR="00A349AF">
        <w:fldChar w:fldCharType="separate"/>
      </w:r>
      <w:r w:rsidR="00D57DE6">
        <w:t xml:space="preserve">Figure </w:t>
      </w:r>
      <w:r w:rsidR="00D57DE6">
        <w:rPr>
          <w:noProof/>
        </w:rPr>
        <w:t>3</w:t>
      </w:r>
      <w:r w:rsidR="00A349AF">
        <w:fldChar w:fldCharType="end"/>
      </w:r>
      <w:r w:rsidRPr="00877AEE">
        <w:t xml:space="preserve">). </w:t>
      </w:r>
      <w:r>
        <w:t xml:space="preserve">It was </w:t>
      </w:r>
      <w:r w:rsidRPr="00877AEE">
        <w:t xml:space="preserve">highest in </w:t>
      </w:r>
      <w:r>
        <w:t>block 2</w:t>
      </w:r>
      <w:r w:rsidRPr="00877AEE">
        <w:t>, where major roadworks had been carried out.</w:t>
      </w:r>
    </w:p>
    <w:p w14:paraId="42854890" w14:textId="6B020142" w:rsidR="00DE56CA" w:rsidRDefault="00D35A88" w:rsidP="008D0B6A">
      <w:r w:rsidRPr="00877AEE">
        <w:t>Most</w:t>
      </w:r>
      <w:r w:rsidR="00877AEE" w:rsidRPr="00877AEE">
        <w:t xml:space="preserve"> </w:t>
      </w:r>
      <w:r w:rsidR="00A218C8">
        <w:t>costs</w:t>
      </w:r>
      <w:r w:rsidR="00050822">
        <w:t xml:space="preserve"> </w:t>
      </w:r>
      <w:r w:rsidR="00877AEE" w:rsidRPr="00877AEE">
        <w:t xml:space="preserve">came from the cost of staff hired for management. Staff costs amounted to </w:t>
      </w:r>
      <w:r w:rsidR="00877AEE">
        <w:t>225</w:t>
      </w:r>
      <w:r w:rsidR="00050822">
        <w:t> </w:t>
      </w:r>
      <w:r w:rsidR="00877AEE">
        <w:t>€</w:t>
      </w:r>
      <w:r w:rsidR="00877AEE" w:rsidRPr="00877AEE">
        <w:t>/ha/year</w:t>
      </w:r>
      <w:r>
        <w:t xml:space="preserve"> corresponding to 64 - 93% of total </w:t>
      </w:r>
      <w:r w:rsidR="00A218C8">
        <w:t>cost</w:t>
      </w:r>
      <w:r>
        <w:t xml:space="preserve"> across blocks.</w:t>
      </w:r>
    </w:p>
    <w:p w14:paraId="0129A8A6" w14:textId="216D2F2A" w:rsidR="002F1C00" w:rsidRDefault="00877AEE" w:rsidP="008D0B6A">
      <w:r w:rsidRPr="00877AEE">
        <w:t xml:space="preserve">The second most important </w:t>
      </w:r>
      <w:r w:rsidR="00A218C8">
        <w:t>cost</w:t>
      </w:r>
      <w:r w:rsidRPr="00877AEE">
        <w:t xml:space="preserve"> was </w:t>
      </w:r>
      <w:r w:rsidR="00050822">
        <w:t xml:space="preserve">the </w:t>
      </w:r>
      <w:r w:rsidR="00050822" w:rsidRPr="00050822">
        <w:t>amortization of the costs of creating and maintaining roads.</w:t>
      </w:r>
      <w:r w:rsidR="00D35A88">
        <w:t xml:space="preserve"> Its importance varied across blocks.</w:t>
      </w:r>
      <w:r w:rsidRPr="00877AEE">
        <w:t xml:space="preserve"> Such expenditure was incurred during the </w:t>
      </w:r>
      <w:r w:rsidR="00D35A88">
        <w:t xml:space="preserve">study </w:t>
      </w:r>
      <w:r w:rsidRPr="00877AEE">
        <w:t xml:space="preserve">period in </w:t>
      </w:r>
      <w:r>
        <w:t>block</w:t>
      </w:r>
      <w:r w:rsidR="00CB09F1">
        <w:t>s</w:t>
      </w:r>
      <w:r>
        <w:t xml:space="preserve"> 1</w:t>
      </w:r>
      <w:r w:rsidRPr="00877AEE">
        <w:t xml:space="preserve"> and </w:t>
      </w:r>
      <w:r>
        <w:t>3</w:t>
      </w:r>
      <w:r w:rsidR="00D35A88">
        <w:t xml:space="preserve"> and before the study period</w:t>
      </w:r>
      <w:r w:rsidRPr="00877AEE">
        <w:t xml:space="preserve"> in </w:t>
      </w:r>
      <w:r>
        <w:t>block</w:t>
      </w:r>
      <w:r w:rsidR="00CB09F1">
        <w:t>s</w:t>
      </w:r>
      <w:r>
        <w:t xml:space="preserve"> 2 and 5</w:t>
      </w:r>
      <w:r w:rsidRPr="00877AEE">
        <w:t xml:space="preserve">. </w:t>
      </w:r>
      <w:r w:rsidR="00050822">
        <w:t xml:space="preserve">In the blocks where such an expenditure occurred, it corresponded to 5-31% of total </w:t>
      </w:r>
      <w:r w:rsidR="00E83AFF">
        <w:t>cost</w:t>
      </w:r>
      <w:r w:rsidR="00050822">
        <w:t xml:space="preserve">. </w:t>
      </w:r>
    </w:p>
    <w:p w14:paraId="5361BA75" w14:textId="13135EAA" w:rsidR="00DE56CA" w:rsidRDefault="00050822" w:rsidP="008D0B6A">
      <w:r>
        <w:t xml:space="preserve">Tax payments and the amortization of the purchase of a vehicle accounted for less than 6% of total </w:t>
      </w:r>
      <w:r w:rsidR="00E83AFF">
        <w:t>cost</w:t>
      </w:r>
      <w:r>
        <w:t>.</w:t>
      </w:r>
    </w:p>
    <w:p w14:paraId="79D0303A" w14:textId="11C0681B" w:rsidR="008D0B6A" w:rsidRPr="008D0B6A" w:rsidRDefault="001F2499" w:rsidP="008D0B6A">
      <w:pPr>
        <w:pStyle w:val="Titre3"/>
      </w:pPr>
      <w:r>
        <w:t>Revenue</w:t>
      </w:r>
    </w:p>
    <w:p w14:paraId="31F70FFF" w14:textId="5D0989FC" w:rsidR="00DE56CA" w:rsidRDefault="002F1C00" w:rsidP="002F1C00">
      <w:r>
        <w:t xml:space="preserve">The annual </w:t>
      </w:r>
      <w:r w:rsidR="003164C1">
        <w:t xml:space="preserve">revenue </w:t>
      </w:r>
      <w:r>
        <w:t>ranged from 286 €/ha to 542 €/ha</w:t>
      </w:r>
      <w:r w:rsidR="00A349AF">
        <w:t xml:space="preserve"> across blocks (</w:t>
      </w:r>
      <w:r w:rsidR="00A349AF">
        <w:fldChar w:fldCharType="begin"/>
      </w:r>
      <w:r w:rsidR="00A349AF">
        <w:instrText xml:space="preserve"> REF _Ref188974756 \h </w:instrText>
      </w:r>
      <w:r w:rsidR="00A349AF">
        <w:fldChar w:fldCharType="separate"/>
      </w:r>
      <w:r w:rsidR="00D57DE6">
        <w:t xml:space="preserve">Figure </w:t>
      </w:r>
      <w:r w:rsidR="00D57DE6">
        <w:rPr>
          <w:noProof/>
        </w:rPr>
        <w:t>3</w:t>
      </w:r>
      <w:r w:rsidR="00A349AF">
        <w:fldChar w:fldCharType="end"/>
      </w:r>
      <w:r w:rsidR="00A349AF">
        <w:t>)</w:t>
      </w:r>
      <w:r>
        <w:t xml:space="preserve">. </w:t>
      </w:r>
    </w:p>
    <w:p w14:paraId="39A1DFBD" w14:textId="6F42AC67" w:rsidR="002F1C00" w:rsidRDefault="00DE56CA" w:rsidP="002F1C00">
      <w:r>
        <w:t xml:space="preserve">The total </w:t>
      </w:r>
      <w:r w:rsidR="003164C1">
        <w:t>revenue</w:t>
      </w:r>
      <w:r w:rsidR="002F1C00">
        <w:t xml:space="preserve"> depended largely on timber sales and, to a lesser extent, hunting and fishing </w:t>
      </w:r>
      <w:r w:rsidR="00D561F5">
        <w:t>leases</w:t>
      </w:r>
      <w:r w:rsidR="002F1C00">
        <w:t xml:space="preserve">. The proportion of </w:t>
      </w:r>
      <w:r w:rsidR="003164C1">
        <w:t>revenue</w:t>
      </w:r>
      <w:r w:rsidR="002F1C00">
        <w:t xml:space="preserve"> from timber sales ranged between 59% and 77%</w:t>
      </w:r>
      <w:r w:rsidR="00977893">
        <w:t xml:space="preserve"> </w:t>
      </w:r>
      <w:r w:rsidR="00D4074C">
        <w:t>(212 – 352 €/ha/year)</w:t>
      </w:r>
      <w:r w:rsidR="002F1C00">
        <w:t xml:space="preserve">. Among timber sales, the sales of sawlogs provided more </w:t>
      </w:r>
      <w:r w:rsidR="003164C1">
        <w:t>revenue</w:t>
      </w:r>
      <w:r w:rsidR="002F1C00">
        <w:t xml:space="preserve"> than the sales of firewood. Log sales accounted for 33% to 56% of total </w:t>
      </w:r>
      <w:r w:rsidR="003164C1">
        <w:t>revenue</w:t>
      </w:r>
      <w:r>
        <w:t>. Except in block 5, firewood sales accounted for 24</w:t>
      </w:r>
      <w:r w:rsidR="002F1C00">
        <w:t xml:space="preserve">% to </w:t>
      </w:r>
      <w:r>
        <w:t>38</w:t>
      </w:r>
      <w:r w:rsidR="002F1C00">
        <w:t xml:space="preserve">% of </w:t>
      </w:r>
      <w:r>
        <w:t xml:space="preserve">total </w:t>
      </w:r>
      <w:r w:rsidR="000B44BA">
        <w:t>revenue</w:t>
      </w:r>
      <w:r w:rsidR="002F1C00">
        <w:t xml:space="preserve">. </w:t>
      </w:r>
      <w:r w:rsidR="00DE18E1">
        <w:t>In Block 5, firewood sales</w:t>
      </w:r>
      <w:r w:rsidR="00326F83">
        <w:t xml:space="preserve"> were reduced</w:t>
      </w:r>
      <w:r>
        <w:t xml:space="preserve"> as </w:t>
      </w:r>
      <w:r w:rsidR="00326F83">
        <w:t>this block</w:t>
      </w:r>
      <w:r>
        <w:t xml:space="preserve"> </w:t>
      </w:r>
      <w:r w:rsidR="002F1C00">
        <w:t xml:space="preserve">contained a large proportion of </w:t>
      </w:r>
      <w:r>
        <w:t>coniferous plantation</w:t>
      </w:r>
      <w:r w:rsidR="00565D7C">
        <w:t>s</w:t>
      </w:r>
      <w:r>
        <w:t xml:space="preserve"> from which no firewood was produced</w:t>
      </w:r>
      <w:r w:rsidR="002F1C00">
        <w:t xml:space="preserve">. </w:t>
      </w:r>
    </w:p>
    <w:p w14:paraId="293DAA8C" w14:textId="6DD8C5D4" w:rsidR="00DE56CA" w:rsidRDefault="00DE56CA" w:rsidP="002F1C00">
      <w:r>
        <w:t xml:space="preserve">The second most important </w:t>
      </w:r>
      <w:r w:rsidR="000B44BA">
        <w:t>revenue</w:t>
      </w:r>
      <w:r>
        <w:t xml:space="preserve"> came from hunting lease</w:t>
      </w:r>
      <w:r w:rsidR="00D4074C">
        <w:t>s</w:t>
      </w:r>
      <w:r>
        <w:t>.</w:t>
      </w:r>
      <w:r w:rsidR="00D4074C">
        <w:t xml:space="preserve"> Hunting leases </w:t>
      </w:r>
      <w:r w:rsidR="005B291C">
        <w:t>provided</w:t>
      </w:r>
      <w:r w:rsidR="00D4074C">
        <w:t xml:space="preserve"> 22-29% of total </w:t>
      </w:r>
      <w:r w:rsidR="000B44BA">
        <w:t>revenue</w:t>
      </w:r>
      <w:r w:rsidR="00D4074C">
        <w:t xml:space="preserve"> (74 – 127 €/ha/year)</w:t>
      </w:r>
      <w:r w:rsidR="00977893">
        <w:t>.</w:t>
      </w:r>
    </w:p>
    <w:p w14:paraId="32001B5F" w14:textId="32586389" w:rsidR="00977893" w:rsidRDefault="00977893" w:rsidP="002F1C00">
      <w:r>
        <w:lastRenderedPageBreak/>
        <w:t xml:space="preserve">In blocks 2 and 3, additional </w:t>
      </w:r>
      <w:r w:rsidR="000B44BA">
        <w:t>revenue</w:t>
      </w:r>
      <w:r>
        <w:t xml:space="preserve"> came from fishing leases. In these two blocks, fishing leases </w:t>
      </w:r>
      <w:r w:rsidR="005B291C">
        <w:t>provided</w:t>
      </w:r>
      <w:r>
        <w:t xml:space="preserve"> about 8-17% (42-82 €/ha/year) of total </w:t>
      </w:r>
      <w:r w:rsidR="000B44BA">
        <w:t>revenue</w:t>
      </w:r>
      <w:r>
        <w:t xml:space="preserve"> in these two blocks. </w:t>
      </w:r>
    </w:p>
    <w:p w14:paraId="5F0C5546" w14:textId="3649770A" w:rsidR="00FF5283" w:rsidRDefault="00977893" w:rsidP="002F1C00">
      <w:r>
        <w:t xml:space="preserve">In blocks 1, 2 and 5, subsidies were received but they accounted for 0.6 – 3.4 % of total </w:t>
      </w:r>
      <w:r w:rsidR="000B44BA">
        <w:t>revenue</w:t>
      </w:r>
      <w:r>
        <w:t xml:space="preserve">. They corresponded to compensatory allowance following </w:t>
      </w:r>
      <w:r w:rsidR="002F1C00">
        <w:t>storm</w:t>
      </w:r>
      <w:r>
        <w:t xml:space="preserve"> damages</w:t>
      </w:r>
      <w:r w:rsidR="002F1C00">
        <w:t xml:space="preserve"> (1990 and 2007), subsidies for </w:t>
      </w:r>
      <w:r w:rsidR="005D7A5C">
        <w:t xml:space="preserve">the </w:t>
      </w:r>
      <w:r w:rsidR="002F1C00">
        <w:t xml:space="preserve">pruning of deciduous trees (1995), </w:t>
      </w:r>
      <w:r w:rsidR="008B3A0B">
        <w:t xml:space="preserve">subsidies to promote forest regeneration </w:t>
      </w:r>
      <w:r>
        <w:t xml:space="preserve">following </w:t>
      </w:r>
      <w:r w:rsidR="008B3A0B">
        <w:t>bark beetle damage</w:t>
      </w:r>
      <w:r w:rsidR="002F1C00">
        <w:t xml:space="preserve"> (2018) and </w:t>
      </w:r>
      <w:r w:rsidR="002335A8">
        <w:t xml:space="preserve">European </w:t>
      </w:r>
      <w:r w:rsidR="002F1C00">
        <w:t>Natura</w:t>
      </w:r>
      <w:r w:rsidR="002335A8">
        <w:t>-</w:t>
      </w:r>
      <w:r w:rsidR="002F1C00">
        <w:t>2000 subsidies. Since 20</w:t>
      </w:r>
      <w:r w:rsidR="008B3A0B">
        <w:t>11</w:t>
      </w:r>
      <w:r w:rsidR="002F1C00">
        <w:t>, 16.26</w:t>
      </w:r>
      <w:r w:rsidR="000A4939">
        <w:t> </w:t>
      </w:r>
      <w:r w:rsidR="002F1C00">
        <w:t>ha have been classified as a Natura</w:t>
      </w:r>
      <w:r w:rsidR="002335A8">
        <w:t>-</w:t>
      </w:r>
      <w:r w:rsidR="002F1C00">
        <w:t>200</w:t>
      </w:r>
      <w:r w:rsidR="007C4115">
        <w:t>0</w:t>
      </w:r>
      <w:r w:rsidR="002F1C00">
        <w:t xml:space="preserve"> zone in </w:t>
      </w:r>
      <w:r w:rsidR="008B3A0B">
        <w:t>block 2</w:t>
      </w:r>
      <w:r w:rsidR="002F1C00">
        <w:t xml:space="preserve"> and 44.08 ha </w:t>
      </w:r>
      <w:r w:rsidR="008B3A0B">
        <w:t>in block 5</w:t>
      </w:r>
      <w:r w:rsidR="002F1C00">
        <w:t xml:space="preserve">. </w:t>
      </w:r>
    </w:p>
    <w:p w14:paraId="01412F62" w14:textId="77777777" w:rsidR="00A349AF" w:rsidRDefault="00A349AF" w:rsidP="00A349AF">
      <w:pPr>
        <w:keepNext/>
      </w:pPr>
      <w:r>
        <w:rPr>
          <w:noProof/>
          <w:lang w:val="fr-BE" w:eastAsia="fr-BE"/>
          <w14:ligatures w14:val="standardContextual"/>
        </w:rPr>
        <w:drawing>
          <wp:inline distT="0" distB="0" distL="0" distR="0" wp14:anchorId="628F97F1" wp14:editId="5A661A57">
            <wp:extent cx="5760720" cy="2880359"/>
            <wp:effectExtent l="0" t="0" r="0" b="0"/>
            <wp:docPr id="320501934"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501934" name="Image 1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2880359"/>
                    </a:xfrm>
                    <a:prstGeom prst="rect">
                      <a:avLst/>
                    </a:prstGeom>
                  </pic:spPr>
                </pic:pic>
              </a:graphicData>
            </a:graphic>
          </wp:inline>
        </w:drawing>
      </w:r>
    </w:p>
    <w:p w14:paraId="00F1155C" w14:textId="66AA2A62" w:rsidR="00050822" w:rsidRDefault="00A349AF" w:rsidP="00A349AF">
      <w:pPr>
        <w:pStyle w:val="Lgende"/>
      </w:pPr>
      <w:bookmarkStart w:id="16" w:name="_Ref188974756"/>
      <w:r>
        <w:t xml:space="preserve">Figure </w:t>
      </w:r>
      <w:fldSimple w:instr=" SEQ Figure \* ARABIC ">
        <w:r w:rsidR="00D57DE6">
          <w:rPr>
            <w:noProof/>
          </w:rPr>
          <w:t>3</w:t>
        </w:r>
      </w:fldSimple>
      <w:bookmarkEnd w:id="16"/>
      <w:r>
        <w:t xml:space="preserve">: Mean annual </w:t>
      </w:r>
      <w:r w:rsidR="00D9445C">
        <w:t>cost</w:t>
      </w:r>
      <w:r>
        <w:t xml:space="preserve"> (A) and </w:t>
      </w:r>
      <w:r w:rsidR="00D9445C">
        <w:t>revenue</w:t>
      </w:r>
      <w:r>
        <w:t xml:space="preserve"> (B) per category and </w:t>
      </w:r>
      <w:r w:rsidR="00D9445C">
        <w:t>for each</w:t>
      </w:r>
      <w:r>
        <w:t xml:space="preserve"> block.</w:t>
      </w:r>
    </w:p>
    <w:p w14:paraId="45BC5228" w14:textId="14F0A35A" w:rsidR="00A349AF" w:rsidRDefault="00A349AF" w:rsidP="00A349AF">
      <w:pPr>
        <w:pStyle w:val="Titre3"/>
      </w:pPr>
      <w:r>
        <w:t>Net income</w:t>
      </w:r>
    </w:p>
    <w:p w14:paraId="22B76A8D" w14:textId="027FE6C3" w:rsidR="00A349AF" w:rsidRPr="00A349AF" w:rsidRDefault="00A349AF" w:rsidP="00A349AF">
      <w:r w:rsidRPr="00A349AF">
        <w:t xml:space="preserve">Net annual income ranged from </w:t>
      </w:r>
      <w:r w:rsidR="00C42B5D">
        <w:t>100</w:t>
      </w:r>
      <w:r>
        <w:t xml:space="preserve"> €</w:t>
      </w:r>
      <w:r w:rsidRPr="00A349AF">
        <w:t xml:space="preserve"> to </w:t>
      </w:r>
      <w:r w:rsidR="00C42B5D">
        <w:t xml:space="preserve">265 </w:t>
      </w:r>
      <w:r>
        <w:t>€</w:t>
      </w:r>
      <w:r w:rsidRPr="00A349AF">
        <w:t>/ha/year</w:t>
      </w:r>
      <w:r w:rsidR="00C42B5D">
        <w:t xml:space="preserve"> in all blocks but block 3</w:t>
      </w:r>
      <w:r w:rsidRPr="00A349AF">
        <w:t xml:space="preserve">. They were particularly low in </w:t>
      </w:r>
      <w:r w:rsidR="00C42B5D">
        <w:t>block 3 (27 €/ha/year)</w:t>
      </w:r>
      <w:r w:rsidRPr="00A349AF">
        <w:t>, where revenues were lower and major roadworks had been carried out during the</w:t>
      </w:r>
      <w:r w:rsidR="00C42B5D">
        <w:t xml:space="preserve"> </w:t>
      </w:r>
      <w:r w:rsidRPr="00A349AF">
        <w:t>period</w:t>
      </w:r>
      <w:r w:rsidR="00945D3E">
        <w:t xml:space="preserve"> studied</w:t>
      </w:r>
      <w:r w:rsidRPr="00A349AF">
        <w:t>.</w:t>
      </w:r>
    </w:p>
    <w:p w14:paraId="7D1C1671" w14:textId="202C2D3E" w:rsidR="008D0B6A" w:rsidRDefault="00DB2530" w:rsidP="008D0B6A">
      <w:pPr>
        <w:pStyle w:val="Titre2"/>
      </w:pPr>
      <w:r>
        <w:t>P</w:t>
      </w:r>
      <w:r w:rsidR="008D0B6A">
        <w:t>rofitability</w:t>
      </w:r>
      <w:r w:rsidR="004456D7">
        <w:t xml:space="preserve"> observed </w:t>
      </w:r>
      <w:r w:rsidR="008D0B6A">
        <w:t xml:space="preserve"> </w:t>
      </w:r>
    </w:p>
    <w:p w14:paraId="3096D06D" w14:textId="7A427DB4" w:rsidR="008D0B6A" w:rsidRDefault="008D0B6A" w:rsidP="008D0B6A">
      <w:pPr>
        <w:pStyle w:val="Titre3"/>
      </w:pPr>
      <w:r>
        <w:t>Net present values</w:t>
      </w:r>
    </w:p>
    <w:p w14:paraId="00D17A08" w14:textId="25653D24" w:rsidR="00DE705A" w:rsidRDefault="00C04F25" w:rsidP="00DE705A">
      <m:oMath>
        <m:r>
          <w:rPr>
            <w:rFonts w:ascii="Cambria Math" w:hAnsi="Cambria Math"/>
            <w:lang w:val="fr-BE"/>
          </w:rPr>
          <m:t>NP</m:t>
        </m:r>
        <m:sSub>
          <m:sSubPr>
            <m:ctrlPr>
              <w:rPr>
                <w:rFonts w:ascii="Cambria Math" w:hAnsi="Cambria Math"/>
                <w:lang w:val="fr-BE"/>
              </w:rPr>
            </m:ctrlPr>
          </m:sSubPr>
          <m:e>
            <m:r>
              <w:rPr>
                <w:rFonts w:ascii="Cambria Math" w:hAnsi="Cambria Math"/>
                <w:lang w:val="fr-BE"/>
              </w:rPr>
              <m:t>V</m:t>
            </m:r>
            <m:r>
              <w:rPr>
                <w:rFonts w:ascii="Cambria Math" w:hAnsi="Cambria Math"/>
              </w:rPr>
              <m:t>2</m:t>
            </m:r>
          </m:e>
          <m:sub>
            <m:r>
              <w:rPr>
                <w:rFonts w:ascii="Cambria Math" w:hAnsi="Cambria Math"/>
                <w:lang w:val="fr-BE"/>
              </w:rPr>
              <m:t>n</m:t>
            </m:r>
          </m:sub>
        </m:sSub>
      </m:oMath>
      <w:r w:rsidRPr="00C04F25">
        <w:t>,</w:t>
      </w:r>
      <w:r>
        <w:t xml:space="preserve"> t</w:t>
      </w:r>
      <w:r w:rsidR="00DE705A">
        <w:t>he net present value including all categories of financial flows</w:t>
      </w:r>
      <w:r>
        <w:t xml:space="preserve"> </w:t>
      </w:r>
      <w:r w:rsidR="00EA7030">
        <w:t xml:space="preserve">and </w:t>
      </w:r>
      <w:r w:rsidR="007D70BC">
        <w:t>capital opportunity costs</w:t>
      </w:r>
      <w:r w:rsidR="00DE705A">
        <w:t xml:space="preserve"> was positive only in</w:t>
      </w:r>
      <w:r w:rsidR="007D70BC">
        <w:t xml:space="preserve"> 2</w:t>
      </w:r>
      <w:r w:rsidR="00DE705A">
        <w:t xml:space="preserve"> blocks</w:t>
      </w:r>
      <w:r w:rsidR="007D70BC">
        <w:t xml:space="preserve"> </w:t>
      </w:r>
      <w:r w:rsidR="00EC2B8F">
        <w:t>(</w:t>
      </w:r>
      <w:r w:rsidR="007D70BC">
        <w:t>block</w:t>
      </w:r>
      <w:r w:rsidR="00EC2B8F">
        <w:t>s</w:t>
      </w:r>
      <w:r w:rsidR="007D70BC">
        <w:t xml:space="preserve"> </w:t>
      </w:r>
      <w:r w:rsidR="00DE705A">
        <w:t>1</w:t>
      </w:r>
      <w:r w:rsidR="00EC2B8F">
        <w:t xml:space="preserve"> and</w:t>
      </w:r>
      <w:r w:rsidR="00DE705A">
        <w:t xml:space="preserve"> 4</w:t>
      </w:r>
      <w:r w:rsidR="00EC2B8F">
        <w:t>)</w:t>
      </w:r>
      <w:r w:rsidR="00DE705A">
        <w:t xml:space="preserve">. This result </w:t>
      </w:r>
      <w:r w:rsidR="00BD2189">
        <w:t xml:space="preserve">critically </w:t>
      </w:r>
      <w:r w:rsidR="00DE705A">
        <w:t>depended on the discount rate chosen. With a lower discount rate (e.g. r=1.</w:t>
      </w:r>
      <w:r w:rsidR="00EA7030">
        <w:t>1</w:t>
      </w:r>
      <w:r w:rsidR="00DE705A">
        <w:t>%), the</w:t>
      </w:r>
      <w:r w:rsidR="00B35AB4">
        <w:t xml:space="preserve"> net</w:t>
      </w:r>
      <w:r w:rsidR="00DE705A">
        <w:t xml:space="preserve"> present value would have been positive in all </w:t>
      </w:r>
      <w:r w:rsidR="00BD2189">
        <w:t>blocks</w:t>
      </w:r>
      <w:r w:rsidR="00DE705A">
        <w:t xml:space="preserve">.   </w:t>
      </w:r>
    </w:p>
    <w:p w14:paraId="3DA53DFF" w14:textId="00B2EAA3" w:rsidR="000520DC" w:rsidRDefault="000520DC" w:rsidP="00CE492D">
      <w:pPr>
        <w:pStyle w:val="Lgende"/>
        <w:keepNext/>
        <w:rPr>
          <w:i w:val="0"/>
          <w:iCs w:val="0"/>
          <w:color w:val="auto"/>
          <w:sz w:val="22"/>
          <w:szCs w:val="22"/>
        </w:rPr>
      </w:pPr>
      <w:bookmarkStart w:id="17" w:name="_Ref191286682"/>
      <w:r w:rsidRPr="000520DC">
        <w:rPr>
          <w:i w:val="0"/>
          <w:iCs w:val="0"/>
          <w:color w:val="auto"/>
          <w:sz w:val="22"/>
          <w:szCs w:val="22"/>
        </w:rPr>
        <w:t xml:space="preserve">The two main costs were staff expenses and the opportunity cost of capital. </w:t>
      </w:r>
      <w:r w:rsidR="001E310F" w:rsidRPr="001E310F">
        <w:rPr>
          <w:i w:val="0"/>
          <w:iCs w:val="0"/>
          <w:color w:val="auto"/>
          <w:sz w:val="22"/>
          <w:szCs w:val="22"/>
        </w:rPr>
        <w:t>The opportunity cost of standing capital was calculated while accounting for changes in that capital. It could therefore be partially offset by the annual increment in standing timber value</w:t>
      </w:r>
      <w:r w:rsidR="001E310F">
        <w:rPr>
          <w:i w:val="0"/>
          <w:iCs w:val="0"/>
          <w:color w:val="auto"/>
          <w:sz w:val="22"/>
          <w:szCs w:val="22"/>
        </w:rPr>
        <w:t xml:space="preserve"> </w:t>
      </w:r>
      <w:r w:rsidRPr="000520DC">
        <w:rPr>
          <w:i w:val="0"/>
          <w:iCs w:val="0"/>
          <w:color w:val="auto"/>
          <w:sz w:val="22"/>
          <w:szCs w:val="22"/>
        </w:rPr>
        <w:t>which ranged from 1.3% in block</w:t>
      </w:r>
      <w:r w:rsidRPr="000520DC">
        <w:rPr>
          <w:rFonts w:ascii="Arial" w:hAnsi="Arial" w:cs="Arial"/>
          <w:i w:val="0"/>
          <w:iCs w:val="0"/>
          <w:color w:val="auto"/>
          <w:sz w:val="22"/>
          <w:szCs w:val="22"/>
        </w:rPr>
        <w:t> </w:t>
      </w:r>
      <w:r w:rsidRPr="000520DC">
        <w:rPr>
          <w:i w:val="0"/>
          <w:iCs w:val="0"/>
          <w:color w:val="auto"/>
          <w:sz w:val="22"/>
          <w:szCs w:val="22"/>
        </w:rPr>
        <w:t>3 to 3.1% in block</w:t>
      </w:r>
      <w:r w:rsidRPr="000520DC">
        <w:rPr>
          <w:rFonts w:ascii="Arial" w:hAnsi="Arial" w:cs="Arial"/>
          <w:i w:val="0"/>
          <w:iCs w:val="0"/>
          <w:color w:val="auto"/>
          <w:sz w:val="22"/>
          <w:szCs w:val="22"/>
        </w:rPr>
        <w:t> </w:t>
      </w:r>
      <w:r w:rsidRPr="000520DC">
        <w:rPr>
          <w:i w:val="0"/>
          <w:iCs w:val="0"/>
          <w:color w:val="auto"/>
          <w:sz w:val="22"/>
          <w:szCs w:val="22"/>
        </w:rPr>
        <w:t>4 (see Section</w:t>
      </w:r>
      <w:r w:rsidRPr="000520DC">
        <w:rPr>
          <w:rFonts w:ascii="Arial" w:hAnsi="Arial" w:cs="Arial"/>
          <w:i w:val="0"/>
          <w:iCs w:val="0"/>
          <w:color w:val="auto"/>
          <w:sz w:val="22"/>
          <w:szCs w:val="22"/>
        </w:rPr>
        <w:t> </w:t>
      </w:r>
      <w:r w:rsidRPr="000520DC">
        <w:rPr>
          <w:i w:val="0"/>
          <w:iCs w:val="0"/>
          <w:color w:val="auto"/>
          <w:sz w:val="22"/>
          <w:szCs w:val="22"/>
        </w:rPr>
        <w:t>4.1.2 and Supplementary Figure</w:t>
      </w:r>
      <w:r w:rsidRPr="000520DC">
        <w:rPr>
          <w:rFonts w:ascii="Arial" w:hAnsi="Arial" w:cs="Arial"/>
          <w:i w:val="0"/>
          <w:iCs w:val="0"/>
          <w:color w:val="auto"/>
          <w:sz w:val="22"/>
          <w:szCs w:val="22"/>
        </w:rPr>
        <w:t> </w:t>
      </w:r>
      <w:r w:rsidRPr="000520DC">
        <w:rPr>
          <w:i w:val="0"/>
          <w:iCs w:val="0"/>
          <w:color w:val="auto"/>
          <w:sz w:val="22"/>
          <w:szCs w:val="22"/>
        </w:rPr>
        <w:t>4).</w:t>
      </w:r>
      <w:r w:rsidR="001E310F">
        <w:rPr>
          <w:i w:val="0"/>
          <w:iCs w:val="0"/>
          <w:color w:val="auto"/>
          <w:sz w:val="22"/>
          <w:szCs w:val="22"/>
        </w:rPr>
        <w:t xml:space="preserve"> As</w:t>
      </w:r>
      <w:r w:rsidRPr="000520DC">
        <w:rPr>
          <w:i w:val="0"/>
          <w:iCs w:val="0"/>
          <w:color w:val="auto"/>
          <w:sz w:val="22"/>
          <w:szCs w:val="22"/>
        </w:rPr>
        <w:t xml:space="preserve"> this increment was generally below </w:t>
      </w:r>
      <w:r w:rsidR="00516E4A">
        <w:rPr>
          <w:i w:val="0"/>
          <w:iCs w:val="0"/>
          <w:color w:val="auto"/>
          <w:sz w:val="22"/>
          <w:szCs w:val="22"/>
        </w:rPr>
        <w:t xml:space="preserve">the </w:t>
      </w:r>
      <w:r w:rsidRPr="000520DC">
        <w:rPr>
          <w:i w:val="0"/>
          <w:iCs w:val="0"/>
          <w:color w:val="auto"/>
          <w:sz w:val="22"/>
          <w:szCs w:val="22"/>
        </w:rPr>
        <w:t xml:space="preserve">2% discount rate applied, the net balance was often negative. There were two </w:t>
      </w:r>
      <w:r w:rsidRPr="000520DC">
        <w:rPr>
          <w:i w:val="0"/>
          <w:iCs w:val="0"/>
          <w:color w:val="auto"/>
          <w:sz w:val="22"/>
          <w:szCs w:val="22"/>
        </w:rPr>
        <w:lastRenderedPageBreak/>
        <w:t>exceptions: block</w:t>
      </w:r>
      <w:r w:rsidRPr="000520DC">
        <w:rPr>
          <w:rFonts w:ascii="Arial" w:hAnsi="Arial" w:cs="Arial"/>
          <w:i w:val="0"/>
          <w:iCs w:val="0"/>
          <w:color w:val="auto"/>
          <w:sz w:val="22"/>
          <w:szCs w:val="22"/>
        </w:rPr>
        <w:t> </w:t>
      </w:r>
      <w:r w:rsidRPr="000520DC">
        <w:rPr>
          <w:i w:val="0"/>
          <w:iCs w:val="0"/>
          <w:color w:val="auto"/>
          <w:sz w:val="22"/>
          <w:szCs w:val="22"/>
        </w:rPr>
        <w:t>1 and block</w:t>
      </w:r>
      <w:r w:rsidRPr="000520DC">
        <w:rPr>
          <w:rFonts w:ascii="Arial" w:hAnsi="Arial" w:cs="Arial"/>
          <w:i w:val="0"/>
          <w:iCs w:val="0"/>
          <w:color w:val="auto"/>
          <w:sz w:val="22"/>
          <w:szCs w:val="22"/>
        </w:rPr>
        <w:t> </w:t>
      </w:r>
      <w:r w:rsidRPr="000520DC">
        <w:rPr>
          <w:i w:val="0"/>
          <w:iCs w:val="0"/>
          <w:color w:val="auto"/>
          <w:sz w:val="22"/>
          <w:szCs w:val="22"/>
        </w:rPr>
        <w:t>4. In block</w:t>
      </w:r>
      <w:r w:rsidRPr="000520DC">
        <w:rPr>
          <w:rFonts w:ascii="Arial" w:hAnsi="Arial" w:cs="Arial"/>
          <w:i w:val="0"/>
          <w:iCs w:val="0"/>
          <w:color w:val="auto"/>
          <w:sz w:val="22"/>
          <w:szCs w:val="22"/>
        </w:rPr>
        <w:t> </w:t>
      </w:r>
      <w:r w:rsidRPr="000520DC">
        <w:rPr>
          <w:i w:val="0"/>
          <w:iCs w:val="0"/>
          <w:color w:val="auto"/>
          <w:sz w:val="22"/>
          <w:szCs w:val="22"/>
        </w:rPr>
        <w:t>1, the standing value increased sharply, while block</w:t>
      </w:r>
      <w:r w:rsidRPr="000520DC">
        <w:rPr>
          <w:rFonts w:ascii="Arial" w:hAnsi="Arial" w:cs="Arial"/>
          <w:i w:val="0"/>
          <w:iCs w:val="0"/>
          <w:color w:val="auto"/>
          <w:sz w:val="22"/>
          <w:szCs w:val="22"/>
        </w:rPr>
        <w:t> </w:t>
      </w:r>
      <w:r w:rsidRPr="000520DC">
        <w:rPr>
          <w:i w:val="0"/>
          <w:iCs w:val="0"/>
          <w:color w:val="auto"/>
          <w:sz w:val="22"/>
          <w:szCs w:val="22"/>
        </w:rPr>
        <w:t>4 had been purchased more recently, resulting in a shorter discounting period.</w:t>
      </w:r>
    </w:p>
    <w:p w14:paraId="08FA347D" w14:textId="687723CC" w:rsidR="00CE492D" w:rsidRDefault="00CE492D" w:rsidP="00CE492D">
      <w:pPr>
        <w:pStyle w:val="Lgende"/>
        <w:keepNext/>
      </w:pPr>
      <w:r>
        <w:t xml:space="preserve">Table </w:t>
      </w:r>
      <w:fldSimple w:instr=" SEQ Table \* ARABIC ">
        <w:r w:rsidR="00D57DE6">
          <w:rPr>
            <w:noProof/>
          </w:rPr>
          <w:t>3</w:t>
        </w:r>
      </w:fldSimple>
      <w:bookmarkEnd w:id="17"/>
      <w:r>
        <w:t>: Net present value (€/ha)</w:t>
      </w:r>
      <w:r w:rsidR="000A4FC4">
        <w:t xml:space="preserve"> per category and </w:t>
      </w:r>
      <w:r w:rsidR="00F5052D">
        <w:t xml:space="preserve">per </w:t>
      </w:r>
      <w:r w:rsidR="000A4FC4">
        <w:t>forest block</w:t>
      </w:r>
      <w:r w:rsidR="00EA7030">
        <w:t xml:space="preserve"> </w:t>
      </w:r>
      <w:r w:rsidR="00F5052D">
        <w:t>applying</w:t>
      </w:r>
      <w:r w:rsidR="00EA7030">
        <w:t xml:space="preserve"> a discount rate of 2%</w:t>
      </w:r>
      <w:r w:rsidR="000A4FC4">
        <w:t xml:space="preserve">. </w:t>
      </w:r>
      <w:r w:rsidR="00790D97">
        <w:t xml:space="preserve">The first part of the table includes </w:t>
      </w:r>
      <w:r w:rsidR="004019F2">
        <w:t>revenues</w:t>
      </w:r>
      <w:r w:rsidR="00D47C43">
        <w:t xml:space="preserve"> and </w:t>
      </w:r>
      <w:r w:rsidR="004019F2">
        <w:t>costs</w:t>
      </w:r>
      <w:r w:rsidR="00D47C43">
        <w:t xml:space="preserve"> whereas the second part includes the </w:t>
      </w:r>
      <w:r w:rsidR="004C6E44">
        <w:t>opportunity cost of the initial capital taking into account changes in standing value.</w:t>
      </w:r>
    </w:p>
    <w:tbl>
      <w:tblPr>
        <w:tblW w:w="0" w:type="auto"/>
        <w:jc w:val="center"/>
        <w:tblLook w:val="04A0" w:firstRow="1" w:lastRow="0" w:firstColumn="1" w:lastColumn="0" w:noHBand="0" w:noVBand="1"/>
      </w:tblPr>
      <w:tblGrid>
        <w:gridCol w:w="3102"/>
        <w:gridCol w:w="879"/>
        <w:gridCol w:w="879"/>
        <w:gridCol w:w="879"/>
        <w:gridCol w:w="879"/>
        <w:gridCol w:w="879"/>
      </w:tblGrid>
      <w:tr w:rsidR="0002708E" w:rsidRPr="00A50389" w14:paraId="50371EAF" w14:textId="77777777" w:rsidTr="00381660">
        <w:trPr>
          <w:trHeight w:val="300"/>
          <w:jc w:val="center"/>
        </w:trPr>
        <w:tc>
          <w:tcPr>
            <w:tcW w:w="0" w:type="auto"/>
            <w:tcBorders>
              <w:top w:val="single" w:sz="18" w:space="0" w:color="000000" w:themeColor="text1"/>
              <w:left w:val="nil"/>
              <w:bottom w:val="single" w:sz="4" w:space="0" w:color="auto"/>
              <w:right w:val="nil"/>
            </w:tcBorders>
            <w:shd w:val="clear" w:color="auto" w:fill="auto"/>
            <w:noWrap/>
            <w:vAlign w:val="bottom"/>
            <w:hideMark/>
          </w:tcPr>
          <w:p w14:paraId="16764D50" w14:textId="12E08C67" w:rsidR="0002708E" w:rsidRPr="00A50389" w:rsidRDefault="0002708E" w:rsidP="0002708E">
            <w:pPr>
              <w:spacing w:after="0" w:line="240" w:lineRule="auto"/>
              <w:jc w:val="left"/>
              <w:rPr>
                <w:rFonts w:asciiTheme="majorHAnsi" w:eastAsia="Times New Roman" w:hAnsiTheme="majorHAnsi" w:cs="Times New Roman"/>
                <w:b/>
                <w:bCs/>
                <w:color w:val="000000"/>
              </w:rPr>
            </w:pPr>
            <w:r>
              <w:rPr>
                <w:rFonts w:ascii="Aptos Narrow" w:hAnsi="Aptos Narrow"/>
                <w:b/>
                <w:bCs/>
                <w:color w:val="000000"/>
              </w:rPr>
              <w:t>Category</w:t>
            </w:r>
          </w:p>
        </w:tc>
        <w:tc>
          <w:tcPr>
            <w:tcW w:w="0" w:type="auto"/>
            <w:tcBorders>
              <w:top w:val="single" w:sz="18" w:space="0" w:color="000000" w:themeColor="text1"/>
              <w:left w:val="nil"/>
              <w:bottom w:val="single" w:sz="4" w:space="0" w:color="auto"/>
              <w:right w:val="nil"/>
            </w:tcBorders>
            <w:shd w:val="clear" w:color="auto" w:fill="auto"/>
            <w:noWrap/>
            <w:vAlign w:val="bottom"/>
            <w:hideMark/>
          </w:tcPr>
          <w:p w14:paraId="5380A6FD" w14:textId="3039FC10" w:rsidR="0002708E" w:rsidRPr="00A50389" w:rsidRDefault="0002708E" w:rsidP="0002708E">
            <w:pPr>
              <w:spacing w:after="0" w:line="240" w:lineRule="auto"/>
              <w:jc w:val="right"/>
              <w:rPr>
                <w:rFonts w:asciiTheme="majorHAnsi" w:eastAsia="Times New Roman" w:hAnsiTheme="majorHAnsi" w:cs="Times New Roman"/>
                <w:b/>
                <w:bCs/>
                <w:color w:val="000000"/>
              </w:rPr>
            </w:pPr>
            <w:r>
              <w:rPr>
                <w:rFonts w:ascii="Aptos Narrow" w:hAnsi="Aptos Narrow"/>
                <w:b/>
                <w:bCs/>
                <w:color w:val="000000"/>
              </w:rPr>
              <w:t>Block 1</w:t>
            </w:r>
          </w:p>
        </w:tc>
        <w:tc>
          <w:tcPr>
            <w:tcW w:w="0" w:type="auto"/>
            <w:tcBorders>
              <w:top w:val="single" w:sz="18" w:space="0" w:color="000000" w:themeColor="text1"/>
              <w:left w:val="nil"/>
              <w:bottom w:val="single" w:sz="4" w:space="0" w:color="auto"/>
              <w:right w:val="nil"/>
            </w:tcBorders>
            <w:shd w:val="clear" w:color="auto" w:fill="auto"/>
            <w:noWrap/>
            <w:vAlign w:val="bottom"/>
            <w:hideMark/>
          </w:tcPr>
          <w:p w14:paraId="09932935" w14:textId="5FE52225" w:rsidR="0002708E" w:rsidRPr="00A50389" w:rsidRDefault="0002708E" w:rsidP="0002708E">
            <w:pPr>
              <w:spacing w:after="0" w:line="240" w:lineRule="auto"/>
              <w:jc w:val="right"/>
              <w:rPr>
                <w:rFonts w:asciiTheme="majorHAnsi" w:eastAsia="Times New Roman" w:hAnsiTheme="majorHAnsi" w:cs="Times New Roman"/>
                <w:b/>
                <w:bCs/>
                <w:color w:val="000000"/>
              </w:rPr>
            </w:pPr>
            <w:r>
              <w:rPr>
                <w:rFonts w:ascii="Aptos Narrow" w:hAnsi="Aptos Narrow"/>
                <w:b/>
                <w:bCs/>
                <w:color w:val="000000"/>
              </w:rPr>
              <w:t>Block 2</w:t>
            </w:r>
          </w:p>
        </w:tc>
        <w:tc>
          <w:tcPr>
            <w:tcW w:w="0" w:type="auto"/>
            <w:tcBorders>
              <w:top w:val="single" w:sz="18" w:space="0" w:color="000000" w:themeColor="text1"/>
              <w:left w:val="nil"/>
              <w:bottom w:val="single" w:sz="4" w:space="0" w:color="auto"/>
              <w:right w:val="nil"/>
            </w:tcBorders>
            <w:shd w:val="clear" w:color="auto" w:fill="auto"/>
            <w:noWrap/>
            <w:vAlign w:val="bottom"/>
            <w:hideMark/>
          </w:tcPr>
          <w:p w14:paraId="6DA07BF1" w14:textId="01E7FAC0" w:rsidR="0002708E" w:rsidRPr="00A50389" w:rsidRDefault="0002708E" w:rsidP="0002708E">
            <w:pPr>
              <w:spacing w:after="0" w:line="240" w:lineRule="auto"/>
              <w:jc w:val="right"/>
              <w:rPr>
                <w:rFonts w:asciiTheme="majorHAnsi" w:eastAsia="Times New Roman" w:hAnsiTheme="majorHAnsi" w:cs="Times New Roman"/>
                <w:b/>
                <w:bCs/>
                <w:color w:val="000000"/>
              </w:rPr>
            </w:pPr>
            <w:r>
              <w:rPr>
                <w:rFonts w:ascii="Aptos Narrow" w:hAnsi="Aptos Narrow"/>
                <w:b/>
                <w:bCs/>
                <w:color w:val="000000"/>
              </w:rPr>
              <w:t>Block 3</w:t>
            </w:r>
          </w:p>
        </w:tc>
        <w:tc>
          <w:tcPr>
            <w:tcW w:w="0" w:type="auto"/>
            <w:tcBorders>
              <w:top w:val="single" w:sz="18" w:space="0" w:color="000000" w:themeColor="text1"/>
              <w:left w:val="nil"/>
              <w:bottom w:val="single" w:sz="4" w:space="0" w:color="auto"/>
              <w:right w:val="nil"/>
            </w:tcBorders>
            <w:shd w:val="clear" w:color="auto" w:fill="auto"/>
            <w:noWrap/>
            <w:vAlign w:val="bottom"/>
            <w:hideMark/>
          </w:tcPr>
          <w:p w14:paraId="40BFB467" w14:textId="69EE8073" w:rsidR="0002708E" w:rsidRPr="00A50389" w:rsidRDefault="0002708E" w:rsidP="0002708E">
            <w:pPr>
              <w:spacing w:after="0" w:line="240" w:lineRule="auto"/>
              <w:jc w:val="right"/>
              <w:rPr>
                <w:rFonts w:asciiTheme="majorHAnsi" w:eastAsia="Times New Roman" w:hAnsiTheme="majorHAnsi" w:cs="Times New Roman"/>
                <w:b/>
                <w:bCs/>
                <w:color w:val="000000"/>
              </w:rPr>
            </w:pPr>
            <w:r>
              <w:rPr>
                <w:rFonts w:ascii="Aptos Narrow" w:hAnsi="Aptos Narrow"/>
                <w:b/>
                <w:bCs/>
                <w:color w:val="000000"/>
              </w:rPr>
              <w:t>Block 4</w:t>
            </w:r>
          </w:p>
        </w:tc>
        <w:tc>
          <w:tcPr>
            <w:tcW w:w="0" w:type="auto"/>
            <w:tcBorders>
              <w:top w:val="single" w:sz="18" w:space="0" w:color="000000" w:themeColor="text1"/>
              <w:left w:val="nil"/>
              <w:bottom w:val="single" w:sz="4" w:space="0" w:color="auto"/>
              <w:right w:val="nil"/>
            </w:tcBorders>
            <w:shd w:val="clear" w:color="auto" w:fill="auto"/>
            <w:noWrap/>
            <w:vAlign w:val="bottom"/>
            <w:hideMark/>
          </w:tcPr>
          <w:p w14:paraId="1578A3F8" w14:textId="2FE69E0F" w:rsidR="0002708E" w:rsidRPr="00A50389" w:rsidRDefault="0002708E" w:rsidP="0002708E">
            <w:pPr>
              <w:spacing w:after="0" w:line="240" w:lineRule="auto"/>
              <w:jc w:val="right"/>
              <w:rPr>
                <w:rFonts w:asciiTheme="majorHAnsi" w:eastAsia="Times New Roman" w:hAnsiTheme="majorHAnsi" w:cs="Times New Roman"/>
                <w:b/>
                <w:bCs/>
                <w:color w:val="000000"/>
              </w:rPr>
            </w:pPr>
            <w:r>
              <w:rPr>
                <w:rFonts w:ascii="Aptos Narrow" w:hAnsi="Aptos Narrow"/>
                <w:b/>
                <w:bCs/>
                <w:color w:val="000000"/>
              </w:rPr>
              <w:t>Block 5</w:t>
            </w:r>
          </w:p>
        </w:tc>
      </w:tr>
      <w:tr w:rsidR="0002708E" w:rsidRPr="00A50389" w14:paraId="0A9EEFC9" w14:textId="77777777" w:rsidTr="00381660">
        <w:trPr>
          <w:trHeight w:val="300"/>
          <w:jc w:val="center"/>
        </w:trPr>
        <w:tc>
          <w:tcPr>
            <w:tcW w:w="0" w:type="auto"/>
            <w:tcBorders>
              <w:top w:val="nil"/>
              <w:left w:val="nil"/>
              <w:bottom w:val="nil"/>
              <w:right w:val="nil"/>
            </w:tcBorders>
            <w:shd w:val="clear" w:color="auto" w:fill="auto"/>
            <w:noWrap/>
            <w:vAlign w:val="bottom"/>
            <w:hideMark/>
          </w:tcPr>
          <w:p w14:paraId="6DA10540" w14:textId="6C80DCE2" w:rsidR="0002708E" w:rsidRPr="00A50389" w:rsidRDefault="0002708E" w:rsidP="0002708E">
            <w:pPr>
              <w:spacing w:after="0" w:line="240" w:lineRule="auto"/>
              <w:jc w:val="left"/>
              <w:rPr>
                <w:rFonts w:asciiTheme="majorHAnsi" w:eastAsia="Times New Roman" w:hAnsiTheme="majorHAnsi" w:cs="Times New Roman"/>
                <w:color w:val="000000"/>
              </w:rPr>
            </w:pPr>
            <w:r>
              <w:rPr>
                <w:rFonts w:ascii="Aptos Narrow" w:hAnsi="Aptos Narrow"/>
                <w:color w:val="000000"/>
              </w:rPr>
              <w:t>Staff</w:t>
            </w:r>
          </w:p>
        </w:tc>
        <w:tc>
          <w:tcPr>
            <w:tcW w:w="0" w:type="auto"/>
            <w:tcBorders>
              <w:top w:val="nil"/>
              <w:left w:val="nil"/>
              <w:bottom w:val="nil"/>
              <w:right w:val="nil"/>
            </w:tcBorders>
            <w:shd w:val="clear" w:color="auto" w:fill="auto"/>
            <w:noWrap/>
            <w:vAlign w:val="bottom"/>
            <w:hideMark/>
          </w:tcPr>
          <w:p w14:paraId="555354BF" w14:textId="641F8CF3"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-4879</w:t>
            </w:r>
          </w:p>
        </w:tc>
        <w:tc>
          <w:tcPr>
            <w:tcW w:w="0" w:type="auto"/>
            <w:tcBorders>
              <w:top w:val="nil"/>
              <w:left w:val="nil"/>
              <w:bottom w:val="nil"/>
              <w:right w:val="nil"/>
            </w:tcBorders>
            <w:shd w:val="clear" w:color="auto" w:fill="auto"/>
            <w:noWrap/>
            <w:vAlign w:val="bottom"/>
            <w:hideMark/>
          </w:tcPr>
          <w:p w14:paraId="78E6FDD2" w14:textId="27D988F1"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-4879</w:t>
            </w:r>
          </w:p>
        </w:tc>
        <w:tc>
          <w:tcPr>
            <w:tcW w:w="0" w:type="auto"/>
            <w:tcBorders>
              <w:top w:val="nil"/>
              <w:left w:val="nil"/>
              <w:bottom w:val="nil"/>
              <w:right w:val="nil"/>
            </w:tcBorders>
            <w:shd w:val="clear" w:color="auto" w:fill="auto"/>
            <w:noWrap/>
            <w:vAlign w:val="bottom"/>
            <w:hideMark/>
          </w:tcPr>
          <w:p w14:paraId="50A46AB5" w14:textId="19C0C827"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-4613</w:t>
            </w:r>
          </w:p>
        </w:tc>
        <w:tc>
          <w:tcPr>
            <w:tcW w:w="0" w:type="auto"/>
            <w:tcBorders>
              <w:top w:val="nil"/>
              <w:left w:val="nil"/>
              <w:bottom w:val="nil"/>
              <w:right w:val="nil"/>
            </w:tcBorders>
            <w:shd w:val="clear" w:color="auto" w:fill="auto"/>
            <w:noWrap/>
            <w:vAlign w:val="bottom"/>
            <w:hideMark/>
          </w:tcPr>
          <w:p w14:paraId="4E9E80B0" w14:textId="76C82441"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-2776</w:t>
            </w:r>
          </w:p>
        </w:tc>
        <w:tc>
          <w:tcPr>
            <w:tcW w:w="0" w:type="auto"/>
            <w:tcBorders>
              <w:top w:val="nil"/>
              <w:left w:val="nil"/>
              <w:bottom w:val="nil"/>
              <w:right w:val="nil"/>
            </w:tcBorders>
            <w:shd w:val="clear" w:color="auto" w:fill="auto"/>
            <w:noWrap/>
            <w:vAlign w:val="bottom"/>
            <w:hideMark/>
          </w:tcPr>
          <w:p w14:paraId="31BBBF19" w14:textId="3493EC55"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-4879</w:t>
            </w:r>
          </w:p>
        </w:tc>
      </w:tr>
      <w:tr w:rsidR="0002708E" w:rsidRPr="00A50389" w14:paraId="0ACD3E3A" w14:textId="77777777" w:rsidTr="00381660">
        <w:trPr>
          <w:trHeight w:val="300"/>
          <w:jc w:val="center"/>
        </w:trPr>
        <w:tc>
          <w:tcPr>
            <w:tcW w:w="0" w:type="auto"/>
            <w:tcBorders>
              <w:top w:val="nil"/>
              <w:left w:val="nil"/>
              <w:bottom w:val="nil"/>
              <w:right w:val="nil"/>
            </w:tcBorders>
            <w:shd w:val="clear" w:color="auto" w:fill="auto"/>
            <w:noWrap/>
            <w:vAlign w:val="bottom"/>
            <w:hideMark/>
          </w:tcPr>
          <w:p w14:paraId="0E61B35C" w14:textId="4DE7D33E" w:rsidR="0002708E" w:rsidRPr="00A50389" w:rsidRDefault="0002708E" w:rsidP="0002708E">
            <w:pPr>
              <w:spacing w:after="0" w:line="240" w:lineRule="auto"/>
              <w:jc w:val="left"/>
              <w:rPr>
                <w:rFonts w:asciiTheme="majorHAnsi" w:eastAsia="Times New Roman" w:hAnsiTheme="majorHAnsi" w:cs="Times New Roman"/>
                <w:color w:val="000000"/>
              </w:rPr>
            </w:pPr>
            <w:r>
              <w:rPr>
                <w:rFonts w:ascii="Aptos Narrow" w:hAnsi="Aptos Narrow"/>
                <w:color w:val="000000"/>
              </w:rPr>
              <w:t>Roadwork amortization</w:t>
            </w:r>
          </w:p>
        </w:tc>
        <w:tc>
          <w:tcPr>
            <w:tcW w:w="0" w:type="auto"/>
            <w:tcBorders>
              <w:top w:val="nil"/>
              <w:left w:val="nil"/>
              <w:bottom w:val="nil"/>
              <w:right w:val="nil"/>
            </w:tcBorders>
            <w:shd w:val="clear" w:color="auto" w:fill="auto"/>
            <w:noWrap/>
            <w:vAlign w:val="bottom"/>
            <w:hideMark/>
          </w:tcPr>
          <w:p w14:paraId="552A92E2" w14:textId="7D239F9B"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-368</w:t>
            </w:r>
          </w:p>
        </w:tc>
        <w:tc>
          <w:tcPr>
            <w:tcW w:w="0" w:type="auto"/>
            <w:tcBorders>
              <w:top w:val="nil"/>
              <w:left w:val="nil"/>
              <w:bottom w:val="nil"/>
              <w:right w:val="nil"/>
            </w:tcBorders>
            <w:shd w:val="clear" w:color="auto" w:fill="auto"/>
            <w:noWrap/>
            <w:vAlign w:val="bottom"/>
            <w:hideMark/>
          </w:tcPr>
          <w:p w14:paraId="5D51C65C" w14:textId="048B7000"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-2557</w:t>
            </w:r>
          </w:p>
        </w:tc>
        <w:tc>
          <w:tcPr>
            <w:tcW w:w="0" w:type="auto"/>
            <w:tcBorders>
              <w:top w:val="nil"/>
              <w:left w:val="nil"/>
              <w:bottom w:val="nil"/>
              <w:right w:val="nil"/>
            </w:tcBorders>
            <w:shd w:val="clear" w:color="auto" w:fill="auto"/>
            <w:noWrap/>
            <w:vAlign w:val="bottom"/>
            <w:hideMark/>
          </w:tcPr>
          <w:p w14:paraId="2533A498" w14:textId="6196523A"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-231</w:t>
            </w:r>
          </w:p>
        </w:tc>
        <w:tc>
          <w:tcPr>
            <w:tcW w:w="0" w:type="auto"/>
            <w:tcBorders>
              <w:top w:val="nil"/>
              <w:left w:val="nil"/>
              <w:bottom w:val="nil"/>
              <w:right w:val="nil"/>
            </w:tcBorders>
            <w:shd w:val="clear" w:color="auto" w:fill="auto"/>
            <w:noWrap/>
            <w:vAlign w:val="bottom"/>
            <w:hideMark/>
          </w:tcPr>
          <w:p w14:paraId="493E27A5" w14:textId="6F7ED8BD"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0</w:t>
            </w:r>
          </w:p>
        </w:tc>
        <w:tc>
          <w:tcPr>
            <w:tcW w:w="0" w:type="auto"/>
            <w:tcBorders>
              <w:top w:val="nil"/>
              <w:left w:val="nil"/>
              <w:bottom w:val="nil"/>
              <w:right w:val="nil"/>
            </w:tcBorders>
            <w:shd w:val="clear" w:color="auto" w:fill="auto"/>
            <w:noWrap/>
            <w:vAlign w:val="bottom"/>
            <w:hideMark/>
          </w:tcPr>
          <w:p w14:paraId="7083C945" w14:textId="7418CA45"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-787</w:t>
            </w:r>
          </w:p>
        </w:tc>
      </w:tr>
      <w:tr w:rsidR="0002708E" w:rsidRPr="00A50389" w14:paraId="182C2EBC" w14:textId="77777777" w:rsidTr="00381660">
        <w:trPr>
          <w:trHeight w:val="300"/>
          <w:jc w:val="center"/>
        </w:trPr>
        <w:tc>
          <w:tcPr>
            <w:tcW w:w="0" w:type="auto"/>
            <w:tcBorders>
              <w:top w:val="nil"/>
              <w:left w:val="nil"/>
              <w:bottom w:val="nil"/>
              <w:right w:val="nil"/>
            </w:tcBorders>
            <w:shd w:val="clear" w:color="auto" w:fill="auto"/>
            <w:noWrap/>
            <w:vAlign w:val="bottom"/>
            <w:hideMark/>
          </w:tcPr>
          <w:p w14:paraId="7ED8E8BF" w14:textId="1281EFEC" w:rsidR="0002708E" w:rsidRPr="00A50389" w:rsidRDefault="0002708E" w:rsidP="0002708E">
            <w:pPr>
              <w:spacing w:after="0" w:line="240" w:lineRule="auto"/>
              <w:jc w:val="left"/>
              <w:rPr>
                <w:rFonts w:asciiTheme="majorHAnsi" w:eastAsia="Times New Roman" w:hAnsiTheme="majorHAnsi" w:cs="Times New Roman"/>
                <w:color w:val="000000"/>
              </w:rPr>
            </w:pPr>
            <w:r>
              <w:rPr>
                <w:rFonts w:ascii="Aptos Narrow" w:hAnsi="Aptos Narrow"/>
                <w:color w:val="000000"/>
              </w:rPr>
              <w:t>Taxes</w:t>
            </w:r>
          </w:p>
        </w:tc>
        <w:tc>
          <w:tcPr>
            <w:tcW w:w="0" w:type="auto"/>
            <w:tcBorders>
              <w:top w:val="nil"/>
              <w:left w:val="nil"/>
              <w:bottom w:val="nil"/>
              <w:right w:val="nil"/>
            </w:tcBorders>
            <w:shd w:val="clear" w:color="auto" w:fill="auto"/>
            <w:noWrap/>
            <w:vAlign w:val="bottom"/>
            <w:hideMark/>
          </w:tcPr>
          <w:p w14:paraId="6265D1A2" w14:textId="65BF2F52"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-323</w:t>
            </w:r>
          </w:p>
        </w:tc>
        <w:tc>
          <w:tcPr>
            <w:tcW w:w="0" w:type="auto"/>
            <w:tcBorders>
              <w:top w:val="nil"/>
              <w:left w:val="nil"/>
              <w:bottom w:val="nil"/>
              <w:right w:val="nil"/>
            </w:tcBorders>
            <w:shd w:val="clear" w:color="auto" w:fill="auto"/>
            <w:noWrap/>
            <w:vAlign w:val="bottom"/>
            <w:hideMark/>
          </w:tcPr>
          <w:p w14:paraId="77282391" w14:textId="4A80B68E"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-299</w:t>
            </w:r>
          </w:p>
        </w:tc>
        <w:tc>
          <w:tcPr>
            <w:tcW w:w="0" w:type="auto"/>
            <w:tcBorders>
              <w:top w:val="nil"/>
              <w:left w:val="nil"/>
              <w:bottom w:val="nil"/>
              <w:right w:val="nil"/>
            </w:tcBorders>
            <w:shd w:val="clear" w:color="auto" w:fill="auto"/>
            <w:noWrap/>
            <w:vAlign w:val="bottom"/>
            <w:hideMark/>
          </w:tcPr>
          <w:p w14:paraId="59E96B35" w14:textId="55381CE4"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-308</w:t>
            </w:r>
          </w:p>
        </w:tc>
        <w:tc>
          <w:tcPr>
            <w:tcW w:w="0" w:type="auto"/>
            <w:tcBorders>
              <w:top w:val="nil"/>
              <w:left w:val="nil"/>
              <w:bottom w:val="nil"/>
              <w:right w:val="nil"/>
            </w:tcBorders>
            <w:shd w:val="clear" w:color="auto" w:fill="auto"/>
            <w:noWrap/>
            <w:vAlign w:val="bottom"/>
            <w:hideMark/>
          </w:tcPr>
          <w:p w14:paraId="6AC2C211" w14:textId="322D8388"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-102</w:t>
            </w:r>
          </w:p>
        </w:tc>
        <w:tc>
          <w:tcPr>
            <w:tcW w:w="0" w:type="auto"/>
            <w:tcBorders>
              <w:top w:val="nil"/>
              <w:left w:val="nil"/>
              <w:bottom w:val="nil"/>
              <w:right w:val="nil"/>
            </w:tcBorders>
            <w:shd w:val="clear" w:color="auto" w:fill="auto"/>
            <w:noWrap/>
            <w:vAlign w:val="bottom"/>
            <w:hideMark/>
          </w:tcPr>
          <w:p w14:paraId="4C9C0302" w14:textId="20831664"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-318</w:t>
            </w:r>
          </w:p>
        </w:tc>
      </w:tr>
      <w:tr w:rsidR="0002708E" w:rsidRPr="00A50389" w14:paraId="79DE6218" w14:textId="77777777" w:rsidTr="00381660">
        <w:trPr>
          <w:trHeight w:val="300"/>
          <w:jc w:val="center"/>
        </w:trPr>
        <w:tc>
          <w:tcPr>
            <w:tcW w:w="0" w:type="auto"/>
            <w:tcBorders>
              <w:top w:val="nil"/>
              <w:left w:val="nil"/>
              <w:bottom w:val="nil"/>
              <w:right w:val="nil"/>
            </w:tcBorders>
            <w:shd w:val="clear" w:color="auto" w:fill="auto"/>
            <w:noWrap/>
            <w:vAlign w:val="bottom"/>
            <w:hideMark/>
          </w:tcPr>
          <w:p w14:paraId="72098EF4" w14:textId="493EBF6C" w:rsidR="0002708E" w:rsidRPr="00A50389" w:rsidRDefault="0002708E" w:rsidP="0002708E">
            <w:pPr>
              <w:spacing w:after="0" w:line="240" w:lineRule="auto"/>
              <w:jc w:val="left"/>
              <w:rPr>
                <w:rFonts w:asciiTheme="majorHAnsi" w:eastAsia="Times New Roman" w:hAnsiTheme="majorHAnsi" w:cs="Times New Roman"/>
                <w:color w:val="000000"/>
              </w:rPr>
            </w:pPr>
            <w:r>
              <w:rPr>
                <w:rFonts w:ascii="Aptos Narrow" w:hAnsi="Aptos Narrow"/>
                <w:color w:val="000000"/>
              </w:rPr>
              <w:t xml:space="preserve">Vehicle amortization </w:t>
            </w:r>
          </w:p>
        </w:tc>
        <w:tc>
          <w:tcPr>
            <w:tcW w:w="0" w:type="auto"/>
            <w:tcBorders>
              <w:top w:val="nil"/>
              <w:left w:val="nil"/>
              <w:bottom w:val="nil"/>
              <w:right w:val="nil"/>
            </w:tcBorders>
            <w:shd w:val="clear" w:color="auto" w:fill="auto"/>
            <w:noWrap/>
            <w:vAlign w:val="bottom"/>
            <w:hideMark/>
          </w:tcPr>
          <w:p w14:paraId="73BE0A5E" w14:textId="17FA0071"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-114</w:t>
            </w:r>
          </w:p>
        </w:tc>
        <w:tc>
          <w:tcPr>
            <w:tcW w:w="0" w:type="auto"/>
            <w:tcBorders>
              <w:top w:val="nil"/>
              <w:left w:val="nil"/>
              <w:bottom w:val="nil"/>
              <w:right w:val="nil"/>
            </w:tcBorders>
            <w:shd w:val="clear" w:color="auto" w:fill="auto"/>
            <w:noWrap/>
            <w:vAlign w:val="bottom"/>
            <w:hideMark/>
          </w:tcPr>
          <w:p w14:paraId="5CA0AF5C" w14:textId="42F2876B"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-114</w:t>
            </w:r>
          </w:p>
        </w:tc>
        <w:tc>
          <w:tcPr>
            <w:tcW w:w="0" w:type="auto"/>
            <w:tcBorders>
              <w:top w:val="nil"/>
              <w:left w:val="nil"/>
              <w:bottom w:val="nil"/>
              <w:right w:val="nil"/>
            </w:tcBorders>
            <w:shd w:val="clear" w:color="auto" w:fill="auto"/>
            <w:noWrap/>
            <w:vAlign w:val="bottom"/>
            <w:hideMark/>
          </w:tcPr>
          <w:p w14:paraId="1B7435F7" w14:textId="153DB14F"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-118</w:t>
            </w:r>
          </w:p>
        </w:tc>
        <w:tc>
          <w:tcPr>
            <w:tcW w:w="0" w:type="auto"/>
            <w:tcBorders>
              <w:top w:val="nil"/>
              <w:left w:val="nil"/>
              <w:bottom w:val="nil"/>
              <w:right w:val="nil"/>
            </w:tcBorders>
            <w:shd w:val="clear" w:color="auto" w:fill="auto"/>
            <w:noWrap/>
            <w:vAlign w:val="bottom"/>
            <w:hideMark/>
          </w:tcPr>
          <w:p w14:paraId="5446FA87" w14:textId="62038F15"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-103</w:t>
            </w:r>
          </w:p>
        </w:tc>
        <w:tc>
          <w:tcPr>
            <w:tcW w:w="0" w:type="auto"/>
            <w:tcBorders>
              <w:top w:val="nil"/>
              <w:left w:val="nil"/>
              <w:bottom w:val="nil"/>
              <w:right w:val="nil"/>
            </w:tcBorders>
            <w:shd w:val="clear" w:color="auto" w:fill="auto"/>
            <w:noWrap/>
            <w:vAlign w:val="bottom"/>
            <w:hideMark/>
          </w:tcPr>
          <w:p w14:paraId="4205F6EB" w14:textId="1AB00305"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-114</w:t>
            </w:r>
          </w:p>
        </w:tc>
      </w:tr>
      <w:tr w:rsidR="0002708E" w:rsidRPr="00A50389" w14:paraId="25766E17" w14:textId="77777777" w:rsidTr="00381660">
        <w:trPr>
          <w:trHeight w:val="300"/>
          <w:jc w:val="center"/>
        </w:trPr>
        <w:tc>
          <w:tcPr>
            <w:tcW w:w="0" w:type="auto"/>
            <w:tcBorders>
              <w:top w:val="nil"/>
              <w:left w:val="nil"/>
              <w:bottom w:val="nil"/>
              <w:right w:val="nil"/>
            </w:tcBorders>
            <w:shd w:val="clear" w:color="auto" w:fill="auto"/>
            <w:noWrap/>
            <w:vAlign w:val="bottom"/>
            <w:hideMark/>
          </w:tcPr>
          <w:p w14:paraId="636632EB" w14:textId="14DA49DD" w:rsidR="0002708E" w:rsidRPr="00A50389" w:rsidRDefault="0002708E" w:rsidP="0002708E">
            <w:pPr>
              <w:spacing w:after="0" w:line="240" w:lineRule="auto"/>
              <w:jc w:val="left"/>
              <w:rPr>
                <w:rFonts w:asciiTheme="majorHAnsi" w:eastAsia="Times New Roman" w:hAnsiTheme="majorHAnsi" w:cs="Times New Roman"/>
                <w:color w:val="000000"/>
              </w:rPr>
            </w:pPr>
            <w:r>
              <w:rPr>
                <w:rFonts w:ascii="Aptos Narrow" w:hAnsi="Aptos Narrow"/>
                <w:color w:val="000000"/>
              </w:rPr>
              <w:t>Subsidies</w:t>
            </w:r>
          </w:p>
        </w:tc>
        <w:tc>
          <w:tcPr>
            <w:tcW w:w="0" w:type="auto"/>
            <w:tcBorders>
              <w:top w:val="nil"/>
              <w:left w:val="nil"/>
              <w:bottom w:val="nil"/>
              <w:right w:val="nil"/>
            </w:tcBorders>
            <w:shd w:val="clear" w:color="auto" w:fill="auto"/>
            <w:noWrap/>
            <w:vAlign w:val="bottom"/>
            <w:hideMark/>
          </w:tcPr>
          <w:p w14:paraId="62BC597B" w14:textId="4942244D"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0</w:t>
            </w:r>
          </w:p>
        </w:tc>
        <w:tc>
          <w:tcPr>
            <w:tcW w:w="0" w:type="auto"/>
            <w:tcBorders>
              <w:top w:val="nil"/>
              <w:left w:val="nil"/>
              <w:bottom w:val="nil"/>
              <w:right w:val="nil"/>
            </w:tcBorders>
            <w:shd w:val="clear" w:color="auto" w:fill="auto"/>
            <w:noWrap/>
            <w:vAlign w:val="bottom"/>
            <w:hideMark/>
          </w:tcPr>
          <w:p w14:paraId="6EC1A40A" w14:textId="46B7FE2F"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48</w:t>
            </w:r>
          </w:p>
        </w:tc>
        <w:tc>
          <w:tcPr>
            <w:tcW w:w="0" w:type="auto"/>
            <w:tcBorders>
              <w:top w:val="nil"/>
              <w:left w:val="nil"/>
              <w:bottom w:val="nil"/>
              <w:right w:val="nil"/>
            </w:tcBorders>
            <w:shd w:val="clear" w:color="auto" w:fill="auto"/>
            <w:noWrap/>
            <w:vAlign w:val="bottom"/>
            <w:hideMark/>
          </w:tcPr>
          <w:p w14:paraId="15BF041A" w14:textId="43D6A956"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0</w:t>
            </w:r>
          </w:p>
        </w:tc>
        <w:tc>
          <w:tcPr>
            <w:tcW w:w="0" w:type="auto"/>
            <w:tcBorders>
              <w:top w:val="nil"/>
              <w:left w:val="nil"/>
              <w:bottom w:val="nil"/>
              <w:right w:val="nil"/>
            </w:tcBorders>
            <w:shd w:val="clear" w:color="auto" w:fill="auto"/>
            <w:noWrap/>
            <w:vAlign w:val="bottom"/>
            <w:hideMark/>
          </w:tcPr>
          <w:p w14:paraId="5C0D25A5" w14:textId="19F29AE0"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0</w:t>
            </w:r>
          </w:p>
        </w:tc>
        <w:tc>
          <w:tcPr>
            <w:tcW w:w="0" w:type="auto"/>
            <w:tcBorders>
              <w:top w:val="nil"/>
              <w:left w:val="nil"/>
              <w:bottom w:val="nil"/>
              <w:right w:val="nil"/>
            </w:tcBorders>
            <w:shd w:val="clear" w:color="auto" w:fill="auto"/>
            <w:noWrap/>
            <w:vAlign w:val="bottom"/>
            <w:hideMark/>
          </w:tcPr>
          <w:p w14:paraId="7F6A20BA" w14:textId="39E51F02"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305</w:t>
            </w:r>
          </w:p>
        </w:tc>
      </w:tr>
      <w:tr w:rsidR="0002708E" w:rsidRPr="00A50389" w14:paraId="5FB81919" w14:textId="77777777" w:rsidTr="00381660">
        <w:trPr>
          <w:trHeight w:val="300"/>
          <w:jc w:val="center"/>
        </w:trPr>
        <w:tc>
          <w:tcPr>
            <w:tcW w:w="0" w:type="auto"/>
            <w:tcBorders>
              <w:top w:val="nil"/>
              <w:left w:val="nil"/>
              <w:bottom w:val="nil"/>
              <w:right w:val="nil"/>
            </w:tcBorders>
            <w:shd w:val="clear" w:color="auto" w:fill="auto"/>
            <w:noWrap/>
            <w:vAlign w:val="bottom"/>
            <w:hideMark/>
          </w:tcPr>
          <w:p w14:paraId="4B6A3F32" w14:textId="1D08975F" w:rsidR="0002708E" w:rsidRPr="00A50389" w:rsidRDefault="0002708E" w:rsidP="0002708E">
            <w:pPr>
              <w:spacing w:after="0" w:line="240" w:lineRule="auto"/>
              <w:jc w:val="left"/>
              <w:rPr>
                <w:rFonts w:asciiTheme="majorHAnsi" w:eastAsia="Times New Roman" w:hAnsiTheme="majorHAnsi" w:cs="Times New Roman"/>
                <w:color w:val="000000"/>
              </w:rPr>
            </w:pPr>
            <w:r>
              <w:rPr>
                <w:rFonts w:ascii="Aptos Narrow" w:hAnsi="Aptos Narrow"/>
                <w:color w:val="000000"/>
              </w:rPr>
              <w:t>Fishing lease</w:t>
            </w:r>
          </w:p>
        </w:tc>
        <w:tc>
          <w:tcPr>
            <w:tcW w:w="0" w:type="auto"/>
            <w:tcBorders>
              <w:top w:val="nil"/>
              <w:left w:val="nil"/>
              <w:bottom w:val="nil"/>
              <w:right w:val="nil"/>
            </w:tcBorders>
            <w:shd w:val="clear" w:color="auto" w:fill="auto"/>
            <w:noWrap/>
            <w:vAlign w:val="bottom"/>
            <w:hideMark/>
          </w:tcPr>
          <w:p w14:paraId="46074F02" w14:textId="42F677D2"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0</w:t>
            </w:r>
          </w:p>
        </w:tc>
        <w:tc>
          <w:tcPr>
            <w:tcW w:w="0" w:type="auto"/>
            <w:tcBorders>
              <w:top w:val="nil"/>
              <w:left w:val="nil"/>
              <w:bottom w:val="nil"/>
              <w:right w:val="nil"/>
            </w:tcBorders>
            <w:shd w:val="clear" w:color="auto" w:fill="auto"/>
            <w:noWrap/>
            <w:vAlign w:val="bottom"/>
            <w:hideMark/>
          </w:tcPr>
          <w:p w14:paraId="216EE482" w14:textId="5E8E157D"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1080</w:t>
            </w:r>
          </w:p>
        </w:tc>
        <w:tc>
          <w:tcPr>
            <w:tcW w:w="0" w:type="auto"/>
            <w:tcBorders>
              <w:top w:val="nil"/>
              <w:left w:val="nil"/>
              <w:bottom w:val="nil"/>
              <w:right w:val="nil"/>
            </w:tcBorders>
            <w:shd w:val="clear" w:color="auto" w:fill="auto"/>
            <w:noWrap/>
            <w:vAlign w:val="bottom"/>
            <w:hideMark/>
          </w:tcPr>
          <w:p w14:paraId="36410E78" w14:textId="77439E4F"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0</w:t>
            </w:r>
          </w:p>
        </w:tc>
        <w:tc>
          <w:tcPr>
            <w:tcW w:w="0" w:type="auto"/>
            <w:tcBorders>
              <w:top w:val="nil"/>
              <w:left w:val="nil"/>
              <w:bottom w:val="nil"/>
              <w:right w:val="nil"/>
            </w:tcBorders>
            <w:shd w:val="clear" w:color="auto" w:fill="auto"/>
            <w:noWrap/>
            <w:vAlign w:val="bottom"/>
            <w:hideMark/>
          </w:tcPr>
          <w:p w14:paraId="78D4D0C1" w14:textId="1631AA99"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0</w:t>
            </w:r>
          </w:p>
        </w:tc>
        <w:tc>
          <w:tcPr>
            <w:tcW w:w="0" w:type="auto"/>
            <w:tcBorders>
              <w:top w:val="nil"/>
              <w:left w:val="nil"/>
              <w:bottom w:val="nil"/>
              <w:right w:val="nil"/>
            </w:tcBorders>
            <w:shd w:val="clear" w:color="auto" w:fill="auto"/>
            <w:noWrap/>
            <w:vAlign w:val="bottom"/>
            <w:hideMark/>
          </w:tcPr>
          <w:p w14:paraId="1759810A" w14:textId="2E5B88A4"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550</w:t>
            </w:r>
          </w:p>
        </w:tc>
      </w:tr>
      <w:tr w:rsidR="0002708E" w:rsidRPr="00A50389" w14:paraId="3A5B327A" w14:textId="77777777" w:rsidTr="00381660">
        <w:trPr>
          <w:trHeight w:val="300"/>
          <w:jc w:val="center"/>
        </w:trPr>
        <w:tc>
          <w:tcPr>
            <w:tcW w:w="0" w:type="auto"/>
            <w:tcBorders>
              <w:top w:val="nil"/>
              <w:left w:val="nil"/>
              <w:bottom w:val="nil"/>
              <w:right w:val="nil"/>
            </w:tcBorders>
            <w:shd w:val="clear" w:color="auto" w:fill="auto"/>
            <w:noWrap/>
            <w:vAlign w:val="bottom"/>
            <w:hideMark/>
          </w:tcPr>
          <w:p w14:paraId="34A7C453" w14:textId="73D0A214" w:rsidR="0002708E" w:rsidRPr="00A50389" w:rsidRDefault="0002708E" w:rsidP="0002708E">
            <w:pPr>
              <w:spacing w:after="0" w:line="240" w:lineRule="auto"/>
              <w:jc w:val="left"/>
              <w:rPr>
                <w:rFonts w:asciiTheme="majorHAnsi" w:eastAsia="Times New Roman" w:hAnsiTheme="majorHAnsi" w:cs="Times New Roman"/>
                <w:color w:val="000000"/>
              </w:rPr>
            </w:pPr>
            <w:r>
              <w:rPr>
                <w:rFonts w:ascii="Aptos Narrow" w:hAnsi="Aptos Narrow"/>
                <w:color w:val="000000"/>
              </w:rPr>
              <w:t>Hunting lease</w:t>
            </w:r>
          </w:p>
        </w:tc>
        <w:tc>
          <w:tcPr>
            <w:tcW w:w="0" w:type="auto"/>
            <w:tcBorders>
              <w:top w:val="nil"/>
              <w:left w:val="nil"/>
              <w:bottom w:val="nil"/>
              <w:right w:val="nil"/>
            </w:tcBorders>
            <w:shd w:val="clear" w:color="auto" w:fill="auto"/>
            <w:noWrap/>
            <w:vAlign w:val="bottom"/>
            <w:hideMark/>
          </w:tcPr>
          <w:p w14:paraId="232381BD" w14:textId="2431A258"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1685</w:t>
            </w:r>
          </w:p>
        </w:tc>
        <w:tc>
          <w:tcPr>
            <w:tcW w:w="0" w:type="auto"/>
            <w:tcBorders>
              <w:top w:val="nil"/>
              <w:left w:val="nil"/>
              <w:bottom w:val="nil"/>
              <w:right w:val="nil"/>
            </w:tcBorders>
            <w:shd w:val="clear" w:color="auto" w:fill="auto"/>
            <w:noWrap/>
            <w:vAlign w:val="bottom"/>
            <w:hideMark/>
          </w:tcPr>
          <w:p w14:paraId="2435047B" w14:textId="39C3A4D6"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1685</w:t>
            </w:r>
          </w:p>
        </w:tc>
        <w:tc>
          <w:tcPr>
            <w:tcW w:w="0" w:type="auto"/>
            <w:tcBorders>
              <w:top w:val="nil"/>
              <w:left w:val="nil"/>
              <w:bottom w:val="nil"/>
              <w:right w:val="nil"/>
            </w:tcBorders>
            <w:shd w:val="clear" w:color="auto" w:fill="auto"/>
            <w:noWrap/>
            <w:vAlign w:val="bottom"/>
            <w:hideMark/>
          </w:tcPr>
          <w:p w14:paraId="20F9ADD7" w14:textId="49F84078"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1504</w:t>
            </w:r>
          </w:p>
        </w:tc>
        <w:tc>
          <w:tcPr>
            <w:tcW w:w="0" w:type="auto"/>
            <w:tcBorders>
              <w:top w:val="nil"/>
              <w:left w:val="nil"/>
              <w:bottom w:val="nil"/>
              <w:right w:val="nil"/>
            </w:tcBorders>
            <w:shd w:val="clear" w:color="auto" w:fill="auto"/>
            <w:noWrap/>
            <w:vAlign w:val="bottom"/>
            <w:hideMark/>
          </w:tcPr>
          <w:p w14:paraId="258ECBB4" w14:textId="2210CC68"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1251</w:t>
            </w:r>
          </w:p>
        </w:tc>
        <w:tc>
          <w:tcPr>
            <w:tcW w:w="0" w:type="auto"/>
            <w:tcBorders>
              <w:top w:val="nil"/>
              <w:left w:val="nil"/>
              <w:bottom w:val="nil"/>
              <w:right w:val="nil"/>
            </w:tcBorders>
            <w:shd w:val="clear" w:color="auto" w:fill="auto"/>
            <w:noWrap/>
            <w:vAlign w:val="bottom"/>
            <w:hideMark/>
          </w:tcPr>
          <w:p w14:paraId="72296D83" w14:textId="037AAA12"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1990</w:t>
            </w:r>
          </w:p>
        </w:tc>
      </w:tr>
      <w:tr w:rsidR="0002708E" w:rsidRPr="00A50389" w14:paraId="2744AABF" w14:textId="77777777" w:rsidTr="00381660">
        <w:trPr>
          <w:trHeight w:val="300"/>
          <w:jc w:val="center"/>
        </w:trPr>
        <w:tc>
          <w:tcPr>
            <w:tcW w:w="0" w:type="auto"/>
            <w:tcBorders>
              <w:top w:val="nil"/>
              <w:left w:val="nil"/>
              <w:bottom w:val="nil"/>
              <w:right w:val="nil"/>
            </w:tcBorders>
            <w:shd w:val="clear" w:color="auto" w:fill="auto"/>
            <w:noWrap/>
            <w:vAlign w:val="bottom"/>
            <w:hideMark/>
          </w:tcPr>
          <w:p w14:paraId="57AC3DC6" w14:textId="5B0AE292" w:rsidR="0002708E" w:rsidRPr="00A50389" w:rsidRDefault="0002708E" w:rsidP="0002708E">
            <w:pPr>
              <w:spacing w:after="0" w:line="240" w:lineRule="auto"/>
              <w:jc w:val="left"/>
              <w:rPr>
                <w:rFonts w:asciiTheme="majorHAnsi" w:eastAsia="Times New Roman" w:hAnsiTheme="majorHAnsi" w:cs="Times New Roman"/>
                <w:color w:val="000000"/>
              </w:rPr>
            </w:pPr>
            <w:r>
              <w:rPr>
                <w:rFonts w:ascii="Aptos Narrow" w:hAnsi="Aptos Narrow"/>
                <w:color w:val="000000"/>
              </w:rPr>
              <w:t>Firewood sales</w:t>
            </w:r>
          </w:p>
        </w:tc>
        <w:tc>
          <w:tcPr>
            <w:tcW w:w="0" w:type="auto"/>
            <w:tcBorders>
              <w:top w:val="nil"/>
              <w:left w:val="nil"/>
              <w:bottom w:val="nil"/>
              <w:right w:val="nil"/>
            </w:tcBorders>
            <w:shd w:val="clear" w:color="auto" w:fill="auto"/>
            <w:noWrap/>
            <w:vAlign w:val="bottom"/>
            <w:hideMark/>
          </w:tcPr>
          <w:p w14:paraId="05CAAB67" w14:textId="422C3DA2"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1034</w:t>
            </w:r>
          </w:p>
        </w:tc>
        <w:tc>
          <w:tcPr>
            <w:tcW w:w="0" w:type="auto"/>
            <w:tcBorders>
              <w:top w:val="nil"/>
              <w:left w:val="nil"/>
              <w:bottom w:val="nil"/>
              <w:right w:val="nil"/>
            </w:tcBorders>
            <w:shd w:val="clear" w:color="auto" w:fill="auto"/>
            <w:noWrap/>
            <w:vAlign w:val="bottom"/>
            <w:hideMark/>
          </w:tcPr>
          <w:p w14:paraId="4B1E330F" w14:textId="1A7C64BC"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1635</w:t>
            </w:r>
          </w:p>
        </w:tc>
        <w:tc>
          <w:tcPr>
            <w:tcW w:w="0" w:type="auto"/>
            <w:tcBorders>
              <w:top w:val="nil"/>
              <w:left w:val="nil"/>
              <w:bottom w:val="nil"/>
              <w:right w:val="nil"/>
            </w:tcBorders>
            <w:shd w:val="clear" w:color="auto" w:fill="auto"/>
            <w:noWrap/>
            <w:vAlign w:val="bottom"/>
            <w:hideMark/>
          </w:tcPr>
          <w:p w14:paraId="60999978" w14:textId="4A1A27E4"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1637</w:t>
            </w:r>
          </w:p>
        </w:tc>
        <w:tc>
          <w:tcPr>
            <w:tcW w:w="0" w:type="auto"/>
            <w:tcBorders>
              <w:top w:val="nil"/>
              <w:left w:val="nil"/>
              <w:bottom w:val="nil"/>
              <w:right w:val="nil"/>
            </w:tcBorders>
            <w:shd w:val="clear" w:color="auto" w:fill="auto"/>
            <w:noWrap/>
            <w:vAlign w:val="bottom"/>
            <w:hideMark/>
          </w:tcPr>
          <w:p w14:paraId="7FA17452" w14:textId="0CF57B7C"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1720</w:t>
            </w:r>
          </w:p>
        </w:tc>
        <w:tc>
          <w:tcPr>
            <w:tcW w:w="0" w:type="auto"/>
            <w:tcBorders>
              <w:top w:val="nil"/>
              <w:left w:val="nil"/>
              <w:bottom w:val="nil"/>
              <w:right w:val="nil"/>
            </w:tcBorders>
            <w:shd w:val="clear" w:color="auto" w:fill="auto"/>
            <w:noWrap/>
            <w:vAlign w:val="bottom"/>
            <w:hideMark/>
          </w:tcPr>
          <w:p w14:paraId="6FF864EC" w14:textId="4930508A"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674</w:t>
            </w:r>
          </w:p>
        </w:tc>
      </w:tr>
      <w:tr w:rsidR="0002708E" w:rsidRPr="00A50389" w14:paraId="05FC0DE9" w14:textId="77777777" w:rsidTr="00381660">
        <w:trPr>
          <w:trHeight w:val="300"/>
          <w:jc w:val="center"/>
        </w:trPr>
        <w:tc>
          <w:tcPr>
            <w:tcW w:w="0" w:type="auto"/>
            <w:tcBorders>
              <w:top w:val="nil"/>
              <w:left w:val="nil"/>
              <w:bottom w:val="single" w:sz="4" w:space="0" w:color="auto"/>
              <w:right w:val="nil"/>
            </w:tcBorders>
            <w:shd w:val="clear" w:color="auto" w:fill="auto"/>
            <w:noWrap/>
            <w:vAlign w:val="bottom"/>
            <w:hideMark/>
          </w:tcPr>
          <w:p w14:paraId="1057225A" w14:textId="428B7B94" w:rsidR="0002708E" w:rsidRPr="00A50389" w:rsidRDefault="0002708E" w:rsidP="0002708E">
            <w:pPr>
              <w:spacing w:after="0" w:line="240" w:lineRule="auto"/>
              <w:jc w:val="left"/>
              <w:rPr>
                <w:rFonts w:asciiTheme="majorHAnsi" w:eastAsia="Times New Roman" w:hAnsiTheme="majorHAnsi" w:cs="Times New Roman"/>
                <w:color w:val="000000"/>
              </w:rPr>
            </w:pPr>
            <w:r>
              <w:rPr>
                <w:rFonts w:ascii="Aptos Narrow" w:hAnsi="Aptos Narrow"/>
                <w:color w:val="000000"/>
              </w:rPr>
              <w:t>Log sales</w:t>
            </w:r>
          </w:p>
        </w:tc>
        <w:tc>
          <w:tcPr>
            <w:tcW w:w="0" w:type="auto"/>
            <w:tcBorders>
              <w:top w:val="nil"/>
              <w:left w:val="nil"/>
              <w:bottom w:val="nil"/>
              <w:right w:val="nil"/>
            </w:tcBorders>
            <w:shd w:val="clear" w:color="auto" w:fill="auto"/>
            <w:noWrap/>
            <w:vAlign w:val="bottom"/>
            <w:hideMark/>
          </w:tcPr>
          <w:p w14:paraId="79CD9CAD" w14:textId="267F7DE6"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3957</w:t>
            </w:r>
          </w:p>
        </w:tc>
        <w:tc>
          <w:tcPr>
            <w:tcW w:w="0" w:type="auto"/>
            <w:tcBorders>
              <w:top w:val="nil"/>
              <w:left w:val="nil"/>
              <w:bottom w:val="nil"/>
              <w:right w:val="nil"/>
            </w:tcBorders>
            <w:shd w:val="clear" w:color="auto" w:fill="auto"/>
            <w:noWrap/>
            <w:vAlign w:val="bottom"/>
            <w:hideMark/>
          </w:tcPr>
          <w:p w14:paraId="60008BB6" w14:textId="1B02A567"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2780</w:t>
            </w:r>
          </w:p>
        </w:tc>
        <w:tc>
          <w:tcPr>
            <w:tcW w:w="0" w:type="auto"/>
            <w:tcBorders>
              <w:top w:val="nil"/>
              <w:left w:val="nil"/>
              <w:bottom w:val="nil"/>
              <w:right w:val="nil"/>
            </w:tcBorders>
            <w:shd w:val="clear" w:color="auto" w:fill="auto"/>
            <w:noWrap/>
            <w:vAlign w:val="bottom"/>
            <w:hideMark/>
          </w:tcPr>
          <w:p w14:paraId="0FFCB07E" w14:textId="69C496E8"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2673</w:t>
            </w:r>
          </w:p>
        </w:tc>
        <w:tc>
          <w:tcPr>
            <w:tcW w:w="0" w:type="auto"/>
            <w:tcBorders>
              <w:top w:val="nil"/>
              <w:left w:val="nil"/>
              <w:bottom w:val="nil"/>
              <w:right w:val="nil"/>
            </w:tcBorders>
            <w:shd w:val="clear" w:color="auto" w:fill="auto"/>
            <w:noWrap/>
            <w:vAlign w:val="bottom"/>
            <w:hideMark/>
          </w:tcPr>
          <w:p w14:paraId="6C0B9069" w14:textId="28BAF6F7"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1312</w:t>
            </w:r>
          </w:p>
        </w:tc>
        <w:tc>
          <w:tcPr>
            <w:tcW w:w="0" w:type="auto"/>
            <w:tcBorders>
              <w:top w:val="nil"/>
              <w:left w:val="nil"/>
              <w:bottom w:val="nil"/>
              <w:right w:val="nil"/>
            </w:tcBorders>
            <w:shd w:val="clear" w:color="auto" w:fill="auto"/>
            <w:noWrap/>
            <w:vAlign w:val="bottom"/>
            <w:hideMark/>
          </w:tcPr>
          <w:p w14:paraId="12B006A8" w14:textId="6C638525"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5552</w:t>
            </w:r>
          </w:p>
        </w:tc>
      </w:tr>
      <w:tr w:rsidR="0002708E" w:rsidRPr="00A50389" w14:paraId="5A9FD46D" w14:textId="77777777" w:rsidTr="00381660">
        <w:trPr>
          <w:trHeight w:val="300"/>
          <w:jc w:val="center"/>
        </w:trPr>
        <w:tc>
          <w:tcPr>
            <w:tcW w:w="0" w:type="auto"/>
            <w:tcBorders>
              <w:top w:val="nil"/>
              <w:left w:val="nil"/>
              <w:bottom w:val="single" w:sz="4" w:space="0" w:color="auto"/>
              <w:right w:val="nil"/>
            </w:tcBorders>
            <w:shd w:val="clear" w:color="auto" w:fill="auto"/>
            <w:noWrap/>
            <w:vAlign w:val="bottom"/>
            <w:hideMark/>
          </w:tcPr>
          <w:p w14:paraId="31AE63EF" w14:textId="7C859DF7" w:rsidR="0002708E" w:rsidRPr="00A50389" w:rsidRDefault="0002708E" w:rsidP="0002708E">
            <w:pPr>
              <w:spacing w:after="0" w:line="240" w:lineRule="auto"/>
              <w:jc w:val="left"/>
              <w:rPr>
                <w:rFonts w:asciiTheme="majorHAnsi" w:eastAsia="Times New Roman" w:hAnsiTheme="majorHAnsi" w:cs="Times New Roman"/>
                <w:b/>
                <w:bCs/>
                <w:color w:val="000000"/>
              </w:rPr>
            </w:pPr>
            <w:r>
              <w:rPr>
                <w:rFonts w:ascii="Aptos Narrow" w:hAnsi="Aptos Narrow"/>
                <w:b/>
                <w:bCs/>
                <w:color w:val="000000"/>
              </w:rPr>
              <w:t>Total</w:t>
            </w:r>
          </w:p>
        </w:tc>
        <w:tc>
          <w:tcPr>
            <w:tcW w:w="0" w:type="auto"/>
            <w:tcBorders>
              <w:top w:val="single" w:sz="4" w:space="0" w:color="auto"/>
              <w:left w:val="nil"/>
              <w:bottom w:val="single" w:sz="4" w:space="0" w:color="auto"/>
              <w:right w:val="nil"/>
            </w:tcBorders>
            <w:shd w:val="clear" w:color="auto" w:fill="auto"/>
            <w:noWrap/>
            <w:vAlign w:val="bottom"/>
            <w:hideMark/>
          </w:tcPr>
          <w:p w14:paraId="0A3C9BD3" w14:textId="756E20D7"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992</w:t>
            </w:r>
          </w:p>
        </w:tc>
        <w:tc>
          <w:tcPr>
            <w:tcW w:w="0" w:type="auto"/>
            <w:tcBorders>
              <w:top w:val="single" w:sz="4" w:space="0" w:color="auto"/>
              <w:left w:val="nil"/>
              <w:bottom w:val="single" w:sz="4" w:space="0" w:color="auto"/>
              <w:right w:val="nil"/>
            </w:tcBorders>
            <w:shd w:val="clear" w:color="auto" w:fill="auto"/>
            <w:noWrap/>
            <w:vAlign w:val="bottom"/>
            <w:hideMark/>
          </w:tcPr>
          <w:p w14:paraId="52329284" w14:textId="12F2B4C1"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-621</w:t>
            </w:r>
          </w:p>
        </w:tc>
        <w:tc>
          <w:tcPr>
            <w:tcW w:w="0" w:type="auto"/>
            <w:tcBorders>
              <w:top w:val="single" w:sz="4" w:space="0" w:color="auto"/>
              <w:left w:val="nil"/>
              <w:bottom w:val="single" w:sz="4" w:space="0" w:color="auto"/>
              <w:right w:val="nil"/>
            </w:tcBorders>
            <w:shd w:val="clear" w:color="auto" w:fill="auto"/>
            <w:noWrap/>
            <w:vAlign w:val="bottom"/>
            <w:hideMark/>
          </w:tcPr>
          <w:p w14:paraId="792BB9E0" w14:textId="059F8361"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544</w:t>
            </w:r>
          </w:p>
        </w:tc>
        <w:tc>
          <w:tcPr>
            <w:tcW w:w="0" w:type="auto"/>
            <w:tcBorders>
              <w:top w:val="single" w:sz="4" w:space="0" w:color="auto"/>
              <w:left w:val="nil"/>
              <w:bottom w:val="single" w:sz="4" w:space="0" w:color="auto"/>
              <w:right w:val="nil"/>
            </w:tcBorders>
            <w:shd w:val="clear" w:color="auto" w:fill="auto"/>
            <w:noWrap/>
            <w:vAlign w:val="bottom"/>
            <w:hideMark/>
          </w:tcPr>
          <w:p w14:paraId="1D86C41B" w14:textId="6BA1B15D"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1302</w:t>
            </w:r>
          </w:p>
        </w:tc>
        <w:tc>
          <w:tcPr>
            <w:tcW w:w="0" w:type="auto"/>
            <w:tcBorders>
              <w:top w:val="single" w:sz="4" w:space="0" w:color="auto"/>
              <w:left w:val="nil"/>
              <w:bottom w:val="single" w:sz="4" w:space="0" w:color="auto"/>
              <w:right w:val="nil"/>
            </w:tcBorders>
            <w:shd w:val="clear" w:color="auto" w:fill="auto"/>
            <w:noWrap/>
            <w:vAlign w:val="bottom"/>
            <w:hideMark/>
          </w:tcPr>
          <w:p w14:paraId="561E11DB" w14:textId="61844559"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2973</w:t>
            </w:r>
          </w:p>
        </w:tc>
      </w:tr>
      <w:tr w:rsidR="0002708E" w:rsidRPr="00A50389" w14:paraId="78226EA0" w14:textId="77777777" w:rsidTr="00381660">
        <w:trPr>
          <w:trHeight w:val="105"/>
          <w:jc w:val="center"/>
        </w:trPr>
        <w:tc>
          <w:tcPr>
            <w:tcW w:w="0" w:type="auto"/>
            <w:tcBorders>
              <w:top w:val="nil"/>
              <w:left w:val="nil"/>
              <w:bottom w:val="nil"/>
              <w:right w:val="nil"/>
            </w:tcBorders>
            <w:shd w:val="clear" w:color="auto" w:fill="auto"/>
            <w:noWrap/>
            <w:vAlign w:val="bottom"/>
            <w:hideMark/>
          </w:tcPr>
          <w:p w14:paraId="40A53995" w14:textId="77777777" w:rsidR="0002708E" w:rsidRPr="00A50389" w:rsidRDefault="0002708E" w:rsidP="0002708E">
            <w:pPr>
              <w:spacing w:after="0" w:line="240" w:lineRule="auto"/>
              <w:jc w:val="right"/>
              <w:rPr>
                <w:rFonts w:asciiTheme="majorHAnsi" w:eastAsia="Times New Roman" w:hAnsiTheme="majorHAnsi" w:cs="Times New Roman"/>
                <w:color w:val="000000"/>
              </w:rPr>
            </w:pPr>
          </w:p>
        </w:tc>
        <w:tc>
          <w:tcPr>
            <w:tcW w:w="0" w:type="auto"/>
            <w:tcBorders>
              <w:top w:val="nil"/>
              <w:left w:val="nil"/>
              <w:bottom w:val="nil"/>
              <w:right w:val="nil"/>
            </w:tcBorders>
            <w:shd w:val="clear" w:color="auto" w:fill="auto"/>
            <w:noWrap/>
            <w:vAlign w:val="bottom"/>
            <w:hideMark/>
          </w:tcPr>
          <w:p w14:paraId="1D9ED6C2" w14:textId="77777777" w:rsidR="0002708E" w:rsidRPr="00A50389" w:rsidRDefault="0002708E" w:rsidP="0002708E">
            <w:pPr>
              <w:spacing w:after="0" w:line="240" w:lineRule="auto"/>
              <w:jc w:val="left"/>
              <w:rPr>
                <w:rFonts w:asciiTheme="majorHAnsi" w:eastAsia="Times New Roman" w:hAnsiTheme="majorHAnsi" w:cs="Times New Roman"/>
              </w:rPr>
            </w:pPr>
          </w:p>
        </w:tc>
        <w:tc>
          <w:tcPr>
            <w:tcW w:w="0" w:type="auto"/>
            <w:tcBorders>
              <w:top w:val="nil"/>
              <w:left w:val="nil"/>
              <w:bottom w:val="nil"/>
              <w:right w:val="nil"/>
            </w:tcBorders>
            <w:shd w:val="clear" w:color="auto" w:fill="auto"/>
            <w:noWrap/>
            <w:vAlign w:val="bottom"/>
            <w:hideMark/>
          </w:tcPr>
          <w:p w14:paraId="71A18AD8" w14:textId="77777777" w:rsidR="0002708E" w:rsidRPr="00A50389" w:rsidRDefault="0002708E" w:rsidP="0002708E">
            <w:pPr>
              <w:spacing w:after="0" w:line="240" w:lineRule="auto"/>
              <w:jc w:val="right"/>
              <w:rPr>
                <w:rFonts w:asciiTheme="majorHAnsi" w:eastAsia="Times New Roman" w:hAnsiTheme="majorHAnsi" w:cs="Times New Roman"/>
              </w:rPr>
            </w:pPr>
          </w:p>
        </w:tc>
        <w:tc>
          <w:tcPr>
            <w:tcW w:w="0" w:type="auto"/>
            <w:tcBorders>
              <w:top w:val="nil"/>
              <w:left w:val="nil"/>
              <w:bottom w:val="nil"/>
              <w:right w:val="nil"/>
            </w:tcBorders>
            <w:shd w:val="clear" w:color="auto" w:fill="auto"/>
            <w:noWrap/>
            <w:vAlign w:val="bottom"/>
            <w:hideMark/>
          </w:tcPr>
          <w:p w14:paraId="5D586D6A" w14:textId="77777777" w:rsidR="0002708E" w:rsidRPr="00A50389" w:rsidRDefault="0002708E" w:rsidP="0002708E">
            <w:pPr>
              <w:spacing w:after="0" w:line="240" w:lineRule="auto"/>
              <w:jc w:val="right"/>
              <w:rPr>
                <w:rFonts w:asciiTheme="majorHAnsi" w:eastAsia="Times New Roman" w:hAnsiTheme="majorHAnsi" w:cs="Times New Roman"/>
              </w:rPr>
            </w:pPr>
          </w:p>
        </w:tc>
        <w:tc>
          <w:tcPr>
            <w:tcW w:w="0" w:type="auto"/>
            <w:tcBorders>
              <w:top w:val="nil"/>
              <w:left w:val="nil"/>
              <w:bottom w:val="nil"/>
              <w:right w:val="nil"/>
            </w:tcBorders>
            <w:shd w:val="clear" w:color="auto" w:fill="auto"/>
            <w:noWrap/>
            <w:vAlign w:val="bottom"/>
            <w:hideMark/>
          </w:tcPr>
          <w:p w14:paraId="246A598B" w14:textId="77777777" w:rsidR="0002708E" w:rsidRPr="00A50389" w:rsidRDefault="0002708E" w:rsidP="0002708E">
            <w:pPr>
              <w:spacing w:after="0" w:line="240" w:lineRule="auto"/>
              <w:jc w:val="right"/>
              <w:rPr>
                <w:rFonts w:asciiTheme="majorHAnsi" w:eastAsia="Times New Roman" w:hAnsiTheme="majorHAnsi" w:cs="Times New Roman"/>
              </w:rPr>
            </w:pPr>
          </w:p>
        </w:tc>
        <w:tc>
          <w:tcPr>
            <w:tcW w:w="0" w:type="auto"/>
            <w:tcBorders>
              <w:top w:val="nil"/>
              <w:left w:val="nil"/>
              <w:bottom w:val="nil"/>
              <w:right w:val="nil"/>
            </w:tcBorders>
            <w:shd w:val="clear" w:color="auto" w:fill="auto"/>
            <w:noWrap/>
            <w:vAlign w:val="bottom"/>
            <w:hideMark/>
          </w:tcPr>
          <w:p w14:paraId="1EFA01C4" w14:textId="77777777" w:rsidR="0002708E" w:rsidRPr="00A50389" w:rsidRDefault="0002708E" w:rsidP="0002708E">
            <w:pPr>
              <w:spacing w:after="0" w:line="240" w:lineRule="auto"/>
              <w:jc w:val="right"/>
              <w:rPr>
                <w:rFonts w:asciiTheme="majorHAnsi" w:eastAsia="Times New Roman" w:hAnsiTheme="majorHAnsi" w:cs="Times New Roman"/>
              </w:rPr>
            </w:pPr>
          </w:p>
        </w:tc>
      </w:tr>
      <w:tr w:rsidR="0002708E" w:rsidRPr="00A50389" w14:paraId="6F5E93D4" w14:textId="77777777" w:rsidTr="00381660">
        <w:trPr>
          <w:trHeight w:val="300"/>
          <w:jc w:val="center"/>
        </w:trPr>
        <w:tc>
          <w:tcPr>
            <w:tcW w:w="0" w:type="auto"/>
            <w:tcBorders>
              <w:top w:val="nil"/>
              <w:left w:val="nil"/>
              <w:bottom w:val="nil"/>
              <w:right w:val="nil"/>
            </w:tcBorders>
            <w:shd w:val="clear" w:color="auto" w:fill="auto"/>
            <w:noWrap/>
            <w:vAlign w:val="bottom"/>
            <w:hideMark/>
          </w:tcPr>
          <w:p w14:paraId="5BFAF9B1" w14:textId="153D90EC" w:rsidR="0002708E" w:rsidRPr="00A50389" w:rsidRDefault="0002708E" w:rsidP="0002708E">
            <w:pPr>
              <w:spacing w:after="0" w:line="240" w:lineRule="auto"/>
              <w:jc w:val="left"/>
              <w:rPr>
                <w:rFonts w:asciiTheme="majorHAnsi" w:eastAsia="Times New Roman" w:hAnsiTheme="majorHAnsi" w:cs="Times New Roman"/>
                <w:color w:val="000000"/>
              </w:rPr>
            </w:pPr>
            <w:r>
              <w:rPr>
                <w:rFonts w:ascii="Aptos Narrow" w:hAnsi="Aptos Narrow"/>
                <w:color w:val="000000"/>
              </w:rPr>
              <w:t>Forest rent opportunity cost</w:t>
            </w:r>
          </w:p>
        </w:tc>
        <w:tc>
          <w:tcPr>
            <w:tcW w:w="0" w:type="auto"/>
            <w:tcBorders>
              <w:top w:val="nil"/>
              <w:left w:val="nil"/>
              <w:bottom w:val="nil"/>
              <w:right w:val="nil"/>
            </w:tcBorders>
            <w:shd w:val="clear" w:color="auto" w:fill="auto"/>
            <w:noWrap/>
            <w:vAlign w:val="bottom"/>
            <w:hideMark/>
          </w:tcPr>
          <w:p w14:paraId="4649E806" w14:textId="39E20C64"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-2071</w:t>
            </w:r>
          </w:p>
        </w:tc>
        <w:tc>
          <w:tcPr>
            <w:tcW w:w="0" w:type="auto"/>
            <w:tcBorders>
              <w:top w:val="nil"/>
              <w:left w:val="nil"/>
              <w:bottom w:val="nil"/>
              <w:right w:val="nil"/>
            </w:tcBorders>
            <w:shd w:val="clear" w:color="auto" w:fill="auto"/>
            <w:noWrap/>
            <w:vAlign w:val="bottom"/>
            <w:hideMark/>
          </w:tcPr>
          <w:p w14:paraId="1C56F72A" w14:textId="5EE11214"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-2071</w:t>
            </w:r>
          </w:p>
        </w:tc>
        <w:tc>
          <w:tcPr>
            <w:tcW w:w="0" w:type="auto"/>
            <w:tcBorders>
              <w:top w:val="nil"/>
              <w:left w:val="nil"/>
              <w:bottom w:val="nil"/>
              <w:right w:val="nil"/>
            </w:tcBorders>
            <w:shd w:val="clear" w:color="auto" w:fill="auto"/>
            <w:noWrap/>
            <w:vAlign w:val="bottom"/>
            <w:hideMark/>
          </w:tcPr>
          <w:p w14:paraId="4F54B696" w14:textId="60D336F0"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-1854</w:t>
            </w:r>
          </w:p>
        </w:tc>
        <w:tc>
          <w:tcPr>
            <w:tcW w:w="0" w:type="auto"/>
            <w:tcBorders>
              <w:top w:val="nil"/>
              <w:left w:val="nil"/>
              <w:bottom w:val="nil"/>
              <w:right w:val="nil"/>
            </w:tcBorders>
            <w:shd w:val="clear" w:color="auto" w:fill="auto"/>
            <w:noWrap/>
            <w:vAlign w:val="bottom"/>
            <w:hideMark/>
          </w:tcPr>
          <w:p w14:paraId="7FED7866" w14:textId="79B12F24"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-846</w:t>
            </w:r>
          </w:p>
        </w:tc>
        <w:tc>
          <w:tcPr>
            <w:tcW w:w="0" w:type="auto"/>
            <w:tcBorders>
              <w:top w:val="nil"/>
              <w:left w:val="nil"/>
              <w:bottom w:val="nil"/>
              <w:right w:val="nil"/>
            </w:tcBorders>
            <w:shd w:val="clear" w:color="auto" w:fill="auto"/>
            <w:noWrap/>
            <w:vAlign w:val="bottom"/>
            <w:hideMark/>
          </w:tcPr>
          <w:p w14:paraId="5430CE13" w14:textId="1A21E20F"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-2071</w:t>
            </w:r>
          </w:p>
        </w:tc>
      </w:tr>
      <w:tr w:rsidR="0002708E" w:rsidRPr="00A50389" w14:paraId="6BC0857F" w14:textId="77777777" w:rsidTr="00381660">
        <w:trPr>
          <w:trHeight w:val="300"/>
          <w:jc w:val="center"/>
        </w:trPr>
        <w:tc>
          <w:tcPr>
            <w:tcW w:w="0" w:type="auto"/>
            <w:tcBorders>
              <w:top w:val="nil"/>
              <w:left w:val="nil"/>
              <w:bottom w:val="single" w:sz="4" w:space="0" w:color="auto"/>
              <w:right w:val="nil"/>
            </w:tcBorders>
            <w:shd w:val="clear" w:color="auto" w:fill="auto"/>
            <w:noWrap/>
            <w:vAlign w:val="bottom"/>
            <w:hideMark/>
          </w:tcPr>
          <w:p w14:paraId="1A5A1F8F" w14:textId="23A6A21E" w:rsidR="0002708E" w:rsidRPr="00A50389" w:rsidRDefault="0002708E" w:rsidP="0002708E">
            <w:pPr>
              <w:spacing w:after="0" w:line="240" w:lineRule="auto"/>
              <w:jc w:val="left"/>
              <w:rPr>
                <w:rFonts w:asciiTheme="majorHAnsi" w:eastAsia="Times New Roman" w:hAnsiTheme="majorHAnsi" w:cs="Times New Roman"/>
                <w:color w:val="000000"/>
              </w:rPr>
            </w:pPr>
            <w:r>
              <w:rPr>
                <w:rFonts w:ascii="Aptos Narrow" w:hAnsi="Aptos Narrow"/>
                <w:color w:val="000000"/>
              </w:rPr>
              <w:t>Standing capital oppo</w:t>
            </w:r>
            <w:r w:rsidR="00290DD4">
              <w:rPr>
                <w:rFonts w:ascii="Aptos Narrow" w:hAnsi="Aptos Narrow"/>
                <w:color w:val="000000"/>
              </w:rPr>
              <w:t>rtunity cost</w:t>
            </w:r>
          </w:p>
        </w:tc>
        <w:tc>
          <w:tcPr>
            <w:tcW w:w="0" w:type="auto"/>
            <w:tcBorders>
              <w:top w:val="nil"/>
              <w:left w:val="nil"/>
              <w:bottom w:val="single" w:sz="4" w:space="0" w:color="auto"/>
              <w:right w:val="nil"/>
            </w:tcBorders>
            <w:shd w:val="clear" w:color="auto" w:fill="auto"/>
            <w:noWrap/>
            <w:vAlign w:val="bottom"/>
            <w:hideMark/>
          </w:tcPr>
          <w:p w14:paraId="0E796806" w14:textId="5FF3181E"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2353</w:t>
            </w:r>
          </w:p>
        </w:tc>
        <w:tc>
          <w:tcPr>
            <w:tcW w:w="0" w:type="auto"/>
            <w:tcBorders>
              <w:top w:val="nil"/>
              <w:left w:val="nil"/>
              <w:bottom w:val="single" w:sz="4" w:space="0" w:color="auto"/>
              <w:right w:val="nil"/>
            </w:tcBorders>
            <w:shd w:val="clear" w:color="auto" w:fill="auto"/>
            <w:noWrap/>
            <w:vAlign w:val="bottom"/>
            <w:hideMark/>
          </w:tcPr>
          <w:p w14:paraId="6298750F" w14:textId="3C551ABA"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-940</w:t>
            </w:r>
          </w:p>
        </w:tc>
        <w:tc>
          <w:tcPr>
            <w:tcW w:w="0" w:type="auto"/>
            <w:tcBorders>
              <w:top w:val="nil"/>
              <w:left w:val="nil"/>
              <w:bottom w:val="single" w:sz="4" w:space="0" w:color="auto"/>
              <w:right w:val="nil"/>
            </w:tcBorders>
            <w:shd w:val="clear" w:color="auto" w:fill="auto"/>
            <w:noWrap/>
            <w:vAlign w:val="bottom"/>
            <w:hideMark/>
          </w:tcPr>
          <w:p w14:paraId="0DCFBA36" w14:textId="1BC33F71"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-1836</w:t>
            </w:r>
          </w:p>
        </w:tc>
        <w:tc>
          <w:tcPr>
            <w:tcW w:w="0" w:type="auto"/>
            <w:tcBorders>
              <w:top w:val="nil"/>
              <w:left w:val="nil"/>
              <w:bottom w:val="single" w:sz="4" w:space="0" w:color="auto"/>
              <w:right w:val="nil"/>
            </w:tcBorders>
            <w:shd w:val="clear" w:color="auto" w:fill="auto"/>
            <w:noWrap/>
            <w:vAlign w:val="bottom"/>
            <w:hideMark/>
          </w:tcPr>
          <w:p w14:paraId="75276375" w14:textId="5060FF74"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549</w:t>
            </w:r>
          </w:p>
        </w:tc>
        <w:tc>
          <w:tcPr>
            <w:tcW w:w="0" w:type="auto"/>
            <w:tcBorders>
              <w:top w:val="nil"/>
              <w:left w:val="nil"/>
              <w:bottom w:val="single" w:sz="4" w:space="0" w:color="auto"/>
              <w:right w:val="nil"/>
            </w:tcBorders>
            <w:shd w:val="clear" w:color="auto" w:fill="auto"/>
            <w:noWrap/>
            <w:vAlign w:val="bottom"/>
            <w:hideMark/>
          </w:tcPr>
          <w:p w14:paraId="031F8867" w14:textId="6A809EAF"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-2828</w:t>
            </w:r>
          </w:p>
        </w:tc>
      </w:tr>
      <w:tr w:rsidR="0002708E" w:rsidRPr="00A50389" w14:paraId="39B819E9" w14:textId="77777777" w:rsidTr="00381660">
        <w:trPr>
          <w:trHeight w:val="300"/>
          <w:jc w:val="center"/>
        </w:trPr>
        <w:tc>
          <w:tcPr>
            <w:tcW w:w="0" w:type="auto"/>
            <w:tcBorders>
              <w:top w:val="single" w:sz="4" w:space="0" w:color="auto"/>
              <w:left w:val="nil"/>
              <w:bottom w:val="single" w:sz="18" w:space="0" w:color="000000" w:themeColor="text1"/>
              <w:right w:val="nil"/>
            </w:tcBorders>
            <w:shd w:val="clear" w:color="auto" w:fill="auto"/>
            <w:noWrap/>
            <w:vAlign w:val="bottom"/>
            <w:hideMark/>
          </w:tcPr>
          <w:p w14:paraId="53CE4E2D" w14:textId="3BA2DF18" w:rsidR="0002708E" w:rsidRPr="00A50389" w:rsidRDefault="0002708E" w:rsidP="0002708E">
            <w:pPr>
              <w:spacing w:after="0" w:line="240" w:lineRule="auto"/>
              <w:jc w:val="left"/>
              <w:rPr>
                <w:rFonts w:asciiTheme="majorHAnsi" w:eastAsia="Times New Roman" w:hAnsiTheme="majorHAnsi" w:cs="Times New Roman"/>
                <w:b/>
                <w:bCs/>
                <w:color w:val="000000"/>
              </w:rPr>
            </w:pPr>
            <w:r>
              <w:rPr>
                <w:rFonts w:ascii="Aptos Narrow" w:hAnsi="Aptos Narrow"/>
                <w:b/>
                <w:bCs/>
                <w:color w:val="000000"/>
              </w:rPr>
              <w:t>Total</w:t>
            </w:r>
          </w:p>
        </w:tc>
        <w:tc>
          <w:tcPr>
            <w:tcW w:w="0" w:type="auto"/>
            <w:tcBorders>
              <w:top w:val="single" w:sz="4" w:space="0" w:color="auto"/>
              <w:left w:val="nil"/>
              <w:bottom w:val="single" w:sz="18" w:space="0" w:color="000000" w:themeColor="text1"/>
              <w:right w:val="nil"/>
            </w:tcBorders>
            <w:shd w:val="clear" w:color="auto" w:fill="auto"/>
            <w:noWrap/>
            <w:vAlign w:val="bottom"/>
            <w:hideMark/>
          </w:tcPr>
          <w:p w14:paraId="2C99FAA0" w14:textId="514CDA7C"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1274</w:t>
            </w:r>
          </w:p>
        </w:tc>
        <w:tc>
          <w:tcPr>
            <w:tcW w:w="0" w:type="auto"/>
            <w:tcBorders>
              <w:top w:val="single" w:sz="4" w:space="0" w:color="auto"/>
              <w:left w:val="nil"/>
              <w:bottom w:val="single" w:sz="18" w:space="0" w:color="000000" w:themeColor="text1"/>
              <w:right w:val="nil"/>
            </w:tcBorders>
            <w:shd w:val="clear" w:color="auto" w:fill="auto"/>
            <w:noWrap/>
            <w:vAlign w:val="bottom"/>
            <w:hideMark/>
          </w:tcPr>
          <w:p w14:paraId="2A30A3A5" w14:textId="5AF45694"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-3632</w:t>
            </w:r>
          </w:p>
        </w:tc>
        <w:tc>
          <w:tcPr>
            <w:tcW w:w="0" w:type="auto"/>
            <w:tcBorders>
              <w:top w:val="single" w:sz="4" w:space="0" w:color="auto"/>
              <w:left w:val="nil"/>
              <w:bottom w:val="single" w:sz="18" w:space="0" w:color="000000" w:themeColor="text1"/>
              <w:right w:val="nil"/>
            </w:tcBorders>
            <w:shd w:val="clear" w:color="auto" w:fill="auto"/>
            <w:noWrap/>
            <w:vAlign w:val="bottom"/>
            <w:hideMark/>
          </w:tcPr>
          <w:p w14:paraId="2702AA6A" w14:textId="25B52983"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-3146</w:t>
            </w:r>
          </w:p>
        </w:tc>
        <w:tc>
          <w:tcPr>
            <w:tcW w:w="0" w:type="auto"/>
            <w:tcBorders>
              <w:top w:val="single" w:sz="4" w:space="0" w:color="auto"/>
              <w:left w:val="nil"/>
              <w:bottom w:val="single" w:sz="18" w:space="0" w:color="000000" w:themeColor="text1"/>
              <w:right w:val="nil"/>
            </w:tcBorders>
            <w:shd w:val="clear" w:color="auto" w:fill="auto"/>
            <w:noWrap/>
            <w:vAlign w:val="bottom"/>
            <w:hideMark/>
          </w:tcPr>
          <w:p w14:paraId="2C506433" w14:textId="35476054"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1005</w:t>
            </w:r>
          </w:p>
        </w:tc>
        <w:tc>
          <w:tcPr>
            <w:tcW w:w="0" w:type="auto"/>
            <w:tcBorders>
              <w:top w:val="single" w:sz="4" w:space="0" w:color="auto"/>
              <w:left w:val="nil"/>
              <w:bottom w:val="single" w:sz="18" w:space="0" w:color="000000" w:themeColor="text1"/>
              <w:right w:val="nil"/>
            </w:tcBorders>
            <w:shd w:val="clear" w:color="auto" w:fill="auto"/>
            <w:noWrap/>
            <w:vAlign w:val="bottom"/>
            <w:hideMark/>
          </w:tcPr>
          <w:p w14:paraId="2320BB24" w14:textId="61723E43" w:rsidR="0002708E" w:rsidRPr="00A50389" w:rsidRDefault="0002708E" w:rsidP="0002708E">
            <w:pPr>
              <w:spacing w:after="0" w:line="240" w:lineRule="auto"/>
              <w:jc w:val="right"/>
              <w:rPr>
                <w:rFonts w:asciiTheme="majorHAnsi" w:eastAsia="Times New Roman" w:hAnsiTheme="majorHAnsi" w:cs="Times New Roman"/>
                <w:color w:val="000000"/>
              </w:rPr>
            </w:pPr>
            <w:r>
              <w:rPr>
                <w:rFonts w:ascii="Aptos Narrow" w:hAnsi="Aptos Narrow"/>
                <w:color w:val="000000"/>
              </w:rPr>
              <w:t>-1926</w:t>
            </w:r>
          </w:p>
        </w:tc>
      </w:tr>
    </w:tbl>
    <w:p w14:paraId="58D16104" w14:textId="33469E82" w:rsidR="008D0B6A" w:rsidRDefault="008D0B6A" w:rsidP="008D0B6A">
      <w:pPr>
        <w:pStyle w:val="Titre3"/>
      </w:pPr>
      <w:r>
        <w:t>Internal rate of return</w:t>
      </w:r>
    </w:p>
    <w:p w14:paraId="1D2AB504" w14:textId="393BA3C4" w:rsidR="00BA5969" w:rsidRDefault="00BA5969" w:rsidP="00C24830">
      <w:r>
        <w:t xml:space="preserve">The internal rate of return (IRR) expressed in real </w:t>
      </w:r>
      <w:r w:rsidR="00C4353B">
        <w:t>values</w:t>
      </w:r>
      <w:r>
        <w:t xml:space="preserve"> ranged from 1.</w:t>
      </w:r>
      <w:r w:rsidR="005C266C">
        <w:t>11</w:t>
      </w:r>
      <w:r>
        <w:t>% (</w:t>
      </w:r>
      <w:r w:rsidR="00D12359">
        <w:t>Block 3</w:t>
      </w:r>
      <w:r>
        <w:t>) to 2.</w:t>
      </w:r>
      <w:r w:rsidR="00D12359">
        <w:t>4</w:t>
      </w:r>
      <w:r>
        <w:t>% (</w:t>
      </w:r>
      <w:r w:rsidR="00AA4F01">
        <w:t>Block 4</w:t>
      </w:r>
      <w:r>
        <w:t xml:space="preserve">, </w:t>
      </w:r>
      <w:r w:rsidR="00DB2530">
        <w:rPr>
          <w:highlight w:val="yellow"/>
        </w:rPr>
        <w:fldChar w:fldCharType="begin"/>
      </w:r>
      <w:r w:rsidR="00DB2530">
        <w:instrText xml:space="preserve"> REF _Ref191289988 \h </w:instrText>
      </w:r>
      <w:r w:rsidR="00DB2530">
        <w:rPr>
          <w:highlight w:val="yellow"/>
        </w:rPr>
      </w:r>
      <w:r w:rsidR="00DB2530">
        <w:rPr>
          <w:highlight w:val="yellow"/>
        </w:rPr>
        <w:fldChar w:fldCharType="separate"/>
      </w:r>
      <w:r w:rsidR="00D57DE6">
        <w:t xml:space="preserve">Table </w:t>
      </w:r>
      <w:r w:rsidR="00D57DE6">
        <w:rPr>
          <w:noProof/>
        </w:rPr>
        <w:t>4</w:t>
      </w:r>
      <w:r w:rsidR="00DB2530">
        <w:rPr>
          <w:highlight w:val="yellow"/>
        </w:rPr>
        <w:fldChar w:fldCharType="end"/>
      </w:r>
      <w:r>
        <w:t xml:space="preserve">). These rates corresponded to </w:t>
      </w:r>
      <w:proofErr w:type="spellStart"/>
      <w:r w:rsidR="00AA4F01">
        <w:t>IRR</w:t>
      </w:r>
      <w:r w:rsidR="00AA4F01" w:rsidRPr="00AA4F01">
        <w:rPr>
          <w:vertAlign w:val="subscript"/>
        </w:rPr>
        <w:t>nominal</w:t>
      </w:r>
      <w:proofErr w:type="spellEnd"/>
      <w:r w:rsidR="00AA4F01">
        <w:t>, expressed</w:t>
      </w:r>
      <w:r>
        <w:t xml:space="preserve"> in nominal value</w:t>
      </w:r>
      <w:r w:rsidR="00AA4F01">
        <w:t>,</w:t>
      </w:r>
      <w:r>
        <w:t xml:space="preserve"> </w:t>
      </w:r>
      <w:r w:rsidR="00AA4F01">
        <w:t>of</w:t>
      </w:r>
      <w:r>
        <w:t xml:space="preserve"> 3.</w:t>
      </w:r>
      <w:r w:rsidR="00D56883">
        <w:t>2</w:t>
      </w:r>
      <w:r>
        <w:t>% and 4.</w:t>
      </w:r>
      <w:r w:rsidR="00D56883">
        <w:t>4</w:t>
      </w:r>
      <w:r>
        <w:t>% respectively</w:t>
      </w:r>
      <w:r w:rsidR="00AA4F01">
        <w:t xml:space="preserve"> (given an inflation rate of 2%)</w:t>
      </w:r>
      <w:r>
        <w:t xml:space="preserve">. These rates were calculated taking into account all </w:t>
      </w:r>
      <w:r w:rsidR="00B9629C">
        <w:t>revenues</w:t>
      </w:r>
      <w:r>
        <w:t xml:space="preserve"> and </w:t>
      </w:r>
      <w:r w:rsidR="00B9629C">
        <w:t>costs</w:t>
      </w:r>
      <w:r>
        <w:t xml:space="preserve">, as well as the </w:t>
      </w:r>
      <w:r w:rsidR="00D56883">
        <w:t xml:space="preserve">opportunity </w:t>
      </w:r>
      <w:r>
        <w:t xml:space="preserve">cost </w:t>
      </w:r>
      <w:r w:rsidR="00D56883">
        <w:t xml:space="preserve">of </w:t>
      </w:r>
      <w:r>
        <w:t>the initial capital (</w:t>
      </w:r>
      <w:r w:rsidR="00D56883">
        <w:t xml:space="preserve">similar to what is shown in </w:t>
      </w:r>
      <w:r w:rsidR="00D56883">
        <w:fldChar w:fldCharType="begin"/>
      </w:r>
      <w:r w:rsidR="00D56883">
        <w:instrText xml:space="preserve"> REF _Ref191286682 \h </w:instrText>
      </w:r>
      <w:r w:rsidR="00D56883">
        <w:fldChar w:fldCharType="separate"/>
      </w:r>
      <w:r w:rsidR="00D57DE6">
        <w:t xml:space="preserve">Table </w:t>
      </w:r>
      <w:r w:rsidR="00D57DE6">
        <w:rPr>
          <w:noProof/>
        </w:rPr>
        <w:t>3</w:t>
      </w:r>
      <w:r w:rsidR="00D56883">
        <w:fldChar w:fldCharType="end"/>
      </w:r>
      <w:r>
        <w:t>). They therefore represent</w:t>
      </w:r>
      <w:r w:rsidR="00B9629C">
        <w:t>ed</w:t>
      </w:r>
      <w:r>
        <w:t xml:space="preserve"> an estimate of the overall profitability of the forest property, which </w:t>
      </w:r>
      <w:r w:rsidR="00CB68BC">
        <w:t>might</w:t>
      </w:r>
      <w:r>
        <w:t xml:space="preserve"> be compared with the profitability of other financial investments.</w:t>
      </w:r>
      <w:r w:rsidR="00C24830">
        <w:t xml:space="preserve"> O</w:t>
      </w:r>
      <w:r>
        <w:t xml:space="preserve">mitting the </w:t>
      </w:r>
      <w:r w:rsidR="009C460B">
        <w:t>costs</w:t>
      </w:r>
      <w:r>
        <w:t xml:space="preserve"> of </w:t>
      </w:r>
      <w:r w:rsidR="003764F7">
        <w:t>roadworks</w:t>
      </w:r>
      <w:r w:rsidR="00EE1BD4">
        <w:t>,</w:t>
      </w:r>
      <w:r>
        <w:t xml:space="preserve"> vehicle purchase</w:t>
      </w:r>
      <w:r w:rsidR="00EE1BD4">
        <w:t xml:space="preserve"> and taxes,</w:t>
      </w:r>
      <w:r>
        <w:t xml:space="preserve"> as well as </w:t>
      </w:r>
      <w:r w:rsidR="009C460B">
        <w:t>revenues</w:t>
      </w:r>
      <w:r>
        <w:t xml:space="preserve"> from hunting, fishing and subsidies</w:t>
      </w:r>
      <w:r w:rsidR="00C24830">
        <w:t xml:space="preserve"> (to </w:t>
      </w:r>
      <w:r w:rsidR="00CB68BC">
        <w:t>get values</w:t>
      </w:r>
      <w:r w:rsidR="00044CF3">
        <w:t xml:space="preserve"> that</w:t>
      </w:r>
      <w:r w:rsidR="00CB68BC">
        <w:t xml:space="preserve"> </w:t>
      </w:r>
      <w:r w:rsidR="00044CF3">
        <w:t xml:space="preserve">we can </w:t>
      </w:r>
      <w:r w:rsidR="00C24830">
        <w:t>compare with the theoretical scenarios), t</w:t>
      </w:r>
      <w:r>
        <w:t xml:space="preserve">he IRRs </w:t>
      </w:r>
      <w:r w:rsidR="00C24830">
        <w:t>remained</w:t>
      </w:r>
      <w:r>
        <w:t xml:space="preserve"> of the same order of magnitude, but </w:t>
      </w:r>
      <w:r w:rsidR="00642BA5">
        <w:t>sometimes slightly s</w:t>
      </w:r>
      <w:r>
        <w:t xml:space="preserve">lower, depending on the specific features of each </w:t>
      </w:r>
      <w:r w:rsidR="003764F7">
        <w:t>block</w:t>
      </w:r>
      <w:r>
        <w:t xml:space="preserve"> (</w:t>
      </w:r>
      <w:r w:rsidR="00DB2530">
        <w:rPr>
          <w:highlight w:val="yellow"/>
        </w:rPr>
        <w:fldChar w:fldCharType="begin"/>
      </w:r>
      <w:r w:rsidR="00DB2530">
        <w:instrText xml:space="preserve"> REF _Ref191289988 \h </w:instrText>
      </w:r>
      <w:r w:rsidR="00DB2530">
        <w:rPr>
          <w:highlight w:val="yellow"/>
        </w:rPr>
      </w:r>
      <w:r w:rsidR="00DB2530">
        <w:rPr>
          <w:highlight w:val="yellow"/>
        </w:rPr>
        <w:fldChar w:fldCharType="separate"/>
      </w:r>
      <w:r w:rsidR="00D57DE6">
        <w:t xml:space="preserve">Table </w:t>
      </w:r>
      <w:r w:rsidR="00D57DE6">
        <w:rPr>
          <w:noProof/>
        </w:rPr>
        <w:t>4</w:t>
      </w:r>
      <w:r w:rsidR="00DB2530">
        <w:rPr>
          <w:highlight w:val="yellow"/>
        </w:rPr>
        <w:fldChar w:fldCharType="end"/>
      </w:r>
      <w:r>
        <w:t xml:space="preserve">). These ranged from </w:t>
      </w:r>
      <w:r w:rsidR="00C92C90">
        <w:t>0.</w:t>
      </w:r>
      <w:r w:rsidR="001F2179">
        <w:t>9</w:t>
      </w:r>
      <w:r w:rsidR="00C92C90">
        <w:t xml:space="preserve"> </w:t>
      </w:r>
      <w:r>
        <w:t>% (</w:t>
      </w:r>
      <w:r w:rsidR="008F10DF">
        <w:t>block 3</w:t>
      </w:r>
      <w:r>
        <w:t>) to 2.</w:t>
      </w:r>
      <w:r w:rsidR="0008531D">
        <w:t>1</w:t>
      </w:r>
      <w:r>
        <w:t>% (</w:t>
      </w:r>
      <w:r w:rsidR="008F10DF">
        <w:t>block 1</w:t>
      </w:r>
      <w:r>
        <w:t>).</w:t>
      </w:r>
    </w:p>
    <w:p w14:paraId="683D58A4" w14:textId="1DD5BC11" w:rsidR="007133FC" w:rsidRDefault="007133FC" w:rsidP="007133FC">
      <w:pPr>
        <w:pStyle w:val="Lgende"/>
        <w:keepNext/>
      </w:pPr>
      <w:bookmarkStart w:id="18" w:name="_Ref191289988"/>
      <w:r>
        <w:t xml:space="preserve">Table </w:t>
      </w:r>
      <w:fldSimple w:instr=" SEQ Table \* ARABIC ">
        <w:r w:rsidR="00D57DE6">
          <w:rPr>
            <w:noProof/>
          </w:rPr>
          <w:t>4</w:t>
        </w:r>
      </w:fldSimple>
      <w:bookmarkEnd w:id="18"/>
      <w:r>
        <w:t xml:space="preserve">: Estimates of the internal rate of return expressed in real </w:t>
      </w:r>
      <w:r w:rsidR="00C4353B">
        <w:t>values</w:t>
      </w:r>
      <w:r>
        <w:t xml:space="preserve"> (IRR) or in nominal values (</w:t>
      </w:r>
      <w:proofErr w:type="spellStart"/>
      <w:r>
        <w:t>IRR</w:t>
      </w:r>
      <w:r w:rsidRPr="00B064D9">
        <w:rPr>
          <w:vertAlign w:val="subscript"/>
        </w:rPr>
        <w:t>nominal</w:t>
      </w:r>
      <w:proofErr w:type="spellEnd"/>
      <w:r>
        <w:t>)</w:t>
      </w:r>
      <w:r w:rsidR="000D5C81">
        <w:t xml:space="preserve"> and taking into account all financial flows or excluding those concerning </w:t>
      </w:r>
      <w:r w:rsidR="000D5C81" w:rsidRPr="000D5C81">
        <w:t>roadworks, subsidies, taxes, fishing, hunting</w:t>
      </w:r>
      <w:r w:rsidR="000D5C81">
        <w:t>.</w:t>
      </w:r>
    </w:p>
    <w:tbl>
      <w:tblPr>
        <w:tblStyle w:val="TableauGrille1Clair"/>
        <w:tblW w:w="8560" w:type="dxa"/>
        <w:tblLook w:val="04A0" w:firstRow="1" w:lastRow="0" w:firstColumn="1" w:lastColumn="0" w:noHBand="0" w:noVBand="1"/>
      </w:tblPr>
      <w:tblGrid>
        <w:gridCol w:w="960"/>
        <w:gridCol w:w="1650"/>
        <w:gridCol w:w="1710"/>
        <w:gridCol w:w="2160"/>
        <w:gridCol w:w="2080"/>
      </w:tblGrid>
      <w:tr w:rsidR="00B064D9" w:rsidRPr="00B064D9" w14:paraId="0B2ADA72" w14:textId="77777777" w:rsidTr="00B064D9">
        <w:trPr>
          <w:cnfStyle w:val="100000000000" w:firstRow="1" w:lastRow="0" w:firstColumn="0" w:lastColumn="0" w:oddVBand="0" w:evenVBand="0" w:oddHBand="0"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960" w:type="dxa"/>
            <w:vMerge w:val="restart"/>
            <w:tcBorders>
              <w:top w:val="single" w:sz="12" w:space="0" w:color="999999" w:themeColor="text1" w:themeTint="66"/>
              <w:left w:val="nil"/>
              <w:right w:val="nil"/>
            </w:tcBorders>
            <w:noWrap/>
            <w:hideMark/>
          </w:tcPr>
          <w:p w14:paraId="3E00FBE7" w14:textId="77777777" w:rsidR="00B525DD" w:rsidRPr="00B064D9" w:rsidRDefault="00B525DD" w:rsidP="00B525DD">
            <w:pPr>
              <w:jc w:val="center"/>
              <w:rPr>
                <w:rFonts w:ascii="Aptos Narrow" w:eastAsia="Times New Roman" w:hAnsi="Aptos Narrow" w:cs="Times New Roman"/>
              </w:rPr>
            </w:pPr>
            <w:r w:rsidRPr="00B064D9">
              <w:rPr>
                <w:rFonts w:ascii="Aptos Narrow" w:eastAsia="Times New Roman" w:hAnsi="Aptos Narrow" w:cs="Times New Roman"/>
              </w:rPr>
              <w:t>block</w:t>
            </w:r>
          </w:p>
        </w:tc>
        <w:tc>
          <w:tcPr>
            <w:tcW w:w="3360" w:type="dxa"/>
            <w:gridSpan w:val="2"/>
            <w:tcBorders>
              <w:top w:val="single" w:sz="12" w:space="0" w:color="999999" w:themeColor="text1" w:themeTint="66"/>
              <w:left w:val="nil"/>
              <w:right w:val="nil"/>
            </w:tcBorders>
            <w:hideMark/>
          </w:tcPr>
          <w:p w14:paraId="46CCA329" w14:textId="77777777" w:rsidR="00B525DD" w:rsidRPr="00B064D9" w:rsidRDefault="00B525DD" w:rsidP="00B525DD">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rPr>
            </w:pPr>
            <w:r w:rsidRPr="00B064D9">
              <w:rPr>
                <w:rFonts w:ascii="Aptos Narrow" w:eastAsia="Times New Roman" w:hAnsi="Aptos Narrow" w:cs="Times New Roman"/>
              </w:rPr>
              <w:t>With all financial flows</w:t>
            </w:r>
          </w:p>
        </w:tc>
        <w:tc>
          <w:tcPr>
            <w:tcW w:w="4240" w:type="dxa"/>
            <w:gridSpan w:val="2"/>
            <w:tcBorders>
              <w:top w:val="single" w:sz="12" w:space="0" w:color="999999" w:themeColor="text1" w:themeTint="66"/>
              <w:left w:val="nil"/>
              <w:right w:val="nil"/>
            </w:tcBorders>
            <w:hideMark/>
          </w:tcPr>
          <w:p w14:paraId="339C385B" w14:textId="633EAFAD" w:rsidR="00B525DD" w:rsidRPr="00B064D9" w:rsidRDefault="00B525DD" w:rsidP="00B525DD">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rPr>
            </w:pPr>
            <w:r w:rsidRPr="00B064D9">
              <w:rPr>
                <w:rFonts w:ascii="Aptos Narrow" w:eastAsia="Times New Roman" w:hAnsi="Aptos Narrow" w:cs="Times New Roman"/>
              </w:rPr>
              <w:t>Excluding roadworks, subsidies, taxes, fishing</w:t>
            </w:r>
            <w:r w:rsidR="0001370D" w:rsidRPr="00B064D9">
              <w:rPr>
                <w:rFonts w:ascii="Aptos Narrow" w:eastAsia="Times New Roman" w:hAnsi="Aptos Narrow" w:cs="Times New Roman"/>
              </w:rPr>
              <w:t xml:space="preserve"> leases</w:t>
            </w:r>
            <w:r w:rsidRPr="00B064D9">
              <w:rPr>
                <w:rFonts w:ascii="Aptos Narrow" w:eastAsia="Times New Roman" w:hAnsi="Aptos Narrow" w:cs="Times New Roman"/>
              </w:rPr>
              <w:t>, hunting</w:t>
            </w:r>
            <w:r w:rsidR="0001370D" w:rsidRPr="00B064D9">
              <w:rPr>
                <w:rFonts w:ascii="Aptos Narrow" w:eastAsia="Times New Roman" w:hAnsi="Aptos Narrow" w:cs="Times New Roman"/>
              </w:rPr>
              <w:t xml:space="preserve"> leases</w:t>
            </w:r>
            <w:r w:rsidRPr="00B064D9">
              <w:rPr>
                <w:rFonts w:ascii="Aptos Narrow" w:eastAsia="Times New Roman" w:hAnsi="Aptos Narrow" w:cs="Times New Roman"/>
              </w:rPr>
              <w:t>.</w:t>
            </w:r>
          </w:p>
        </w:tc>
      </w:tr>
      <w:tr w:rsidR="00B064D9" w:rsidRPr="00B064D9" w14:paraId="640711EA" w14:textId="77777777" w:rsidTr="00B064D9">
        <w:trPr>
          <w:trHeight w:val="300"/>
        </w:trPr>
        <w:tc>
          <w:tcPr>
            <w:cnfStyle w:val="001000000000" w:firstRow="0" w:lastRow="0" w:firstColumn="1" w:lastColumn="0" w:oddVBand="0" w:evenVBand="0" w:oddHBand="0" w:evenHBand="0" w:firstRowFirstColumn="0" w:firstRowLastColumn="0" w:lastRowFirstColumn="0" w:lastRowLastColumn="0"/>
            <w:tcW w:w="960" w:type="dxa"/>
            <w:vMerge/>
            <w:tcBorders>
              <w:left w:val="nil"/>
              <w:bottom w:val="single" w:sz="12" w:space="0" w:color="999999" w:themeColor="text1" w:themeTint="66"/>
              <w:right w:val="nil"/>
            </w:tcBorders>
            <w:hideMark/>
          </w:tcPr>
          <w:p w14:paraId="060B03A9" w14:textId="77777777" w:rsidR="00B525DD" w:rsidRPr="00B064D9" w:rsidRDefault="00B525DD" w:rsidP="00B525DD">
            <w:pPr>
              <w:jc w:val="left"/>
              <w:rPr>
                <w:rFonts w:ascii="Aptos Narrow" w:eastAsia="Times New Roman" w:hAnsi="Aptos Narrow" w:cs="Times New Roman"/>
              </w:rPr>
            </w:pPr>
          </w:p>
        </w:tc>
        <w:tc>
          <w:tcPr>
            <w:tcW w:w="1650" w:type="dxa"/>
            <w:tcBorders>
              <w:left w:val="nil"/>
              <w:bottom w:val="single" w:sz="12" w:space="0" w:color="999999" w:themeColor="text1" w:themeTint="66"/>
              <w:right w:val="nil"/>
            </w:tcBorders>
            <w:noWrap/>
            <w:hideMark/>
          </w:tcPr>
          <w:p w14:paraId="6F981F5E" w14:textId="77777777" w:rsidR="00B525DD" w:rsidRPr="00B064D9" w:rsidRDefault="00B525DD" w:rsidP="00B525D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rPr>
            </w:pPr>
            <w:r w:rsidRPr="00B064D9">
              <w:rPr>
                <w:rFonts w:ascii="Aptos Narrow" w:eastAsia="Times New Roman" w:hAnsi="Aptos Narrow" w:cs="Times New Roman"/>
              </w:rPr>
              <w:t>IRR</w:t>
            </w:r>
          </w:p>
        </w:tc>
        <w:tc>
          <w:tcPr>
            <w:tcW w:w="1710" w:type="dxa"/>
            <w:tcBorders>
              <w:left w:val="nil"/>
              <w:bottom w:val="single" w:sz="12" w:space="0" w:color="999999" w:themeColor="text1" w:themeTint="66"/>
              <w:right w:val="nil"/>
            </w:tcBorders>
            <w:noWrap/>
            <w:hideMark/>
          </w:tcPr>
          <w:p w14:paraId="39F84319" w14:textId="77777777" w:rsidR="00B525DD" w:rsidRPr="00B064D9" w:rsidRDefault="00B525DD" w:rsidP="00B525D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rPr>
            </w:pPr>
            <w:proofErr w:type="spellStart"/>
            <w:r w:rsidRPr="00B064D9">
              <w:rPr>
                <w:rFonts w:ascii="Aptos Narrow" w:eastAsia="Times New Roman" w:hAnsi="Aptos Narrow" w:cs="Times New Roman"/>
              </w:rPr>
              <w:t>IRR</w:t>
            </w:r>
            <w:r w:rsidRPr="00B064D9">
              <w:rPr>
                <w:rFonts w:ascii="Aptos Narrow" w:eastAsia="Times New Roman" w:hAnsi="Aptos Narrow" w:cs="Times New Roman"/>
                <w:vertAlign w:val="subscript"/>
              </w:rPr>
              <w:t>nominal</w:t>
            </w:r>
            <w:proofErr w:type="spellEnd"/>
          </w:p>
        </w:tc>
        <w:tc>
          <w:tcPr>
            <w:tcW w:w="2160" w:type="dxa"/>
            <w:tcBorders>
              <w:left w:val="nil"/>
              <w:bottom w:val="single" w:sz="12" w:space="0" w:color="999999" w:themeColor="text1" w:themeTint="66"/>
              <w:right w:val="nil"/>
            </w:tcBorders>
            <w:noWrap/>
            <w:hideMark/>
          </w:tcPr>
          <w:p w14:paraId="0432E9EE" w14:textId="77777777" w:rsidR="00B525DD" w:rsidRPr="00B064D9" w:rsidRDefault="00B525DD" w:rsidP="00B525D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rPr>
            </w:pPr>
            <w:r w:rsidRPr="00B064D9">
              <w:rPr>
                <w:rFonts w:ascii="Aptos Narrow" w:eastAsia="Times New Roman" w:hAnsi="Aptos Narrow" w:cs="Times New Roman"/>
              </w:rPr>
              <w:t>IRR</w:t>
            </w:r>
          </w:p>
        </w:tc>
        <w:tc>
          <w:tcPr>
            <w:tcW w:w="2080" w:type="dxa"/>
            <w:tcBorders>
              <w:left w:val="nil"/>
              <w:bottom w:val="single" w:sz="12" w:space="0" w:color="999999" w:themeColor="text1" w:themeTint="66"/>
              <w:right w:val="nil"/>
            </w:tcBorders>
            <w:noWrap/>
            <w:hideMark/>
          </w:tcPr>
          <w:p w14:paraId="30450CC1" w14:textId="77777777" w:rsidR="00B525DD" w:rsidRPr="00B064D9" w:rsidRDefault="00B525DD" w:rsidP="00B525D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rPr>
            </w:pPr>
            <w:proofErr w:type="spellStart"/>
            <w:r w:rsidRPr="00B064D9">
              <w:rPr>
                <w:rFonts w:ascii="Aptos Narrow" w:eastAsia="Times New Roman" w:hAnsi="Aptos Narrow" w:cs="Times New Roman"/>
              </w:rPr>
              <w:t>IRR</w:t>
            </w:r>
            <w:r w:rsidRPr="00B064D9">
              <w:rPr>
                <w:rFonts w:ascii="Aptos Narrow" w:eastAsia="Times New Roman" w:hAnsi="Aptos Narrow" w:cs="Times New Roman"/>
                <w:vertAlign w:val="subscript"/>
              </w:rPr>
              <w:t>nominal</w:t>
            </w:r>
            <w:proofErr w:type="spellEnd"/>
          </w:p>
        </w:tc>
      </w:tr>
      <w:tr w:rsidR="00B064D9" w:rsidRPr="00B064D9" w14:paraId="6FD34838" w14:textId="77777777" w:rsidTr="00B064D9">
        <w:trPr>
          <w:trHeight w:val="300"/>
        </w:trPr>
        <w:tc>
          <w:tcPr>
            <w:cnfStyle w:val="001000000000" w:firstRow="0" w:lastRow="0" w:firstColumn="1" w:lastColumn="0" w:oddVBand="0" w:evenVBand="0" w:oddHBand="0" w:evenHBand="0" w:firstRowFirstColumn="0" w:firstRowLastColumn="0" w:lastRowFirstColumn="0" w:lastRowLastColumn="0"/>
            <w:tcW w:w="960" w:type="dxa"/>
            <w:tcBorders>
              <w:top w:val="single" w:sz="12" w:space="0" w:color="999999" w:themeColor="text1" w:themeTint="66"/>
              <w:left w:val="nil"/>
              <w:right w:val="nil"/>
            </w:tcBorders>
            <w:noWrap/>
            <w:hideMark/>
          </w:tcPr>
          <w:p w14:paraId="7E473AFC" w14:textId="77777777" w:rsidR="00B525DD" w:rsidRPr="00B064D9" w:rsidRDefault="00B525DD" w:rsidP="00B525DD">
            <w:pPr>
              <w:jc w:val="right"/>
              <w:rPr>
                <w:rFonts w:ascii="Aptos Narrow" w:eastAsia="Times New Roman" w:hAnsi="Aptos Narrow" w:cs="Times New Roman"/>
              </w:rPr>
            </w:pPr>
            <w:r w:rsidRPr="00B064D9">
              <w:rPr>
                <w:rFonts w:ascii="Aptos Narrow" w:eastAsia="Times New Roman" w:hAnsi="Aptos Narrow" w:cs="Times New Roman"/>
              </w:rPr>
              <w:t>1</w:t>
            </w:r>
          </w:p>
        </w:tc>
        <w:tc>
          <w:tcPr>
            <w:tcW w:w="1650" w:type="dxa"/>
            <w:tcBorders>
              <w:top w:val="single" w:sz="12" w:space="0" w:color="999999" w:themeColor="text1" w:themeTint="66"/>
              <w:left w:val="nil"/>
              <w:right w:val="nil"/>
            </w:tcBorders>
            <w:noWrap/>
            <w:hideMark/>
          </w:tcPr>
          <w:p w14:paraId="0DAED4DA" w14:textId="77777777" w:rsidR="00B525DD" w:rsidRPr="00B064D9" w:rsidRDefault="00B525DD" w:rsidP="00B525D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rPr>
            </w:pPr>
            <w:r w:rsidRPr="00B064D9">
              <w:rPr>
                <w:rFonts w:ascii="Aptos Narrow" w:eastAsia="Times New Roman" w:hAnsi="Aptos Narrow" w:cs="Times New Roman"/>
              </w:rPr>
              <w:t>2.4%</w:t>
            </w:r>
          </w:p>
        </w:tc>
        <w:tc>
          <w:tcPr>
            <w:tcW w:w="1710" w:type="dxa"/>
            <w:tcBorders>
              <w:top w:val="single" w:sz="12" w:space="0" w:color="999999" w:themeColor="text1" w:themeTint="66"/>
              <w:left w:val="nil"/>
              <w:right w:val="nil"/>
            </w:tcBorders>
            <w:noWrap/>
            <w:hideMark/>
          </w:tcPr>
          <w:p w14:paraId="07287A0D" w14:textId="77777777" w:rsidR="00B525DD" w:rsidRPr="00B064D9" w:rsidRDefault="00B525DD" w:rsidP="00B525D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rPr>
            </w:pPr>
            <w:r w:rsidRPr="00B064D9">
              <w:rPr>
                <w:rFonts w:ascii="Aptos Narrow" w:eastAsia="Times New Roman" w:hAnsi="Aptos Narrow" w:cs="Times New Roman"/>
              </w:rPr>
              <w:t>4.4%</w:t>
            </w:r>
          </w:p>
        </w:tc>
        <w:tc>
          <w:tcPr>
            <w:tcW w:w="2160" w:type="dxa"/>
            <w:tcBorders>
              <w:top w:val="single" w:sz="12" w:space="0" w:color="999999" w:themeColor="text1" w:themeTint="66"/>
              <w:left w:val="nil"/>
              <w:right w:val="nil"/>
            </w:tcBorders>
            <w:noWrap/>
            <w:hideMark/>
          </w:tcPr>
          <w:p w14:paraId="36DF09CF" w14:textId="77777777" w:rsidR="00B525DD" w:rsidRPr="00B064D9" w:rsidRDefault="00B525DD" w:rsidP="00B525D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rPr>
            </w:pPr>
            <w:r w:rsidRPr="00B064D9">
              <w:rPr>
                <w:rFonts w:ascii="Aptos Narrow" w:eastAsia="Times New Roman" w:hAnsi="Aptos Narrow" w:cs="Times New Roman"/>
              </w:rPr>
              <w:t>2.1%</w:t>
            </w:r>
          </w:p>
        </w:tc>
        <w:tc>
          <w:tcPr>
            <w:tcW w:w="2080" w:type="dxa"/>
            <w:tcBorders>
              <w:top w:val="single" w:sz="12" w:space="0" w:color="999999" w:themeColor="text1" w:themeTint="66"/>
              <w:left w:val="nil"/>
              <w:right w:val="nil"/>
            </w:tcBorders>
            <w:noWrap/>
            <w:hideMark/>
          </w:tcPr>
          <w:p w14:paraId="25880FCF" w14:textId="77777777" w:rsidR="00B525DD" w:rsidRPr="00B064D9" w:rsidRDefault="00B525DD" w:rsidP="00B525D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rPr>
            </w:pPr>
            <w:r w:rsidRPr="00B064D9">
              <w:rPr>
                <w:rFonts w:ascii="Aptos Narrow" w:eastAsia="Times New Roman" w:hAnsi="Aptos Narrow" w:cs="Times New Roman"/>
              </w:rPr>
              <w:t>4.1%</w:t>
            </w:r>
          </w:p>
        </w:tc>
      </w:tr>
      <w:tr w:rsidR="00B525DD" w:rsidRPr="00B525DD" w14:paraId="6C52AE5B" w14:textId="77777777" w:rsidTr="00B064D9">
        <w:trPr>
          <w:trHeight w:val="300"/>
        </w:trPr>
        <w:tc>
          <w:tcPr>
            <w:cnfStyle w:val="001000000000" w:firstRow="0" w:lastRow="0" w:firstColumn="1" w:lastColumn="0" w:oddVBand="0" w:evenVBand="0" w:oddHBand="0" w:evenHBand="0" w:firstRowFirstColumn="0" w:firstRowLastColumn="0" w:lastRowFirstColumn="0" w:lastRowLastColumn="0"/>
            <w:tcW w:w="960" w:type="dxa"/>
            <w:tcBorders>
              <w:left w:val="nil"/>
              <w:right w:val="nil"/>
            </w:tcBorders>
            <w:noWrap/>
            <w:hideMark/>
          </w:tcPr>
          <w:p w14:paraId="17868C40" w14:textId="77777777" w:rsidR="00B525DD" w:rsidRPr="00B525DD" w:rsidRDefault="00B525DD" w:rsidP="00B525DD">
            <w:pPr>
              <w:jc w:val="right"/>
              <w:rPr>
                <w:rFonts w:ascii="Aptos Narrow" w:eastAsia="Times New Roman" w:hAnsi="Aptos Narrow" w:cs="Times New Roman"/>
                <w:color w:val="000000"/>
              </w:rPr>
            </w:pPr>
            <w:r w:rsidRPr="00B525DD">
              <w:rPr>
                <w:rFonts w:ascii="Aptos Narrow" w:eastAsia="Times New Roman" w:hAnsi="Aptos Narrow" w:cs="Times New Roman"/>
                <w:color w:val="000000"/>
              </w:rPr>
              <w:t>2</w:t>
            </w:r>
          </w:p>
        </w:tc>
        <w:tc>
          <w:tcPr>
            <w:tcW w:w="1650" w:type="dxa"/>
            <w:tcBorders>
              <w:left w:val="nil"/>
              <w:right w:val="nil"/>
            </w:tcBorders>
            <w:noWrap/>
            <w:hideMark/>
          </w:tcPr>
          <w:p w14:paraId="1FBF2920" w14:textId="77777777" w:rsidR="00B525DD" w:rsidRPr="00B525DD" w:rsidRDefault="00B525DD" w:rsidP="00B525D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B525DD">
              <w:rPr>
                <w:rFonts w:ascii="Aptos Narrow" w:eastAsia="Times New Roman" w:hAnsi="Aptos Narrow" w:cs="Times New Roman"/>
                <w:color w:val="000000"/>
              </w:rPr>
              <w:t>1.2%</w:t>
            </w:r>
          </w:p>
        </w:tc>
        <w:tc>
          <w:tcPr>
            <w:tcW w:w="1710" w:type="dxa"/>
            <w:tcBorders>
              <w:left w:val="nil"/>
              <w:right w:val="nil"/>
            </w:tcBorders>
            <w:noWrap/>
            <w:hideMark/>
          </w:tcPr>
          <w:p w14:paraId="03997B1C" w14:textId="77777777" w:rsidR="00B525DD" w:rsidRPr="00B525DD" w:rsidRDefault="00B525DD" w:rsidP="00B525D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B525DD">
              <w:rPr>
                <w:rFonts w:ascii="Aptos Narrow" w:eastAsia="Times New Roman" w:hAnsi="Aptos Narrow" w:cs="Times New Roman"/>
                <w:color w:val="000000"/>
              </w:rPr>
              <w:t>3.2%</w:t>
            </w:r>
          </w:p>
        </w:tc>
        <w:tc>
          <w:tcPr>
            <w:tcW w:w="2160" w:type="dxa"/>
            <w:tcBorders>
              <w:left w:val="nil"/>
              <w:right w:val="nil"/>
            </w:tcBorders>
            <w:noWrap/>
            <w:hideMark/>
          </w:tcPr>
          <w:p w14:paraId="3214836A" w14:textId="77777777" w:rsidR="00B525DD" w:rsidRPr="00B525DD" w:rsidRDefault="00B525DD" w:rsidP="00B525D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B525DD">
              <w:rPr>
                <w:rFonts w:ascii="Aptos Narrow" w:eastAsia="Times New Roman" w:hAnsi="Aptos Narrow" w:cs="Times New Roman"/>
                <w:color w:val="000000"/>
              </w:rPr>
              <w:t>1.2%</w:t>
            </w:r>
          </w:p>
        </w:tc>
        <w:tc>
          <w:tcPr>
            <w:tcW w:w="2080" w:type="dxa"/>
            <w:tcBorders>
              <w:left w:val="nil"/>
              <w:right w:val="nil"/>
            </w:tcBorders>
            <w:noWrap/>
            <w:hideMark/>
          </w:tcPr>
          <w:p w14:paraId="580253B8" w14:textId="77777777" w:rsidR="00B525DD" w:rsidRPr="00B525DD" w:rsidRDefault="00B525DD" w:rsidP="00B525D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B525DD">
              <w:rPr>
                <w:rFonts w:ascii="Aptos Narrow" w:eastAsia="Times New Roman" w:hAnsi="Aptos Narrow" w:cs="Times New Roman"/>
                <w:color w:val="000000"/>
              </w:rPr>
              <w:t>3.2%</w:t>
            </w:r>
          </w:p>
        </w:tc>
      </w:tr>
      <w:tr w:rsidR="00B525DD" w:rsidRPr="00B525DD" w14:paraId="3BEC69EE" w14:textId="77777777" w:rsidTr="00B064D9">
        <w:trPr>
          <w:trHeight w:val="300"/>
        </w:trPr>
        <w:tc>
          <w:tcPr>
            <w:cnfStyle w:val="001000000000" w:firstRow="0" w:lastRow="0" w:firstColumn="1" w:lastColumn="0" w:oddVBand="0" w:evenVBand="0" w:oddHBand="0" w:evenHBand="0" w:firstRowFirstColumn="0" w:firstRowLastColumn="0" w:lastRowFirstColumn="0" w:lastRowLastColumn="0"/>
            <w:tcW w:w="960" w:type="dxa"/>
            <w:tcBorders>
              <w:left w:val="nil"/>
              <w:right w:val="nil"/>
            </w:tcBorders>
            <w:noWrap/>
            <w:hideMark/>
          </w:tcPr>
          <w:p w14:paraId="3AF7C435" w14:textId="77777777" w:rsidR="00B525DD" w:rsidRPr="00B525DD" w:rsidRDefault="00B525DD" w:rsidP="00B525DD">
            <w:pPr>
              <w:jc w:val="right"/>
              <w:rPr>
                <w:rFonts w:ascii="Aptos Narrow" w:eastAsia="Times New Roman" w:hAnsi="Aptos Narrow" w:cs="Times New Roman"/>
                <w:color w:val="000000"/>
              </w:rPr>
            </w:pPr>
            <w:r w:rsidRPr="00B525DD">
              <w:rPr>
                <w:rFonts w:ascii="Aptos Narrow" w:eastAsia="Times New Roman" w:hAnsi="Aptos Narrow" w:cs="Times New Roman"/>
                <w:color w:val="000000"/>
              </w:rPr>
              <w:t>3</w:t>
            </w:r>
          </w:p>
        </w:tc>
        <w:tc>
          <w:tcPr>
            <w:tcW w:w="1650" w:type="dxa"/>
            <w:tcBorders>
              <w:left w:val="nil"/>
              <w:right w:val="nil"/>
            </w:tcBorders>
            <w:noWrap/>
            <w:hideMark/>
          </w:tcPr>
          <w:p w14:paraId="4E2EF580" w14:textId="77777777" w:rsidR="00B525DD" w:rsidRPr="00B525DD" w:rsidRDefault="00B525DD" w:rsidP="00B525D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B525DD">
              <w:rPr>
                <w:rFonts w:ascii="Aptos Narrow" w:eastAsia="Times New Roman" w:hAnsi="Aptos Narrow" w:cs="Times New Roman"/>
                <w:color w:val="000000"/>
              </w:rPr>
              <w:t>1.2%</w:t>
            </w:r>
          </w:p>
        </w:tc>
        <w:tc>
          <w:tcPr>
            <w:tcW w:w="1710" w:type="dxa"/>
            <w:tcBorders>
              <w:left w:val="nil"/>
              <w:right w:val="nil"/>
            </w:tcBorders>
            <w:noWrap/>
            <w:hideMark/>
          </w:tcPr>
          <w:p w14:paraId="7A8D1DF1" w14:textId="77777777" w:rsidR="00B525DD" w:rsidRPr="00B525DD" w:rsidRDefault="00B525DD" w:rsidP="00B525D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B525DD">
              <w:rPr>
                <w:rFonts w:ascii="Aptos Narrow" w:eastAsia="Times New Roman" w:hAnsi="Aptos Narrow" w:cs="Times New Roman"/>
                <w:color w:val="000000"/>
              </w:rPr>
              <w:t>3.2%</w:t>
            </w:r>
          </w:p>
        </w:tc>
        <w:tc>
          <w:tcPr>
            <w:tcW w:w="2160" w:type="dxa"/>
            <w:tcBorders>
              <w:left w:val="nil"/>
              <w:right w:val="nil"/>
            </w:tcBorders>
            <w:noWrap/>
            <w:hideMark/>
          </w:tcPr>
          <w:p w14:paraId="12C29CB7" w14:textId="77777777" w:rsidR="00B525DD" w:rsidRPr="00B525DD" w:rsidRDefault="00B525DD" w:rsidP="00B525D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B525DD">
              <w:rPr>
                <w:rFonts w:ascii="Aptos Narrow" w:eastAsia="Times New Roman" w:hAnsi="Aptos Narrow" w:cs="Times New Roman"/>
                <w:color w:val="000000"/>
              </w:rPr>
              <w:t>0.9%</w:t>
            </w:r>
          </w:p>
        </w:tc>
        <w:tc>
          <w:tcPr>
            <w:tcW w:w="2080" w:type="dxa"/>
            <w:tcBorders>
              <w:left w:val="nil"/>
              <w:right w:val="nil"/>
            </w:tcBorders>
            <w:noWrap/>
            <w:hideMark/>
          </w:tcPr>
          <w:p w14:paraId="4F02DD30" w14:textId="77777777" w:rsidR="00B525DD" w:rsidRPr="00B525DD" w:rsidRDefault="00B525DD" w:rsidP="00B525D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B525DD">
              <w:rPr>
                <w:rFonts w:ascii="Aptos Narrow" w:eastAsia="Times New Roman" w:hAnsi="Aptos Narrow" w:cs="Times New Roman"/>
                <w:color w:val="000000"/>
              </w:rPr>
              <w:t>2.9%</w:t>
            </w:r>
          </w:p>
        </w:tc>
      </w:tr>
      <w:tr w:rsidR="00B525DD" w:rsidRPr="00B525DD" w14:paraId="6049804C" w14:textId="77777777" w:rsidTr="00B064D9">
        <w:trPr>
          <w:trHeight w:val="300"/>
        </w:trPr>
        <w:tc>
          <w:tcPr>
            <w:cnfStyle w:val="001000000000" w:firstRow="0" w:lastRow="0" w:firstColumn="1" w:lastColumn="0" w:oddVBand="0" w:evenVBand="0" w:oddHBand="0" w:evenHBand="0" w:firstRowFirstColumn="0" w:firstRowLastColumn="0" w:lastRowFirstColumn="0" w:lastRowLastColumn="0"/>
            <w:tcW w:w="960" w:type="dxa"/>
            <w:tcBorders>
              <w:left w:val="nil"/>
              <w:right w:val="nil"/>
            </w:tcBorders>
            <w:noWrap/>
            <w:hideMark/>
          </w:tcPr>
          <w:p w14:paraId="77A8B416" w14:textId="77777777" w:rsidR="00B525DD" w:rsidRPr="00B525DD" w:rsidRDefault="00B525DD" w:rsidP="00B525DD">
            <w:pPr>
              <w:jc w:val="right"/>
              <w:rPr>
                <w:rFonts w:ascii="Aptos Narrow" w:eastAsia="Times New Roman" w:hAnsi="Aptos Narrow" w:cs="Times New Roman"/>
                <w:color w:val="000000"/>
              </w:rPr>
            </w:pPr>
            <w:r w:rsidRPr="00B525DD">
              <w:rPr>
                <w:rFonts w:ascii="Aptos Narrow" w:eastAsia="Times New Roman" w:hAnsi="Aptos Narrow" w:cs="Times New Roman"/>
                <w:color w:val="000000"/>
              </w:rPr>
              <w:t>4</w:t>
            </w:r>
          </w:p>
        </w:tc>
        <w:tc>
          <w:tcPr>
            <w:tcW w:w="1650" w:type="dxa"/>
            <w:tcBorders>
              <w:left w:val="nil"/>
              <w:right w:val="nil"/>
            </w:tcBorders>
            <w:noWrap/>
            <w:hideMark/>
          </w:tcPr>
          <w:p w14:paraId="1E11AE06" w14:textId="77777777" w:rsidR="00B525DD" w:rsidRPr="00B525DD" w:rsidRDefault="00B525DD" w:rsidP="00B525D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B525DD">
              <w:rPr>
                <w:rFonts w:ascii="Aptos Narrow" w:eastAsia="Times New Roman" w:hAnsi="Aptos Narrow" w:cs="Times New Roman"/>
                <w:color w:val="000000"/>
              </w:rPr>
              <w:t>2.4%</w:t>
            </w:r>
          </w:p>
        </w:tc>
        <w:tc>
          <w:tcPr>
            <w:tcW w:w="1710" w:type="dxa"/>
            <w:tcBorders>
              <w:left w:val="nil"/>
              <w:right w:val="nil"/>
            </w:tcBorders>
            <w:noWrap/>
            <w:hideMark/>
          </w:tcPr>
          <w:p w14:paraId="274DE3BD" w14:textId="77777777" w:rsidR="00B525DD" w:rsidRPr="00B525DD" w:rsidRDefault="00B525DD" w:rsidP="00B525D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B525DD">
              <w:rPr>
                <w:rFonts w:ascii="Aptos Narrow" w:eastAsia="Times New Roman" w:hAnsi="Aptos Narrow" w:cs="Times New Roman"/>
                <w:color w:val="000000"/>
              </w:rPr>
              <w:t>4.4%</w:t>
            </w:r>
          </w:p>
        </w:tc>
        <w:tc>
          <w:tcPr>
            <w:tcW w:w="2160" w:type="dxa"/>
            <w:tcBorders>
              <w:left w:val="nil"/>
              <w:right w:val="nil"/>
            </w:tcBorders>
            <w:noWrap/>
            <w:hideMark/>
          </w:tcPr>
          <w:p w14:paraId="72268F0B" w14:textId="77777777" w:rsidR="00B525DD" w:rsidRPr="00B525DD" w:rsidRDefault="00B525DD" w:rsidP="00B525D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B525DD">
              <w:rPr>
                <w:rFonts w:ascii="Aptos Narrow" w:eastAsia="Times New Roman" w:hAnsi="Aptos Narrow" w:cs="Times New Roman"/>
                <w:color w:val="000000"/>
              </w:rPr>
              <w:t>1.8%</w:t>
            </w:r>
          </w:p>
        </w:tc>
        <w:tc>
          <w:tcPr>
            <w:tcW w:w="2080" w:type="dxa"/>
            <w:tcBorders>
              <w:left w:val="nil"/>
              <w:right w:val="nil"/>
            </w:tcBorders>
            <w:noWrap/>
            <w:hideMark/>
          </w:tcPr>
          <w:p w14:paraId="4C4A7A7A" w14:textId="77777777" w:rsidR="00B525DD" w:rsidRPr="00B525DD" w:rsidRDefault="00B525DD" w:rsidP="00B525D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B525DD">
              <w:rPr>
                <w:rFonts w:ascii="Aptos Narrow" w:eastAsia="Times New Roman" w:hAnsi="Aptos Narrow" w:cs="Times New Roman"/>
                <w:color w:val="000000"/>
              </w:rPr>
              <w:t>3.8%</w:t>
            </w:r>
          </w:p>
        </w:tc>
      </w:tr>
      <w:tr w:rsidR="00B525DD" w:rsidRPr="00B525DD" w14:paraId="2D1B998D" w14:textId="77777777" w:rsidTr="00B064D9">
        <w:trPr>
          <w:trHeight w:val="300"/>
        </w:trPr>
        <w:tc>
          <w:tcPr>
            <w:cnfStyle w:val="001000000000" w:firstRow="0" w:lastRow="0" w:firstColumn="1" w:lastColumn="0" w:oddVBand="0" w:evenVBand="0" w:oddHBand="0" w:evenHBand="0" w:firstRowFirstColumn="0" w:firstRowLastColumn="0" w:lastRowFirstColumn="0" w:lastRowLastColumn="0"/>
            <w:tcW w:w="960" w:type="dxa"/>
            <w:tcBorders>
              <w:left w:val="nil"/>
              <w:bottom w:val="single" w:sz="12" w:space="0" w:color="999999" w:themeColor="text1" w:themeTint="66"/>
              <w:right w:val="nil"/>
            </w:tcBorders>
            <w:noWrap/>
            <w:hideMark/>
          </w:tcPr>
          <w:p w14:paraId="7ECBC59D" w14:textId="77777777" w:rsidR="00B525DD" w:rsidRPr="00B525DD" w:rsidRDefault="00B525DD" w:rsidP="00B525DD">
            <w:pPr>
              <w:jc w:val="right"/>
              <w:rPr>
                <w:rFonts w:ascii="Aptos Narrow" w:eastAsia="Times New Roman" w:hAnsi="Aptos Narrow" w:cs="Times New Roman"/>
                <w:color w:val="000000"/>
              </w:rPr>
            </w:pPr>
            <w:r w:rsidRPr="00B525DD">
              <w:rPr>
                <w:rFonts w:ascii="Aptos Narrow" w:eastAsia="Times New Roman" w:hAnsi="Aptos Narrow" w:cs="Times New Roman"/>
                <w:color w:val="000000"/>
              </w:rPr>
              <w:t>5</w:t>
            </w:r>
          </w:p>
        </w:tc>
        <w:tc>
          <w:tcPr>
            <w:tcW w:w="1650" w:type="dxa"/>
            <w:tcBorders>
              <w:left w:val="nil"/>
              <w:bottom w:val="single" w:sz="12" w:space="0" w:color="999999" w:themeColor="text1" w:themeTint="66"/>
              <w:right w:val="nil"/>
            </w:tcBorders>
            <w:noWrap/>
            <w:hideMark/>
          </w:tcPr>
          <w:p w14:paraId="6A69085A" w14:textId="77777777" w:rsidR="00B525DD" w:rsidRPr="00B525DD" w:rsidRDefault="00B525DD" w:rsidP="00B525D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B525DD">
              <w:rPr>
                <w:rFonts w:ascii="Aptos Narrow" w:eastAsia="Times New Roman" w:hAnsi="Aptos Narrow" w:cs="Times New Roman"/>
                <w:color w:val="000000"/>
              </w:rPr>
              <w:t>1.5%</w:t>
            </w:r>
          </w:p>
        </w:tc>
        <w:tc>
          <w:tcPr>
            <w:tcW w:w="1710" w:type="dxa"/>
            <w:tcBorders>
              <w:left w:val="nil"/>
              <w:bottom w:val="single" w:sz="12" w:space="0" w:color="999999" w:themeColor="text1" w:themeTint="66"/>
              <w:right w:val="nil"/>
            </w:tcBorders>
            <w:noWrap/>
            <w:hideMark/>
          </w:tcPr>
          <w:p w14:paraId="5A724953" w14:textId="77777777" w:rsidR="00B525DD" w:rsidRPr="00B525DD" w:rsidRDefault="00B525DD" w:rsidP="00B525D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B525DD">
              <w:rPr>
                <w:rFonts w:ascii="Aptos Narrow" w:eastAsia="Times New Roman" w:hAnsi="Aptos Narrow" w:cs="Times New Roman"/>
                <w:color w:val="000000"/>
              </w:rPr>
              <w:t>3.5%</w:t>
            </w:r>
          </w:p>
        </w:tc>
        <w:tc>
          <w:tcPr>
            <w:tcW w:w="2160" w:type="dxa"/>
            <w:tcBorders>
              <w:left w:val="nil"/>
              <w:bottom w:val="single" w:sz="12" w:space="0" w:color="999999" w:themeColor="text1" w:themeTint="66"/>
              <w:right w:val="nil"/>
            </w:tcBorders>
            <w:noWrap/>
            <w:hideMark/>
          </w:tcPr>
          <w:p w14:paraId="6D73CCD1" w14:textId="77777777" w:rsidR="00B525DD" w:rsidRPr="00B525DD" w:rsidRDefault="00B525DD" w:rsidP="00B525D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B525DD">
              <w:rPr>
                <w:rFonts w:ascii="Aptos Narrow" w:eastAsia="Times New Roman" w:hAnsi="Aptos Narrow" w:cs="Times New Roman"/>
                <w:color w:val="000000"/>
              </w:rPr>
              <w:t>1.0%</w:t>
            </w:r>
          </w:p>
        </w:tc>
        <w:tc>
          <w:tcPr>
            <w:tcW w:w="2080" w:type="dxa"/>
            <w:tcBorders>
              <w:left w:val="nil"/>
              <w:bottom w:val="single" w:sz="12" w:space="0" w:color="999999" w:themeColor="text1" w:themeTint="66"/>
              <w:right w:val="nil"/>
            </w:tcBorders>
            <w:noWrap/>
            <w:hideMark/>
          </w:tcPr>
          <w:p w14:paraId="0E855BB3" w14:textId="77777777" w:rsidR="00B525DD" w:rsidRPr="00B525DD" w:rsidRDefault="00B525DD" w:rsidP="00B525DD">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B525DD">
              <w:rPr>
                <w:rFonts w:ascii="Aptos Narrow" w:eastAsia="Times New Roman" w:hAnsi="Aptos Narrow" w:cs="Times New Roman"/>
                <w:color w:val="000000"/>
              </w:rPr>
              <w:t>3.0%</w:t>
            </w:r>
          </w:p>
        </w:tc>
      </w:tr>
    </w:tbl>
    <w:p w14:paraId="0A6F1A98" w14:textId="77777777" w:rsidR="00BA5969" w:rsidRDefault="00BA5969" w:rsidP="00BA5969"/>
    <w:p w14:paraId="64F33219" w14:textId="39D660D1" w:rsidR="008D0B6A" w:rsidRDefault="008D0B6A" w:rsidP="008D0B6A">
      <w:pPr>
        <w:pStyle w:val="Titre2"/>
      </w:pPr>
      <w:r>
        <w:lastRenderedPageBreak/>
        <w:t xml:space="preserve">Profitability of </w:t>
      </w:r>
      <w:r w:rsidR="007A29A1">
        <w:t xml:space="preserve">the </w:t>
      </w:r>
      <w:r>
        <w:t>simulated alternative management</w:t>
      </w:r>
      <w:r w:rsidR="007A29A1">
        <w:t xml:space="preserve"> scenarios</w:t>
      </w:r>
    </w:p>
    <w:p w14:paraId="38DE75BD" w14:textId="4FF24A91" w:rsidR="00C24830" w:rsidRDefault="00A62E34" w:rsidP="00D830CD">
      <w:r>
        <w:t xml:space="preserve">The IRR of the simulated scenarios </w:t>
      </w:r>
      <w:r w:rsidR="00D57DE6">
        <w:t xml:space="preserve">ranged from </w:t>
      </w:r>
      <w:r>
        <w:t xml:space="preserve">between </w:t>
      </w:r>
      <w:r w:rsidR="000064B5">
        <w:t>0.6</w:t>
      </w:r>
      <w:r>
        <w:t>% and 3.</w:t>
      </w:r>
      <w:r w:rsidR="007B5FA9">
        <w:t>2</w:t>
      </w:r>
      <w:r>
        <w:t xml:space="preserve">% </w:t>
      </w:r>
      <w:r w:rsidR="00DF2F77">
        <w:t>(</w:t>
      </w:r>
      <w:r w:rsidR="006C6C9A">
        <w:rPr>
          <w:highlight w:val="yellow"/>
        </w:rPr>
        <w:fldChar w:fldCharType="begin"/>
      </w:r>
      <w:r w:rsidR="006C6C9A">
        <w:instrText xml:space="preserve"> REF _Ref191292169 \h </w:instrText>
      </w:r>
      <w:r w:rsidR="00D830CD">
        <w:rPr>
          <w:highlight w:val="yellow"/>
        </w:rPr>
        <w:instrText xml:space="preserve"> \* MERGEFORMAT </w:instrText>
      </w:r>
      <w:r w:rsidR="006C6C9A">
        <w:rPr>
          <w:highlight w:val="yellow"/>
        </w:rPr>
      </w:r>
      <w:r w:rsidR="006C6C9A">
        <w:rPr>
          <w:highlight w:val="yellow"/>
        </w:rPr>
        <w:fldChar w:fldCharType="separate"/>
      </w:r>
      <w:r w:rsidR="00D57DE6">
        <w:t xml:space="preserve">Table </w:t>
      </w:r>
      <w:r w:rsidR="00D57DE6">
        <w:rPr>
          <w:noProof/>
        </w:rPr>
        <w:t>5</w:t>
      </w:r>
      <w:r w:rsidR="006C6C9A">
        <w:rPr>
          <w:highlight w:val="yellow"/>
        </w:rPr>
        <w:fldChar w:fldCharType="end"/>
      </w:r>
      <w:r w:rsidR="000B3677">
        <w:t xml:space="preserve"> and </w:t>
      </w:r>
      <w:r w:rsidR="000B3677">
        <w:fldChar w:fldCharType="begin"/>
      </w:r>
      <w:r w:rsidR="000B3677">
        <w:instrText xml:space="preserve"> REF _Ref215229842 \h </w:instrText>
      </w:r>
      <w:r w:rsidR="000B3677">
        <w:fldChar w:fldCharType="separate"/>
      </w:r>
      <w:r w:rsidR="000B3677">
        <w:t xml:space="preserve">Figure </w:t>
      </w:r>
      <w:r w:rsidR="000B3677">
        <w:rPr>
          <w:noProof/>
        </w:rPr>
        <w:t>4</w:t>
      </w:r>
      <w:r w:rsidR="000B3677">
        <w:fldChar w:fldCharType="end"/>
      </w:r>
      <w:r w:rsidR="00DF2F77">
        <w:t>)</w:t>
      </w:r>
      <w:r w:rsidR="005B52FD">
        <w:t xml:space="preserve"> depending on stand composition, management system</w:t>
      </w:r>
      <w:r w:rsidR="0024461F">
        <w:t xml:space="preserve"> and simulated hazard. </w:t>
      </w:r>
    </w:p>
    <w:p w14:paraId="6721F4CB" w14:textId="34F44119" w:rsidR="00A70223" w:rsidRDefault="00A76532" w:rsidP="00A76532">
      <w:r>
        <w:t xml:space="preserve">The </w:t>
      </w:r>
      <w:r w:rsidR="00E70C5D">
        <w:t>hazard-free EAM of</w:t>
      </w:r>
      <w:r>
        <w:t xml:space="preserve"> Douglas-fir </w:t>
      </w:r>
      <w:r w:rsidR="00E70C5D">
        <w:t xml:space="preserve">stand (DOU) produced the highest </w:t>
      </w:r>
      <w:r>
        <w:t>IRRs</w:t>
      </w:r>
      <w:r w:rsidR="004D21A6">
        <w:t xml:space="preserve"> (3.2%)</w:t>
      </w:r>
      <w:r w:rsidR="00E70C5D">
        <w:t xml:space="preserve">. </w:t>
      </w:r>
      <w:r w:rsidR="004D21A6">
        <w:t>The IRR of the other hazard free scenarios (SPR, OAK, OAK_SHLTR, MIX)</w:t>
      </w:r>
      <w:r>
        <w:t xml:space="preserve"> </w:t>
      </w:r>
      <w:r w:rsidR="004D21A6">
        <w:t xml:space="preserve">were surprisingly </w:t>
      </w:r>
      <w:r w:rsidR="00A70223">
        <w:t>of comparable magnitude (</w:t>
      </w:r>
      <w:r w:rsidR="009F3DBD">
        <w:t xml:space="preserve">2.1 – 2.3 %). </w:t>
      </w:r>
    </w:p>
    <w:p w14:paraId="026460E1" w14:textId="0614C3D8" w:rsidR="0074450C" w:rsidRDefault="0074450C" w:rsidP="0074450C">
      <w:r>
        <w:t xml:space="preserve">Among the </w:t>
      </w:r>
      <w:r w:rsidR="007B758F">
        <w:t xml:space="preserve">simulated </w:t>
      </w:r>
      <w:r>
        <w:t>hazards, premature salvage felling of spruce trees and their sale at a reduced price following bark beetle damage (or windfall) was the hazard with the greatest impact on profitability. This hazard led to a rate of return of only 0.6%%</w:t>
      </w:r>
      <w:r w:rsidR="00F7551E">
        <w:t xml:space="preserve"> (reduction of </w:t>
      </w:r>
      <w:r w:rsidR="00B51378">
        <w:t>-1.6%)</w:t>
      </w:r>
      <w:r>
        <w:t>, lower than the lowest IRR observed in the study area (IRR = 0.9% in block 3). The other hazards reduced profitability more modestly</w:t>
      </w:r>
      <w:r w:rsidR="00F7551E">
        <w:t xml:space="preserve"> with reduction </w:t>
      </w:r>
      <w:r w:rsidR="005255F0">
        <w:t>from -0.2% to -0.8%</w:t>
      </w:r>
      <w:r>
        <w:t>.</w:t>
      </w:r>
    </w:p>
    <w:p w14:paraId="2A55C4DC" w14:textId="41473BB1" w:rsidR="00720986" w:rsidRDefault="0099136D" w:rsidP="000156A7">
      <w:r w:rsidRPr="0099136D">
        <w:t xml:space="preserve">Additional profitability indicators were computed to compare the scenarios </w:t>
      </w:r>
      <w:r>
        <w:t>(</w:t>
      </w:r>
      <w:r>
        <w:rPr>
          <w:highlight w:val="yellow"/>
        </w:rPr>
        <w:fldChar w:fldCharType="begin"/>
      </w:r>
      <w:r>
        <w:instrText xml:space="preserve"> REF _Ref191292169 \h </w:instrText>
      </w:r>
      <w:r>
        <w:rPr>
          <w:highlight w:val="yellow"/>
        </w:rPr>
        <w:instrText xml:space="preserve"> \* MERGEFORMAT </w:instrText>
      </w:r>
      <w:r>
        <w:rPr>
          <w:highlight w:val="yellow"/>
        </w:rPr>
      </w:r>
      <w:r>
        <w:rPr>
          <w:highlight w:val="yellow"/>
        </w:rPr>
        <w:fldChar w:fldCharType="separate"/>
      </w:r>
      <w:r>
        <w:t xml:space="preserve">Table </w:t>
      </w:r>
      <w:r>
        <w:rPr>
          <w:noProof/>
        </w:rPr>
        <w:t>5</w:t>
      </w:r>
      <w:r>
        <w:rPr>
          <w:highlight w:val="yellow"/>
        </w:rPr>
        <w:fldChar w:fldCharType="end"/>
      </w:r>
      <w:r>
        <w:t xml:space="preserve"> and </w:t>
      </w:r>
      <w:r>
        <w:fldChar w:fldCharType="begin"/>
      </w:r>
      <w:r>
        <w:instrText xml:space="preserve"> REF _Ref215229842 \h </w:instrText>
      </w:r>
      <w:r>
        <w:fldChar w:fldCharType="separate"/>
      </w:r>
      <w:r>
        <w:t xml:space="preserve">Figure </w:t>
      </w:r>
      <w:r>
        <w:rPr>
          <w:noProof/>
        </w:rPr>
        <w:t>4</w:t>
      </w:r>
      <w:r>
        <w:fldChar w:fldCharType="end"/>
      </w:r>
      <w:r>
        <w:t>)</w:t>
      </w:r>
      <w:r w:rsidRPr="0099136D">
        <w:t xml:space="preserve">, but </w:t>
      </w:r>
      <w:r w:rsidR="00306380">
        <w:t>they</w:t>
      </w:r>
      <w:r w:rsidRPr="0099136D">
        <w:t xml:space="preserve"> should be interpreted with caution. Several metrics are highly sensitive to the duration of the simulation (</w:t>
      </w:r>
      <w:r w:rsidR="00F55869">
        <w:t>total inflows</w:t>
      </w:r>
      <w:r w:rsidRPr="0099136D">
        <w:t xml:space="preserve">, </w:t>
      </w:r>
      <w:r w:rsidR="00F55869">
        <w:t>total outflows</w:t>
      </w:r>
      <w:r w:rsidRPr="0099136D">
        <w:t xml:space="preserve">, </w:t>
      </w:r>
      <m:oMath>
        <m:r>
          <w:rPr>
            <w:rFonts w:ascii="Cambria Math" w:hAnsi="Cambria Math"/>
            <w:lang w:val="fr-BE"/>
          </w:rPr>
          <m:t>NP</m:t>
        </m:r>
        <m:sSub>
          <m:sSubPr>
            <m:ctrlPr>
              <w:rPr>
                <w:rFonts w:ascii="Cambria Math" w:hAnsi="Cambria Math"/>
                <w:lang w:val="fr-BE"/>
              </w:rPr>
            </m:ctrlPr>
          </m:sSubPr>
          <m:e>
            <m:r>
              <w:rPr>
                <w:rFonts w:ascii="Cambria Math" w:hAnsi="Cambria Math"/>
                <w:lang w:val="fr-BE"/>
              </w:rPr>
              <m:t>V</m:t>
            </m:r>
          </m:e>
          <m:sub>
            <m:r>
              <w:rPr>
                <w:rFonts w:ascii="Cambria Math" w:hAnsi="Cambria Math"/>
                <w:lang w:val="fr-BE"/>
              </w:rPr>
              <m:t>n</m:t>
            </m:r>
          </m:sub>
        </m:sSub>
      </m:oMath>
      <w:r w:rsidRPr="0099136D">
        <w:t xml:space="preserve">, </w:t>
      </w:r>
      <m:oMath>
        <m:r>
          <w:rPr>
            <w:rFonts w:ascii="Cambria Math" w:hAnsi="Cambria Math"/>
            <w:lang w:val="fr-BE"/>
          </w:rPr>
          <m:t>NP</m:t>
        </m:r>
        <m:sSub>
          <m:sSubPr>
            <m:ctrlPr>
              <w:rPr>
                <w:rFonts w:ascii="Cambria Math" w:hAnsi="Cambria Math"/>
                <w:lang w:val="fr-BE"/>
              </w:rPr>
            </m:ctrlPr>
          </m:sSubPr>
          <m:e>
            <m:r>
              <w:rPr>
                <w:rFonts w:ascii="Cambria Math" w:hAnsi="Cambria Math"/>
                <w:lang w:val="fr-BE"/>
              </w:rPr>
              <m:t>V</m:t>
            </m:r>
            <m:r>
              <m:rPr>
                <m:sty m:val="p"/>
              </m:rPr>
              <w:rPr>
                <w:rFonts w:ascii="Cambria Math" w:hAnsi="Cambria Math"/>
              </w:rPr>
              <m:t>2</m:t>
            </m:r>
          </m:e>
          <m:sub>
            <m:r>
              <w:rPr>
                <w:rFonts w:ascii="Cambria Math" w:hAnsi="Cambria Math"/>
                <w:lang w:val="fr-BE"/>
              </w:rPr>
              <m:t>n</m:t>
            </m:r>
          </m:sub>
        </m:sSub>
      </m:oMath>
      <w:r w:rsidRPr="0099136D">
        <w:t>)</w:t>
      </w:r>
      <w:r w:rsidR="00642F3B">
        <w:t>,</w:t>
      </w:r>
      <w:r w:rsidRPr="0099136D">
        <w:t xml:space="preserve"> the initial stand value </w:t>
      </w:r>
      <w:commentRangeStart w:id="19"/>
      <w:r w:rsidRPr="0099136D">
        <w:t>(</w:t>
      </w:r>
      <m:oMath>
        <m:r>
          <w:rPr>
            <w:rFonts w:ascii="Cambria Math" w:hAnsi="Cambria Math"/>
            <w:lang w:val="fr-BE"/>
          </w:rPr>
          <m:t>NP</m:t>
        </m:r>
        <m:sSub>
          <m:sSubPr>
            <m:ctrlPr>
              <w:rPr>
                <w:rFonts w:ascii="Cambria Math" w:hAnsi="Cambria Math"/>
                <w:lang w:val="fr-BE"/>
              </w:rPr>
            </m:ctrlPr>
          </m:sSubPr>
          <m:e>
            <m:r>
              <w:rPr>
                <w:rFonts w:ascii="Cambria Math" w:hAnsi="Cambria Math"/>
                <w:lang w:val="fr-BE"/>
              </w:rPr>
              <m:t>V</m:t>
            </m:r>
          </m:e>
          <m:sub>
            <m:r>
              <w:rPr>
                <w:rFonts w:ascii="Cambria Math" w:hAnsi="Cambria Math"/>
                <w:lang w:val="fr-BE"/>
              </w:rPr>
              <m:t>n</m:t>
            </m:r>
          </m:sub>
        </m:sSub>
      </m:oMath>
      <w:r w:rsidRPr="0099136D">
        <w:t xml:space="preserve">, </w:t>
      </w:r>
      <w:commentRangeEnd w:id="19"/>
      <w:r w:rsidR="00841679">
        <w:rPr>
          <w:rStyle w:val="Marquedecommentaire"/>
        </w:rPr>
        <w:commentReference w:id="19"/>
      </w:r>
      <m:oMath>
        <m:r>
          <w:rPr>
            <w:rFonts w:ascii="Cambria Math" w:hAnsi="Cambria Math"/>
            <w:lang w:val="fr-BE"/>
          </w:rPr>
          <m:t>NP</m:t>
        </m:r>
        <m:sSub>
          <m:sSubPr>
            <m:ctrlPr>
              <w:rPr>
                <w:rFonts w:ascii="Cambria Math" w:hAnsi="Cambria Math"/>
                <w:lang w:val="fr-BE"/>
              </w:rPr>
            </m:ctrlPr>
          </m:sSubPr>
          <m:e>
            <m:r>
              <w:rPr>
                <w:rFonts w:ascii="Cambria Math" w:hAnsi="Cambria Math"/>
                <w:lang w:val="fr-BE"/>
              </w:rPr>
              <m:t>V</m:t>
            </m:r>
            <m:r>
              <m:rPr>
                <m:sty m:val="p"/>
              </m:rPr>
              <w:rPr>
                <w:rFonts w:ascii="Cambria Math" w:hAnsi="Cambria Math"/>
              </w:rPr>
              <m:t>2</m:t>
            </m:r>
          </m:e>
          <m:sub>
            <m:r>
              <w:rPr>
                <w:rFonts w:ascii="Cambria Math" w:hAnsi="Cambria Math"/>
                <w:lang w:val="fr-BE"/>
              </w:rPr>
              <m:t>n</m:t>
            </m:r>
          </m:sub>
        </m:sSub>
      </m:oMath>
      <w:r w:rsidRPr="0099136D">
        <w:t>)</w:t>
      </w:r>
      <w:r w:rsidR="00642F3B">
        <w:t xml:space="preserve"> or the assumption of cyclic cash flows (</w:t>
      </w:r>
      <m:oMath>
        <m:r>
          <w:rPr>
            <w:rFonts w:ascii="Cambria Math" w:hAnsi="Cambria Math"/>
            <w:lang w:val="fr-BE"/>
          </w:rPr>
          <m:t>NP</m:t>
        </m:r>
        <m:sSub>
          <m:sSubPr>
            <m:ctrlPr>
              <w:rPr>
                <w:rFonts w:ascii="Cambria Math" w:hAnsi="Cambria Math"/>
                <w:lang w:val="fr-BE"/>
              </w:rPr>
            </m:ctrlPr>
          </m:sSubPr>
          <m:e>
            <m:r>
              <w:rPr>
                <w:rFonts w:ascii="Cambria Math" w:hAnsi="Cambria Math"/>
                <w:lang w:val="fr-BE"/>
              </w:rPr>
              <m:t>V</m:t>
            </m:r>
          </m:e>
          <m:sub>
            <m:r>
              <w:rPr>
                <w:rFonts w:ascii="Cambria Math" w:hAnsi="Cambria Math"/>
              </w:rPr>
              <m:t>∞</m:t>
            </m:r>
          </m:sub>
        </m:sSub>
      </m:oMath>
      <w:r w:rsidR="00642F3B">
        <w:t xml:space="preserve">). </w:t>
      </w:r>
      <w:r w:rsidR="00720986" w:rsidRPr="00720986">
        <w:t>Moreover, the scenarios differ</w:t>
      </w:r>
      <w:r w:rsidR="006E1BD9">
        <w:t>ed</w:t>
      </w:r>
      <w:r w:rsidR="00720986" w:rsidRPr="00720986">
        <w:t xml:space="preserve"> considerably in both their time horizons and their initial stand conditions, with simulation lengths ranging from 32 to 132 years. </w:t>
      </w:r>
      <w:r w:rsidR="006E1BD9">
        <w:t>Similarly, the initial situation for EAM scenarios with plantation scenarios were initiated just before the plantation when the stand was constituted of only the bare land. At contrast, OAK_SHLTR scenarios were initiated just before the harvests of the trees</w:t>
      </w:r>
      <w:r w:rsidR="00956F0A">
        <w:t xml:space="preserve"> and stand renewal</w:t>
      </w:r>
      <w:r w:rsidR="006E1BD9">
        <w:t xml:space="preserve">. </w:t>
      </w:r>
      <w:r w:rsidR="006E1BD9" w:rsidRPr="0094625A">
        <w:t>In EAM scenarios involving plantation</w:t>
      </w:r>
      <w:r w:rsidR="006E1BD9">
        <w:t xml:space="preserve"> (DOU, SPR, OAK)</w:t>
      </w:r>
      <w:r w:rsidR="006E1BD9" w:rsidRPr="0094625A">
        <w:t xml:space="preserve">, simulations were initiated just before planting, when the stand consisted only of bare land. In contrast, </w:t>
      </w:r>
      <w:r w:rsidR="006E1BD9">
        <w:t xml:space="preserve">MIX scenarios were initiated with a stand of 1,500 trees and </w:t>
      </w:r>
      <w:r w:rsidR="006E1BD9" w:rsidRPr="0094625A">
        <w:t>OAK_SHLTR scenarios were initiated just before the</w:t>
      </w:r>
      <w:r w:rsidR="006E1BD9">
        <w:t xml:space="preserve"> final</w:t>
      </w:r>
      <w:r w:rsidR="006E1BD9" w:rsidRPr="0094625A">
        <w:t xml:space="preserve"> harvest</w:t>
      </w:r>
      <w:r w:rsidR="006E1BD9">
        <w:t>s</w:t>
      </w:r>
      <w:r w:rsidR="006E1BD9" w:rsidRPr="0094625A">
        <w:t>.</w:t>
      </w:r>
      <w:r w:rsidR="006E1BD9">
        <w:t xml:space="preserve"> </w:t>
      </w:r>
      <w:r w:rsidR="00720986" w:rsidRPr="00720986">
        <w:t xml:space="preserve">Nonetheless, several meaningful insights </w:t>
      </w:r>
      <w:r w:rsidR="006E1BD9">
        <w:t>could</w:t>
      </w:r>
      <w:r w:rsidR="00720986" w:rsidRPr="00720986">
        <w:t xml:space="preserve"> be drawn from comparing inflows, outflows, and timber yield. In contrast, comparing NPV-based indicators (</w:t>
      </w:r>
      <m:oMath>
        <m:r>
          <w:rPr>
            <w:rFonts w:ascii="Cambria Math" w:hAnsi="Cambria Math"/>
            <w:lang w:val="fr-BE"/>
          </w:rPr>
          <m:t>NP</m:t>
        </m:r>
        <m:sSub>
          <m:sSubPr>
            <m:ctrlPr>
              <w:rPr>
                <w:rFonts w:ascii="Cambria Math" w:hAnsi="Cambria Math"/>
                <w:lang w:val="fr-BE"/>
              </w:rPr>
            </m:ctrlPr>
          </m:sSubPr>
          <m:e>
            <m:r>
              <w:rPr>
                <w:rFonts w:ascii="Cambria Math" w:hAnsi="Cambria Math"/>
                <w:lang w:val="fr-BE"/>
              </w:rPr>
              <m:t>V</m:t>
            </m:r>
          </m:e>
          <m:sub>
            <m:r>
              <w:rPr>
                <w:rFonts w:ascii="Cambria Math" w:hAnsi="Cambria Math"/>
                <w:lang w:val="fr-BE"/>
              </w:rPr>
              <m:t>n</m:t>
            </m:r>
          </m:sub>
        </m:sSub>
      </m:oMath>
      <w:r w:rsidR="006E1BD9" w:rsidRPr="0099136D">
        <w:t xml:space="preserve">, </w:t>
      </w:r>
      <m:oMath>
        <m:r>
          <w:rPr>
            <w:rFonts w:ascii="Cambria Math" w:hAnsi="Cambria Math"/>
            <w:lang w:val="fr-BE"/>
          </w:rPr>
          <m:t>NP</m:t>
        </m:r>
        <m:sSub>
          <m:sSubPr>
            <m:ctrlPr>
              <w:rPr>
                <w:rFonts w:ascii="Cambria Math" w:hAnsi="Cambria Math"/>
                <w:lang w:val="fr-BE"/>
              </w:rPr>
            </m:ctrlPr>
          </m:sSubPr>
          <m:e>
            <m:r>
              <w:rPr>
                <w:rFonts w:ascii="Cambria Math" w:hAnsi="Cambria Math"/>
                <w:lang w:val="fr-BE"/>
              </w:rPr>
              <m:t>V</m:t>
            </m:r>
            <m:r>
              <m:rPr>
                <m:sty m:val="p"/>
              </m:rPr>
              <w:rPr>
                <w:rFonts w:ascii="Cambria Math" w:hAnsi="Cambria Math"/>
              </w:rPr>
              <m:t>2</m:t>
            </m:r>
          </m:e>
          <m:sub>
            <m:r>
              <w:rPr>
                <w:rFonts w:ascii="Cambria Math" w:hAnsi="Cambria Math"/>
                <w:lang w:val="fr-BE"/>
              </w:rPr>
              <m:t>n</m:t>
            </m:r>
          </m:sub>
        </m:sSub>
      </m:oMath>
      <w:r w:rsidR="006E1BD9" w:rsidRPr="00084860">
        <w:t xml:space="preserve">, </w:t>
      </w:r>
      <m:oMath>
        <m:r>
          <w:rPr>
            <w:rFonts w:ascii="Cambria Math" w:hAnsi="Cambria Math"/>
            <w:lang w:val="fr-BE"/>
          </w:rPr>
          <m:t>NP</m:t>
        </m:r>
        <m:sSub>
          <m:sSubPr>
            <m:ctrlPr>
              <w:rPr>
                <w:rFonts w:ascii="Cambria Math" w:hAnsi="Cambria Math"/>
                <w:lang w:val="fr-BE"/>
              </w:rPr>
            </m:ctrlPr>
          </m:sSubPr>
          <m:e>
            <m:r>
              <w:rPr>
                <w:rFonts w:ascii="Cambria Math" w:hAnsi="Cambria Math"/>
                <w:lang w:val="fr-BE"/>
              </w:rPr>
              <m:t>V</m:t>
            </m:r>
          </m:e>
          <m:sub>
            <m:r>
              <w:rPr>
                <w:rFonts w:ascii="Cambria Math" w:hAnsi="Cambria Math"/>
              </w:rPr>
              <m:t>∞</m:t>
            </m:r>
          </m:sub>
        </m:sSub>
      </m:oMath>
      <w:r w:rsidR="00720986" w:rsidRPr="00720986">
        <w:t xml:space="preserve">) </w:t>
      </w:r>
      <w:r w:rsidR="006E1BD9">
        <w:t>appeared</w:t>
      </w:r>
      <w:r w:rsidR="00720986" w:rsidRPr="00720986">
        <w:t xml:space="preserve"> of limited value and primarily highlights the methodological challenges of evaluating such heterogeneous scenarios.</w:t>
      </w:r>
    </w:p>
    <w:p w14:paraId="70B38990" w14:textId="6550EE8D" w:rsidR="003B44D8" w:rsidRDefault="003B44D8" w:rsidP="00A76532">
      <w:r w:rsidRPr="003B44D8">
        <w:t xml:space="preserve">Plantation costs were similar for the simulated coniferous stands (6,182 €/ha for DOU and SPR) and slightly lower for oak stands (4,130 €/ha for OAK). Annual costs, including both plantation and management activities, were highest for DOU due to its shorter rotation. In contrast, OAK and OAK_SHLTR scenarios exhibited markedly lower annual costs because of their much longer rotation periods. The MIX scenario showed intermediate values, reflecting the substantial yearly expense </w:t>
      </w:r>
      <w:r>
        <w:t xml:space="preserve">(77 €/ha/year) </w:t>
      </w:r>
      <w:r w:rsidRPr="003B44D8">
        <w:t>required to maintain regeneration across the entire stand area.</w:t>
      </w:r>
      <w:r w:rsidR="00837305">
        <w:t xml:space="preserve"> </w:t>
      </w:r>
      <w:r w:rsidR="00C30515" w:rsidRPr="00C30515">
        <w:t>Owing to the high cost of management staff (</w:t>
      </w:r>
      <w:r w:rsidR="00C30515">
        <w:t>225</w:t>
      </w:r>
      <w:r w:rsidR="00C30515" w:rsidRPr="00C30515">
        <w:t xml:space="preserve"> €/ha/year), the annual cost observed in the study area was markedly higher than in all </w:t>
      </w:r>
      <w:r w:rsidR="00593C7B">
        <w:t>simulations</w:t>
      </w:r>
      <w:r w:rsidR="00C30515" w:rsidRPr="00C30515">
        <w:t>.</w:t>
      </w:r>
    </w:p>
    <w:p w14:paraId="077B4984" w14:textId="19C712CA" w:rsidR="008144B2" w:rsidRDefault="00060CCE" w:rsidP="00A76532">
      <w:r w:rsidRPr="00060CCE">
        <w:t xml:space="preserve">OAK and OAK_SHLTR generated the highest total inflows, but over substantially longer time periods. On an annual basis, inflows were </w:t>
      </w:r>
      <w:r w:rsidR="00607AA7">
        <w:t xml:space="preserve">the </w:t>
      </w:r>
      <w:r w:rsidRPr="00060CCE">
        <w:t>highest for DOU, followed by OAK, OAK_SHLTR, SPR, and MIX. The annual inflow of the MIX scenario was markedly lower than that of the other scenarios and close to the value observed in the study area, although the latter remained slightly lower.</w:t>
      </w:r>
    </w:p>
    <w:p w14:paraId="17CF2B60" w14:textId="69E403FF" w:rsidR="00F75D85" w:rsidRDefault="00495951" w:rsidP="00A76532">
      <w:commentRangeStart w:id="20"/>
      <w:r w:rsidRPr="00495951">
        <w:t>Considering all indicators together, the management applied in the study area appeared to be slightly less profitable than the</w:t>
      </w:r>
      <w:r w:rsidR="00AD58D5">
        <w:t xml:space="preserve"> </w:t>
      </w:r>
      <w:r w:rsidRPr="00495951">
        <w:t xml:space="preserve">theoretical MIX scenario, whose </w:t>
      </w:r>
      <m:oMath>
        <m:r>
          <w:rPr>
            <w:rFonts w:ascii="Cambria Math" w:hAnsi="Cambria Math"/>
            <w:lang w:val="fr-BE"/>
          </w:rPr>
          <m:t>NP</m:t>
        </m:r>
        <m:sSub>
          <m:sSubPr>
            <m:ctrlPr>
              <w:rPr>
                <w:rFonts w:ascii="Cambria Math" w:hAnsi="Cambria Math"/>
                <w:lang w:val="fr-BE"/>
              </w:rPr>
            </m:ctrlPr>
          </m:sSubPr>
          <m:e>
            <m:r>
              <w:rPr>
                <w:rFonts w:ascii="Cambria Math" w:hAnsi="Cambria Math"/>
                <w:lang w:val="fr-BE"/>
              </w:rPr>
              <m:t>V</m:t>
            </m:r>
          </m:e>
          <m:sub>
            <m:r>
              <w:rPr>
                <w:rFonts w:ascii="Cambria Math" w:hAnsi="Cambria Math"/>
                <w:lang w:val="fr-BE"/>
              </w:rPr>
              <m:t>n</m:t>
            </m:r>
          </m:sub>
        </m:sSub>
      </m:oMath>
      <w:r w:rsidRPr="0099136D">
        <w:t xml:space="preserve"> </w:t>
      </w:r>
      <w:r>
        <w:t xml:space="preserve">and </w:t>
      </w:r>
      <m:oMath>
        <m:r>
          <w:rPr>
            <w:rFonts w:ascii="Cambria Math" w:hAnsi="Cambria Math"/>
            <w:lang w:val="fr-BE"/>
          </w:rPr>
          <m:t>NP</m:t>
        </m:r>
        <m:sSub>
          <m:sSubPr>
            <m:ctrlPr>
              <w:rPr>
                <w:rFonts w:ascii="Cambria Math" w:hAnsi="Cambria Math"/>
                <w:lang w:val="fr-BE"/>
              </w:rPr>
            </m:ctrlPr>
          </m:sSubPr>
          <m:e>
            <m:r>
              <w:rPr>
                <w:rFonts w:ascii="Cambria Math" w:hAnsi="Cambria Math"/>
                <w:lang w:val="fr-BE"/>
              </w:rPr>
              <m:t>V</m:t>
            </m:r>
            <m:r>
              <m:rPr>
                <m:sty m:val="p"/>
              </m:rPr>
              <w:rPr>
                <w:rFonts w:ascii="Cambria Math" w:hAnsi="Cambria Math"/>
              </w:rPr>
              <m:t>2</m:t>
            </m:r>
          </m:e>
          <m:sub>
            <m:r>
              <w:rPr>
                <w:rFonts w:ascii="Cambria Math" w:hAnsi="Cambria Math"/>
                <w:lang w:val="fr-BE"/>
              </w:rPr>
              <m:t>n</m:t>
            </m:r>
          </m:sub>
        </m:sSub>
      </m:oMath>
      <w:r w:rsidRPr="00495951">
        <w:t xml:space="preserve"> offer a basis for comparison</w:t>
      </w:r>
      <w:r>
        <w:rPr>
          <w:rFonts w:ascii="Aptos" w:hAnsi="Aptos" w:cs="Aptos"/>
        </w:rPr>
        <w:t xml:space="preserve">, </w:t>
      </w:r>
      <w:r w:rsidRPr="00495951">
        <w:t>albeit still with caution. This lower profitability was mainly attributable to the high staff costs and to inflows that were slightly below expected levels.</w:t>
      </w:r>
      <w:r w:rsidR="00AD58D5">
        <w:t xml:space="preserve"> </w:t>
      </w:r>
      <w:r w:rsidR="00854982">
        <w:t xml:space="preserve">Nevertheless, the analyses </w:t>
      </w:r>
      <w:r w:rsidR="00854982">
        <w:lastRenderedPageBreak/>
        <w:t xml:space="preserve">suggest that the profitability observed in the study area </w:t>
      </w:r>
      <w:r w:rsidR="00AE0B76">
        <w:t xml:space="preserve">and for this type of silviculture could be competitive </w:t>
      </w:r>
      <w:r w:rsidR="00DD580C">
        <w:t xml:space="preserve">(IRR </w:t>
      </w:r>
      <w:r w:rsidR="0014251C">
        <w:t>~ 2%</w:t>
      </w:r>
      <w:r w:rsidR="00DD580C">
        <w:t xml:space="preserve">) </w:t>
      </w:r>
      <w:r w:rsidR="00AE0B76">
        <w:t>with the one that could be achieved with EAM of oak or Norway spruce.</w:t>
      </w:r>
      <w:commentRangeEnd w:id="20"/>
      <w:r w:rsidR="00CF1806">
        <w:rPr>
          <w:rStyle w:val="Marquedecommentaire"/>
        </w:rPr>
        <w:commentReference w:id="20"/>
      </w:r>
    </w:p>
    <w:p w14:paraId="72DD20EE" w14:textId="481A739E" w:rsidR="00530509" w:rsidRDefault="00530509" w:rsidP="00BA43C4">
      <w:pPr>
        <w:jc w:val="left"/>
      </w:pPr>
    </w:p>
    <w:p w14:paraId="0708FF77" w14:textId="77777777" w:rsidR="002478AE" w:rsidRDefault="002478AE" w:rsidP="00A62E34">
      <w:pPr>
        <w:jc w:val="left"/>
        <w:sectPr w:rsidR="002478AE" w:rsidSect="00DE776E">
          <w:headerReference w:type="default" r:id="rId18"/>
          <w:footerReference w:type="default" r:id="rId19"/>
          <w:pgSz w:w="11906" w:h="16838"/>
          <w:pgMar w:top="1417" w:right="1417" w:bottom="1417" w:left="1417" w:header="708" w:footer="708" w:gutter="0"/>
          <w:cols w:space="708"/>
          <w:docGrid w:linePitch="360"/>
        </w:sectPr>
      </w:pPr>
    </w:p>
    <w:p w14:paraId="0E9904E5" w14:textId="20C66E47" w:rsidR="00D04223" w:rsidRDefault="00246C7D" w:rsidP="00246C7D">
      <w:pPr>
        <w:pStyle w:val="Lgende"/>
        <w:keepNext/>
      </w:pPr>
      <w:bookmarkStart w:id="21" w:name="_Ref191292169"/>
      <w:r>
        <w:lastRenderedPageBreak/>
        <w:t xml:space="preserve">Table </w:t>
      </w:r>
      <w:fldSimple w:instr=" SEQ Table \* ARABIC ">
        <w:r w:rsidR="00D57DE6">
          <w:rPr>
            <w:noProof/>
          </w:rPr>
          <w:t>5</w:t>
        </w:r>
      </w:fldSimple>
      <w:bookmarkEnd w:id="21"/>
      <w:r>
        <w:t>: Assessment of the profitability of the simulated reference scenarios. For each scenario, the results were provided for the optimum rotation (</w:t>
      </w:r>
      <w:r w:rsidR="00626361">
        <w:t>Simulated period)</w:t>
      </w:r>
      <w:r>
        <w:t xml:space="preserve">. The financial indicators provided in this table are the annual mean of income (timber sales) and the annual mean </w:t>
      </w:r>
      <w:commentRangeStart w:id="22"/>
      <w:r>
        <w:t>of the plantation cost and maintenance</w:t>
      </w:r>
      <w:commentRangeEnd w:id="22"/>
      <w:r w:rsidR="002F62A4">
        <w:rPr>
          <w:rStyle w:val="Marquedecommentaire"/>
          <w:i w:val="0"/>
          <w:iCs w:val="0"/>
          <w:color w:val="auto"/>
        </w:rPr>
        <w:commentReference w:id="22"/>
      </w:r>
      <w:r>
        <w:t>. Also provided, the net present value computed with a discount rate of 2% as well as the internal rate of return expressed in real and nominal values.</w:t>
      </w:r>
    </w:p>
    <w:tbl>
      <w:tblPr>
        <w:tblStyle w:val="TableauGrille1Clair"/>
        <w:tblW w:w="5000" w:type="pct"/>
        <w:tblLook w:val="04A0" w:firstRow="1" w:lastRow="0" w:firstColumn="1" w:lastColumn="0" w:noHBand="0" w:noVBand="1"/>
      </w:tblPr>
      <w:tblGrid>
        <w:gridCol w:w="1288"/>
        <w:gridCol w:w="1095"/>
        <w:gridCol w:w="1543"/>
        <w:gridCol w:w="901"/>
        <w:gridCol w:w="901"/>
        <w:gridCol w:w="901"/>
        <w:gridCol w:w="901"/>
        <w:gridCol w:w="901"/>
        <w:gridCol w:w="901"/>
        <w:gridCol w:w="901"/>
        <w:gridCol w:w="901"/>
        <w:gridCol w:w="901"/>
        <w:gridCol w:w="901"/>
        <w:gridCol w:w="1058"/>
      </w:tblGrid>
      <w:tr w:rsidR="00AE00C1" w:rsidRPr="002478AE" w14:paraId="2A918D09" w14:textId="77777777" w:rsidTr="00E63FEA">
        <w:trPr>
          <w:cnfStyle w:val="100000000000" w:firstRow="1" w:lastRow="0" w:firstColumn="0" w:lastColumn="0" w:oddVBand="0" w:evenVBand="0" w:oddHBand="0" w:evenHBand="0" w:firstRowFirstColumn="0" w:firstRowLastColumn="0" w:lastRowFirstColumn="0" w:lastRowLastColumn="0"/>
          <w:cantSplit/>
          <w:trHeight w:val="2065"/>
        </w:trPr>
        <w:tc>
          <w:tcPr>
            <w:cnfStyle w:val="001000000000" w:firstRow="0" w:lastRow="0" w:firstColumn="1" w:lastColumn="0" w:oddVBand="0" w:evenVBand="0" w:oddHBand="0" w:evenHBand="0" w:firstRowFirstColumn="0" w:firstRowLastColumn="0" w:lastRowFirstColumn="0" w:lastRowLastColumn="0"/>
            <w:tcW w:w="460" w:type="pct"/>
            <w:noWrap/>
            <w:vAlign w:val="center"/>
            <w:hideMark/>
          </w:tcPr>
          <w:p w14:paraId="4471C5A3" w14:textId="77777777" w:rsidR="00AE00C1" w:rsidRPr="00213693" w:rsidRDefault="00AE00C1" w:rsidP="00E63FEA">
            <w:pPr>
              <w:jc w:val="left"/>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scenario</w:t>
            </w:r>
          </w:p>
        </w:tc>
        <w:tc>
          <w:tcPr>
            <w:tcW w:w="391" w:type="pct"/>
            <w:noWrap/>
            <w:vAlign w:val="center"/>
            <w:hideMark/>
          </w:tcPr>
          <w:p w14:paraId="5BB7CAB7" w14:textId="77777777" w:rsidR="00AE00C1" w:rsidRPr="00213693" w:rsidRDefault="00AE00C1" w:rsidP="00E63FEA">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proofErr w:type="spellStart"/>
            <w:r w:rsidRPr="00213693">
              <w:rPr>
                <w:rFonts w:ascii="Aptos Narrow" w:eastAsia="Times New Roman" w:hAnsi="Aptos Narrow" w:cs="Times New Roman"/>
                <w:color w:val="000000"/>
                <w:sz w:val="20"/>
                <w:szCs w:val="20"/>
                <w:lang w:val="fr-BE" w:eastAsia="fr-BE"/>
              </w:rPr>
              <w:t>species</w:t>
            </w:r>
            <w:proofErr w:type="spellEnd"/>
          </w:p>
        </w:tc>
        <w:tc>
          <w:tcPr>
            <w:tcW w:w="551" w:type="pct"/>
            <w:noWrap/>
            <w:vAlign w:val="center"/>
            <w:hideMark/>
          </w:tcPr>
          <w:p w14:paraId="34E8B9C7" w14:textId="77777777" w:rsidR="00AE00C1" w:rsidRPr="00213693" w:rsidRDefault="00AE00C1" w:rsidP="00E63FEA">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proofErr w:type="spellStart"/>
            <w:r w:rsidRPr="00213693">
              <w:rPr>
                <w:rFonts w:ascii="Aptos Narrow" w:eastAsia="Times New Roman" w:hAnsi="Aptos Narrow" w:cs="Times New Roman"/>
                <w:color w:val="000000"/>
                <w:sz w:val="20"/>
                <w:szCs w:val="20"/>
                <w:lang w:val="fr-BE" w:eastAsia="fr-BE"/>
              </w:rPr>
              <w:t>hazard</w:t>
            </w:r>
            <w:proofErr w:type="spellEnd"/>
          </w:p>
        </w:tc>
        <w:tc>
          <w:tcPr>
            <w:tcW w:w="322" w:type="pct"/>
            <w:noWrap/>
            <w:textDirection w:val="btLr"/>
            <w:vAlign w:val="bottom"/>
            <w:hideMark/>
          </w:tcPr>
          <w:p w14:paraId="5F2BE554" w14:textId="14A2B8A5" w:rsidR="00AE00C1" w:rsidRPr="00213693" w:rsidRDefault="00AE00C1" w:rsidP="00E63FEA">
            <w:pPr>
              <w:ind w:left="113" w:right="113"/>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proofErr w:type="spellStart"/>
            <w:r>
              <w:rPr>
                <w:rFonts w:ascii="Aptos Narrow" w:eastAsia="Times New Roman" w:hAnsi="Aptos Narrow" w:cs="Times New Roman"/>
                <w:color w:val="000000"/>
                <w:sz w:val="20"/>
                <w:szCs w:val="20"/>
                <w:lang w:val="fr-BE" w:eastAsia="fr-BE"/>
              </w:rPr>
              <w:t>Simulated</w:t>
            </w:r>
            <w:proofErr w:type="spellEnd"/>
            <w:r>
              <w:rPr>
                <w:rFonts w:ascii="Aptos Narrow" w:eastAsia="Times New Roman" w:hAnsi="Aptos Narrow" w:cs="Times New Roman"/>
                <w:color w:val="000000"/>
                <w:sz w:val="20"/>
                <w:szCs w:val="20"/>
                <w:lang w:val="fr-BE" w:eastAsia="fr-BE"/>
              </w:rPr>
              <w:t xml:space="preserve"> </w:t>
            </w:r>
            <w:proofErr w:type="spellStart"/>
            <w:r>
              <w:rPr>
                <w:rFonts w:ascii="Aptos Narrow" w:eastAsia="Times New Roman" w:hAnsi="Aptos Narrow" w:cs="Times New Roman"/>
                <w:color w:val="000000"/>
                <w:sz w:val="20"/>
                <w:szCs w:val="20"/>
                <w:lang w:val="fr-BE" w:eastAsia="fr-BE"/>
              </w:rPr>
              <w:t>period</w:t>
            </w:r>
            <w:proofErr w:type="spellEnd"/>
            <w:r>
              <w:rPr>
                <w:rFonts w:ascii="Aptos Narrow" w:eastAsia="Times New Roman" w:hAnsi="Aptos Narrow" w:cs="Times New Roman"/>
                <w:color w:val="000000"/>
                <w:sz w:val="20"/>
                <w:szCs w:val="20"/>
                <w:lang w:val="fr-BE" w:eastAsia="fr-BE"/>
              </w:rPr>
              <w:t xml:space="preserve"> (</w:t>
            </w:r>
            <w:proofErr w:type="spellStart"/>
            <w:r>
              <w:rPr>
                <w:rFonts w:ascii="Aptos Narrow" w:eastAsia="Times New Roman" w:hAnsi="Aptos Narrow" w:cs="Times New Roman"/>
                <w:color w:val="000000"/>
                <w:sz w:val="20"/>
                <w:szCs w:val="20"/>
                <w:lang w:val="fr-BE" w:eastAsia="fr-BE"/>
              </w:rPr>
              <w:t>years</w:t>
            </w:r>
            <w:proofErr w:type="spellEnd"/>
            <w:r>
              <w:rPr>
                <w:rFonts w:ascii="Aptos Narrow" w:eastAsia="Times New Roman" w:hAnsi="Aptos Narrow" w:cs="Times New Roman"/>
                <w:color w:val="000000"/>
                <w:sz w:val="20"/>
                <w:szCs w:val="20"/>
                <w:lang w:val="fr-BE" w:eastAsia="fr-BE"/>
              </w:rPr>
              <w:t>)</w:t>
            </w:r>
          </w:p>
        </w:tc>
        <w:tc>
          <w:tcPr>
            <w:tcW w:w="322" w:type="pct"/>
            <w:noWrap/>
            <w:textDirection w:val="btLr"/>
            <w:vAlign w:val="bottom"/>
            <w:hideMark/>
          </w:tcPr>
          <w:p w14:paraId="32099FC8" w14:textId="41923E30" w:rsidR="00AE00C1" w:rsidRPr="00213693" w:rsidRDefault="00AE00C1" w:rsidP="00E63FEA">
            <w:pPr>
              <w:ind w:left="113" w:right="113"/>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Pr>
                <w:rFonts w:ascii="Aptos Narrow" w:eastAsia="Times New Roman" w:hAnsi="Aptos Narrow" w:cs="Times New Roman"/>
                <w:color w:val="000000"/>
                <w:sz w:val="20"/>
                <w:szCs w:val="20"/>
                <w:lang w:val="fr-BE" w:eastAsia="fr-BE"/>
              </w:rPr>
              <w:t xml:space="preserve">Total  </w:t>
            </w:r>
            <w:proofErr w:type="spellStart"/>
            <w:r>
              <w:rPr>
                <w:rFonts w:ascii="Aptos Narrow" w:eastAsia="Times New Roman" w:hAnsi="Aptos Narrow" w:cs="Times New Roman"/>
                <w:color w:val="000000"/>
                <w:sz w:val="20"/>
                <w:szCs w:val="20"/>
                <w:lang w:val="fr-BE" w:eastAsia="fr-BE"/>
              </w:rPr>
              <w:t>inflow</w:t>
            </w:r>
            <w:proofErr w:type="spellEnd"/>
            <w:r>
              <w:rPr>
                <w:rFonts w:ascii="Aptos Narrow" w:eastAsia="Times New Roman" w:hAnsi="Aptos Narrow" w:cs="Times New Roman"/>
                <w:color w:val="000000"/>
                <w:sz w:val="20"/>
                <w:szCs w:val="20"/>
                <w:lang w:val="fr-BE" w:eastAsia="fr-BE"/>
              </w:rPr>
              <w:t xml:space="preserve"> (€/ha)</w:t>
            </w:r>
          </w:p>
        </w:tc>
        <w:tc>
          <w:tcPr>
            <w:tcW w:w="322" w:type="pct"/>
            <w:noWrap/>
            <w:textDirection w:val="btLr"/>
            <w:vAlign w:val="bottom"/>
            <w:hideMark/>
          </w:tcPr>
          <w:p w14:paraId="36439472" w14:textId="67FB1C5F" w:rsidR="00AE00C1" w:rsidRPr="00213693" w:rsidRDefault="00AE00C1" w:rsidP="00E63FEA">
            <w:pPr>
              <w:ind w:left="113" w:right="113"/>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Pr>
                <w:rFonts w:ascii="Aptos Narrow" w:eastAsia="Times New Roman" w:hAnsi="Aptos Narrow" w:cs="Times New Roman"/>
                <w:color w:val="000000"/>
                <w:sz w:val="20"/>
                <w:szCs w:val="20"/>
                <w:lang w:val="fr-BE" w:eastAsia="fr-BE"/>
              </w:rPr>
              <w:t xml:space="preserve">Total </w:t>
            </w:r>
            <w:proofErr w:type="spellStart"/>
            <w:r>
              <w:rPr>
                <w:rFonts w:ascii="Aptos Narrow" w:eastAsia="Times New Roman" w:hAnsi="Aptos Narrow" w:cs="Times New Roman"/>
                <w:color w:val="000000"/>
                <w:sz w:val="20"/>
                <w:szCs w:val="20"/>
                <w:lang w:val="fr-BE" w:eastAsia="fr-BE"/>
              </w:rPr>
              <w:t>outflow</w:t>
            </w:r>
            <w:proofErr w:type="spellEnd"/>
            <w:r>
              <w:rPr>
                <w:rFonts w:ascii="Aptos Narrow" w:eastAsia="Times New Roman" w:hAnsi="Aptos Narrow" w:cs="Times New Roman"/>
                <w:color w:val="000000"/>
                <w:sz w:val="20"/>
                <w:szCs w:val="20"/>
                <w:lang w:val="fr-BE" w:eastAsia="fr-BE"/>
              </w:rPr>
              <w:t xml:space="preserve"> (€/ha)</w:t>
            </w:r>
          </w:p>
        </w:tc>
        <w:tc>
          <w:tcPr>
            <w:tcW w:w="322" w:type="pct"/>
            <w:noWrap/>
            <w:textDirection w:val="btLr"/>
            <w:vAlign w:val="bottom"/>
            <w:hideMark/>
          </w:tcPr>
          <w:p w14:paraId="59A2BC9E" w14:textId="70C04F1E" w:rsidR="00AE00C1" w:rsidRPr="00213693" w:rsidRDefault="00AE00C1" w:rsidP="00E63FEA">
            <w:pPr>
              <w:ind w:left="113" w:right="113"/>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eastAsia="fr-BE"/>
              </w:rPr>
            </w:pPr>
            <w:r w:rsidRPr="00AE00C1">
              <w:rPr>
                <w:rFonts w:ascii="Aptos Narrow" w:eastAsia="Times New Roman" w:hAnsi="Aptos Narrow" w:cs="Times New Roman"/>
                <w:color w:val="000000"/>
                <w:sz w:val="20"/>
                <w:szCs w:val="20"/>
                <w:lang w:eastAsia="fr-BE"/>
              </w:rPr>
              <w:t>Mean annual inflow (€/ha/year)</w:t>
            </w:r>
          </w:p>
        </w:tc>
        <w:tc>
          <w:tcPr>
            <w:tcW w:w="322" w:type="pct"/>
            <w:noWrap/>
            <w:textDirection w:val="btLr"/>
            <w:vAlign w:val="bottom"/>
            <w:hideMark/>
          </w:tcPr>
          <w:p w14:paraId="532AE61E" w14:textId="32351680" w:rsidR="00AE00C1" w:rsidRPr="00213693" w:rsidRDefault="00AE00C1" w:rsidP="00E63FEA">
            <w:pPr>
              <w:ind w:left="113" w:right="113"/>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eastAsia="fr-BE"/>
              </w:rPr>
            </w:pPr>
            <w:r w:rsidRPr="00AE00C1">
              <w:rPr>
                <w:rFonts w:ascii="Aptos Narrow" w:eastAsia="Times New Roman" w:hAnsi="Aptos Narrow" w:cs="Times New Roman"/>
                <w:color w:val="000000"/>
                <w:sz w:val="20"/>
                <w:szCs w:val="20"/>
                <w:lang w:eastAsia="fr-BE"/>
              </w:rPr>
              <w:t>Mean annual outflow (€/ha/y</w:t>
            </w:r>
            <w:r>
              <w:rPr>
                <w:rFonts w:ascii="Aptos Narrow" w:eastAsia="Times New Roman" w:hAnsi="Aptos Narrow" w:cs="Times New Roman"/>
                <w:color w:val="000000"/>
                <w:sz w:val="20"/>
                <w:szCs w:val="20"/>
                <w:lang w:eastAsia="fr-BE"/>
              </w:rPr>
              <w:t>ar)</w:t>
            </w:r>
          </w:p>
        </w:tc>
        <w:tc>
          <w:tcPr>
            <w:tcW w:w="322" w:type="pct"/>
            <w:noWrap/>
            <w:textDirection w:val="btLr"/>
            <w:vAlign w:val="bottom"/>
            <w:hideMark/>
          </w:tcPr>
          <w:p w14:paraId="2FCAFC3E" w14:textId="5B32C62F" w:rsidR="00AE00C1" w:rsidRPr="00213693" w:rsidRDefault="00AE00C1" w:rsidP="00E63FEA">
            <w:pPr>
              <w:ind w:left="113" w:right="113"/>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eastAsia="fr-BE"/>
              </w:rPr>
            </w:pPr>
            <w:r w:rsidRPr="00AE00C1">
              <w:rPr>
                <w:rFonts w:ascii="Aptos Narrow" w:eastAsia="Times New Roman" w:hAnsi="Aptos Narrow" w:cs="Times New Roman"/>
                <w:color w:val="000000"/>
                <w:sz w:val="20"/>
                <w:szCs w:val="20"/>
                <w:lang w:eastAsia="fr-BE"/>
              </w:rPr>
              <w:t>Mean annual harvested volume (m</w:t>
            </w:r>
            <w:r>
              <w:rPr>
                <w:rFonts w:ascii="Aptos Narrow" w:eastAsia="Times New Roman" w:hAnsi="Aptos Narrow" w:cs="Times New Roman"/>
                <w:color w:val="000000"/>
                <w:sz w:val="20"/>
                <w:szCs w:val="20"/>
                <w:lang w:eastAsia="fr-BE"/>
              </w:rPr>
              <w:t>³/ha/year)</w:t>
            </w:r>
          </w:p>
        </w:tc>
        <w:tc>
          <w:tcPr>
            <w:tcW w:w="322" w:type="pct"/>
            <w:noWrap/>
            <w:textDirection w:val="btLr"/>
            <w:vAlign w:val="bottom"/>
            <w:hideMark/>
          </w:tcPr>
          <w:p w14:paraId="193BAD38" w14:textId="0B71D544" w:rsidR="00AE00C1" w:rsidRPr="00213693" w:rsidRDefault="00AE00C1" w:rsidP="00E63FEA">
            <w:pPr>
              <w:ind w:left="113" w:right="113"/>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eastAsia="fr-BE"/>
              </w:rPr>
            </w:pPr>
            <w:proofErr w:type="spellStart"/>
            <w:r w:rsidRPr="00AE00C1">
              <w:rPr>
                <w:rFonts w:ascii="Aptos Narrow" w:eastAsia="Times New Roman" w:hAnsi="Aptos Narrow" w:cs="Times New Roman"/>
                <w:color w:val="000000"/>
                <w:sz w:val="20"/>
                <w:szCs w:val="20"/>
                <w:lang w:eastAsia="fr-BE"/>
              </w:rPr>
              <w:t>NPV</w:t>
            </w:r>
            <w:r>
              <w:rPr>
                <w:rFonts w:ascii="Aptos Narrow" w:eastAsia="Times New Roman" w:hAnsi="Aptos Narrow" w:cs="Times New Roman"/>
                <w:color w:val="000000"/>
                <w:sz w:val="20"/>
                <w:szCs w:val="20"/>
                <w:lang w:eastAsia="fr-BE"/>
              </w:rPr>
              <w:t>n</w:t>
            </w:r>
            <w:proofErr w:type="spellEnd"/>
            <w:r w:rsidRPr="00AE00C1">
              <w:rPr>
                <w:rFonts w:ascii="Aptos Narrow" w:eastAsia="Times New Roman" w:hAnsi="Aptos Narrow" w:cs="Times New Roman"/>
                <w:color w:val="000000"/>
                <w:sz w:val="20"/>
                <w:szCs w:val="20"/>
                <w:lang w:eastAsia="fr-BE"/>
              </w:rPr>
              <w:t xml:space="preserve"> </w:t>
            </w:r>
            <w:r w:rsidR="00E63FEA">
              <w:rPr>
                <w:rFonts w:ascii="Aptos Narrow" w:eastAsia="Times New Roman" w:hAnsi="Aptos Narrow" w:cs="Times New Roman"/>
                <w:color w:val="000000"/>
                <w:sz w:val="20"/>
                <w:szCs w:val="20"/>
                <w:lang w:eastAsia="fr-BE"/>
              </w:rPr>
              <w:t>(</w:t>
            </w:r>
            <w:r w:rsidRPr="00AE00C1">
              <w:rPr>
                <w:rFonts w:ascii="Aptos Narrow" w:eastAsia="Times New Roman" w:hAnsi="Aptos Narrow" w:cs="Times New Roman"/>
                <w:color w:val="000000"/>
                <w:sz w:val="20"/>
                <w:szCs w:val="20"/>
                <w:lang w:eastAsia="fr-BE"/>
              </w:rPr>
              <w:t>excluding capital opportunity c</w:t>
            </w:r>
            <w:r>
              <w:rPr>
                <w:rFonts w:ascii="Aptos Narrow" w:eastAsia="Times New Roman" w:hAnsi="Aptos Narrow" w:cs="Times New Roman"/>
                <w:color w:val="000000"/>
                <w:sz w:val="20"/>
                <w:szCs w:val="20"/>
                <w:lang w:eastAsia="fr-BE"/>
              </w:rPr>
              <w:t>ost</w:t>
            </w:r>
            <w:r w:rsidR="00E63FEA">
              <w:rPr>
                <w:rFonts w:ascii="Aptos Narrow" w:eastAsia="Times New Roman" w:hAnsi="Aptos Narrow" w:cs="Times New Roman"/>
                <w:color w:val="000000"/>
                <w:sz w:val="20"/>
                <w:szCs w:val="20"/>
                <w:lang w:eastAsia="fr-BE"/>
              </w:rPr>
              <w:t>)</w:t>
            </w:r>
          </w:p>
        </w:tc>
        <w:tc>
          <w:tcPr>
            <w:tcW w:w="322" w:type="pct"/>
            <w:noWrap/>
            <w:textDirection w:val="btLr"/>
            <w:vAlign w:val="bottom"/>
            <w:hideMark/>
          </w:tcPr>
          <w:p w14:paraId="2170F6E4" w14:textId="285CC9F6" w:rsidR="00AE00C1" w:rsidRPr="00213693" w:rsidRDefault="00AE00C1" w:rsidP="00E63FEA">
            <w:pPr>
              <w:ind w:left="113" w:right="113"/>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eastAsia="fr-BE"/>
              </w:rPr>
            </w:pPr>
            <w:proofErr w:type="spellStart"/>
            <w:r w:rsidRPr="00AE00C1">
              <w:rPr>
                <w:rFonts w:ascii="Aptos Narrow" w:eastAsia="Times New Roman" w:hAnsi="Aptos Narrow" w:cs="Times New Roman"/>
                <w:color w:val="000000"/>
                <w:sz w:val="20"/>
                <w:szCs w:val="20"/>
                <w:lang w:eastAsia="fr-BE"/>
              </w:rPr>
              <w:t>NPV</w:t>
            </w:r>
            <w:r>
              <w:rPr>
                <w:rFonts w:ascii="Aptos Narrow" w:eastAsia="Times New Roman" w:hAnsi="Aptos Narrow" w:cs="Times New Roman"/>
                <w:color w:val="000000"/>
                <w:sz w:val="20"/>
                <w:szCs w:val="20"/>
                <w:lang w:eastAsia="fr-BE"/>
              </w:rPr>
              <w:t>n</w:t>
            </w:r>
            <w:proofErr w:type="spellEnd"/>
            <w:r w:rsidRPr="00AE00C1">
              <w:rPr>
                <w:rFonts w:ascii="Aptos Narrow" w:eastAsia="Times New Roman" w:hAnsi="Aptos Narrow" w:cs="Times New Roman"/>
                <w:color w:val="000000"/>
                <w:sz w:val="20"/>
                <w:szCs w:val="20"/>
                <w:lang w:eastAsia="fr-BE"/>
              </w:rPr>
              <w:t xml:space="preserve"> </w:t>
            </w:r>
            <w:r w:rsidR="00E63FEA">
              <w:rPr>
                <w:rFonts w:ascii="Aptos Narrow" w:eastAsia="Times New Roman" w:hAnsi="Aptos Narrow" w:cs="Times New Roman"/>
                <w:color w:val="000000"/>
                <w:sz w:val="20"/>
                <w:szCs w:val="20"/>
                <w:lang w:eastAsia="fr-BE"/>
              </w:rPr>
              <w:t>(</w:t>
            </w:r>
            <w:r>
              <w:rPr>
                <w:rFonts w:ascii="Aptos Narrow" w:eastAsia="Times New Roman" w:hAnsi="Aptos Narrow" w:cs="Times New Roman"/>
                <w:color w:val="000000"/>
                <w:sz w:val="20"/>
                <w:szCs w:val="20"/>
                <w:lang w:eastAsia="fr-BE"/>
              </w:rPr>
              <w:t>inclu</w:t>
            </w:r>
            <w:r w:rsidR="00626361">
              <w:rPr>
                <w:rFonts w:ascii="Aptos Narrow" w:eastAsia="Times New Roman" w:hAnsi="Aptos Narrow" w:cs="Times New Roman"/>
                <w:color w:val="000000"/>
                <w:sz w:val="20"/>
                <w:szCs w:val="20"/>
                <w:lang w:eastAsia="fr-BE"/>
              </w:rPr>
              <w:t>d</w:t>
            </w:r>
            <w:r>
              <w:rPr>
                <w:rFonts w:ascii="Aptos Narrow" w:eastAsia="Times New Roman" w:hAnsi="Aptos Narrow" w:cs="Times New Roman"/>
                <w:color w:val="000000"/>
                <w:sz w:val="20"/>
                <w:szCs w:val="20"/>
                <w:lang w:eastAsia="fr-BE"/>
              </w:rPr>
              <w:t>ing</w:t>
            </w:r>
            <w:r w:rsidRPr="00AE00C1">
              <w:rPr>
                <w:rFonts w:ascii="Aptos Narrow" w:eastAsia="Times New Roman" w:hAnsi="Aptos Narrow" w:cs="Times New Roman"/>
                <w:color w:val="000000"/>
                <w:sz w:val="20"/>
                <w:szCs w:val="20"/>
                <w:lang w:eastAsia="fr-BE"/>
              </w:rPr>
              <w:t xml:space="preserve"> capital opportunity c</w:t>
            </w:r>
            <w:r>
              <w:rPr>
                <w:rFonts w:ascii="Aptos Narrow" w:eastAsia="Times New Roman" w:hAnsi="Aptos Narrow" w:cs="Times New Roman"/>
                <w:color w:val="000000"/>
                <w:sz w:val="20"/>
                <w:szCs w:val="20"/>
                <w:lang w:eastAsia="fr-BE"/>
              </w:rPr>
              <w:t>ost</w:t>
            </w:r>
            <w:r w:rsidR="00E63FEA">
              <w:rPr>
                <w:rFonts w:ascii="Aptos Narrow" w:eastAsia="Times New Roman" w:hAnsi="Aptos Narrow" w:cs="Times New Roman"/>
                <w:color w:val="000000"/>
                <w:sz w:val="20"/>
                <w:szCs w:val="20"/>
                <w:lang w:eastAsia="fr-BE"/>
              </w:rPr>
              <w:t>)</w:t>
            </w:r>
          </w:p>
        </w:tc>
        <w:tc>
          <w:tcPr>
            <w:tcW w:w="322" w:type="pct"/>
            <w:noWrap/>
            <w:textDirection w:val="btLr"/>
            <w:vAlign w:val="bottom"/>
            <w:hideMark/>
          </w:tcPr>
          <w:p w14:paraId="05BC4F7D" w14:textId="505FD25A" w:rsidR="00AE00C1" w:rsidRPr="00213693" w:rsidRDefault="00E63FEA" w:rsidP="00E63FEA">
            <w:pPr>
              <w:ind w:left="113" w:right="113"/>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eastAsia="fr-BE"/>
              </w:rPr>
            </w:pPr>
            <w:proofErr w:type="spellStart"/>
            <w:r w:rsidRPr="00E63FEA">
              <w:rPr>
                <w:rFonts w:ascii="Aptos Narrow" w:eastAsia="Times New Roman" w:hAnsi="Aptos Narrow" w:cs="Times New Roman"/>
                <w:color w:val="000000"/>
                <w:sz w:val="20"/>
                <w:szCs w:val="20"/>
                <w:lang w:eastAsia="fr-BE"/>
              </w:rPr>
              <w:t>N</w:t>
            </w:r>
            <w:r w:rsidR="00AE00C1" w:rsidRPr="00213693">
              <w:rPr>
                <w:rFonts w:ascii="Aptos Narrow" w:eastAsia="Times New Roman" w:hAnsi="Aptos Narrow" w:cs="Times New Roman"/>
                <w:color w:val="000000"/>
                <w:sz w:val="20"/>
                <w:szCs w:val="20"/>
                <w:lang w:eastAsia="fr-BE"/>
              </w:rPr>
              <w:t>pv</w:t>
            </w:r>
            <w:r w:rsidRPr="00E63FEA">
              <w:rPr>
                <w:rFonts w:ascii="Aptos Narrow" w:eastAsia="Times New Roman" w:hAnsi="Aptos Narrow" w:cs="Times New Roman"/>
                <w:color w:val="000000"/>
                <w:sz w:val="20"/>
                <w:szCs w:val="20"/>
                <w:lang w:eastAsia="fr-BE"/>
              </w:rPr>
              <w:t>_inf</w:t>
            </w:r>
            <w:proofErr w:type="spellEnd"/>
            <w:r w:rsidRPr="00E63FEA">
              <w:rPr>
                <w:rFonts w:ascii="Aptos Narrow" w:eastAsia="Times New Roman" w:hAnsi="Aptos Narrow" w:cs="Times New Roman"/>
                <w:color w:val="000000"/>
                <w:sz w:val="20"/>
                <w:szCs w:val="20"/>
                <w:lang w:eastAsia="fr-BE"/>
              </w:rPr>
              <w:t xml:space="preserve"> </w:t>
            </w:r>
            <w:r>
              <w:rPr>
                <w:rFonts w:ascii="Aptos Narrow" w:eastAsia="Times New Roman" w:hAnsi="Aptos Narrow" w:cs="Times New Roman"/>
                <w:color w:val="000000"/>
                <w:sz w:val="20"/>
                <w:szCs w:val="20"/>
                <w:lang w:eastAsia="fr-BE"/>
              </w:rPr>
              <w:t>(</w:t>
            </w:r>
            <w:r w:rsidRPr="00E63FEA">
              <w:rPr>
                <w:rFonts w:ascii="Aptos Narrow" w:eastAsia="Times New Roman" w:hAnsi="Aptos Narrow" w:cs="Times New Roman"/>
                <w:color w:val="000000"/>
                <w:sz w:val="20"/>
                <w:szCs w:val="20"/>
                <w:lang w:eastAsia="fr-BE"/>
              </w:rPr>
              <w:t>including capital o</w:t>
            </w:r>
            <w:r>
              <w:rPr>
                <w:rFonts w:ascii="Aptos Narrow" w:eastAsia="Times New Roman" w:hAnsi="Aptos Narrow" w:cs="Times New Roman"/>
                <w:color w:val="000000"/>
                <w:sz w:val="20"/>
                <w:szCs w:val="20"/>
                <w:lang w:eastAsia="fr-BE"/>
              </w:rPr>
              <w:t>pportunity cost)</w:t>
            </w:r>
          </w:p>
        </w:tc>
        <w:tc>
          <w:tcPr>
            <w:tcW w:w="322" w:type="pct"/>
            <w:noWrap/>
            <w:textDirection w:val="btLr"/>
            <w:vAlign w:val="bottom"/>
            <w:hideMark/>
          </w:tcPr>
          <w:p w14:paraId="24422CE7" w14:textId="35250161" w:rsidR="00AE00C1" w:rsidRPr="00213693" w:rsidRDefault="00E63FEA" w:rsidP="00E63FEA">
            <w:pPr>
              <w:ind w:left="113" w:right="113"/>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Pr>
                <w:rFonts w:ascii="Aptos Narrow" w:eastAsia="Times New Roman" w:hAnsi="Aptos Narrow" w:cs="Times New Roman"/>
                <w:color w:val="000000"/>
                <w:sz w:val="20"/>
                <w:szCs w:val="20"/>
                <w:lang w:val="fr-BE" w:eastAsia="fr-BE"/>
              </w:rPr>
              <w:t>IRR</w:t>
            </w:r>
          </w:p>
        </w:tc>
        <w:tc>
          <w:tcPr>
            <w:tcW w:w="381" w:type="pct"/>
            <w:noWrap/>
            <w:textDirection w:val="btLr"/>
            <w:vAlign w:val="bottom"/>
            <w:hideMark/>
          </w:tcPr>
          <w:p w14:paraId="19C16021" w14:textId="59723F07" w:rsidR="00AE00C1" w:rsidRPr="00213693" w:rsidRDefault="00AE00C1" w:rsidP="00E63FEA">
            <w:pPr>
              <w:ind w:left="113" w:right="113"/>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proofErr w:type="spellStart"/>
            <w:r w:rsidRPr="00213693">
              <w:rPr>
                <w:rFonts w:ascii="Aptos Narrow" w:eastAsia="Times New Roman" w:hAnsi="Aptos Narrow" w:cs="Times New Roman"/>
                <w:color w:val="000000"/>
                <w:sz w:val="20"/>
                <w:szCs w:val="20"/>
                <w:lang w:val="fr-BE" w:eastAsia="fr-BE"/>
              </w:rPr>
              <w:t>nominal_</w:t>
            </w:r>
            <w:r w:rsidR="00E63FEA">
              <w:rPr>
                <w:rFonts w:ascii="Aptos Narrow" w:eastAsia="Times New Roman" w:hAnsi="Aptos Narrow" w:cs="Times New Roman"/>
                <w:color w:val="000000"/>
                <w:sz w:val="20"/>
                <w:szCs w:val="20"/>
                <w:lang w:val="fr-BE" w:eastAsia="fr-BE"/>
              </w:rPr>
              <w:t>IRR</w:t>
            </w:r>
            <w:proofErr w:type="spellEnd"/>
          </w:p>
        </w:tc>
      </w:tr>
      <w:tr w:rsidR="00AE00C1" w:rsidRPr="002478AE" w14:paraId="7D41F695" w14:textId="77777777" w:rsidTr="00AE00C1">
        <w:trPr>
          <w:trHeight w:val="300"/>
        </w:trPr>
        <w:tc>
          <w:tcPr>
            <w:cnfStyle w:val="001000000000" w:firstRow="0" w:lastRow="0" w:firstColumn="1" w:lastColumn="0" w:oddVBand="0" w:evenVBand="0" w:oddHBand="0" w:evenHBand="0" w:firstRowFirstColumn="0" w:firstRowLastColumn="0" w:lastRowFirstColumn="0" w:lastRowLastColumn="0"/>
            <w:tcW w:w="460" w:type="pct"/>
            <w:noWrap/>
            <w:hideMark/>
          </w:tcPr>
          <w:p w14:paraId="2CDC4AD8" w14:textId="77777777" w:rsidR="00AE00C1" w:rsidRPr="00213693" w:rsidRDefault="00AE00C1" w:rsidP="00AE00C1">
            <w:pPr>
              <w:jc w:val="left"/>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DOU1</w:t>
            </w:r>
          </w:p>
        </w:tc>
        <w:tc>
          <w:tcPr>
            <w:tcW w:w="391" w:type="pct"/>
            <w:noWrap/>
            <w:hideMark/>
          </w:tcPr>
          <w:p w14:paraId="1A2FF944" w14:textId="77777777" w:rsidR="00AE00C1" w:rsidRPr="00213693" w:rsidRDefault="00AE00C1" w:rsidP="00AE00C1">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Douglas-</w:t>
            </w:r>
            <w:proofErr w:type="spellStart"/>
            <w:r w:rsidRPr="00213693">
              <w:rPr>
                <w:rFonts w:ascii="Aptos Narrow" w:eastAsia="Times New Roman" w:hAnsi="Aptos Narrow" w:cs="Times New Roman"/>
                <w:color w:val="000000"/>
                <w:sz w:val="20"/>
                <w:szCs w:val="20"/>
                <w:lang w:val="fr-BE" w:eastAsia="fr-BE"/>
              </w:rPr>
              <w:t>fir</w:t>
            </w:r>
            <w:proofErr w:type="spellEnd"/>
          </w:p>
        </w:tc>
        <w:tc>
          <w:tcPr>
            <w:tcW w:w="551" w:type="pct"/>
            <w:noWrap/>
            <w:hideMark/>
          </w:tcPr>
          <w:p w14:paraId="3D7A7367" w14:textId="77777777" w:rsidR="00AE00C1" w:rsidRPr="00213693" w:rsidRDefault="00AE00C1" w:rsidP="00AE00C1">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Hazard-free</w:t>
            </w:r>
          </w:p>
        </w:tc>
        <w:tc>
          <w:tcPr>
            <w:tcW w:w="322" w:type="pct"/>
            <w:noWrap/>
            <w:hideMark/>
          </w:tcPr>
          <w:p w14:paraId="1DAA1E1F"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45</w:t>
            </w:r>
          </w:p>
        </w:tc>
        <w:tc>
          <w:tcPr>
            <w:tcW w:w="322" w:type="pct"/>
            <w:noWrap/>
            <w:hideMark/>
          </w:tcPr>
          <w:p w14:paraId="22524DBA"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37266</w:t>
            </w:r>
          </w:p>
        </w:tc>
        <w:tc>
          <w:tcPr>
            <w:tcW w:w="322" w:type="pct"/>
            <w:noWrap/>
            <w:hideMark/>
          </w:tcPr>
          <w:p w14:paraId="4A7C9077"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-7758</w:t>
            </w:r>
          </w:p>
        </w:tc>
        <w:tc>
          <w:tcPr>
            <w:tcW w:w="322" w:type="pct"/>
            <w:noWrap/>
            <w:hideMark/>
          </w:tcPr>
          <w:p w14:paraId="27BF1267"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828</w:t>
            </w:r>
          </w:p>
        </w:tc>
        <w:tc>
          <w:tcPr>
            <w:tcW w:w="322" w:type="pct"/>
            <w:noWrap/>
            <w:hideMark/>
          </w:tcPr>
          <w:p w14:paraId="6831C5D8"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-172</w:t>
            </w:r>
          </w:p>
        </w:tc>
        <w:tc>
          <w:tcPr>
            <w:tcW w:w="322" w:type="pct"/>
            <w:noWrap/>
            <w:hideMark/>
          </w:tcPr>
          <w:p w14:paraId="587FD3CC"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22</w:t>
            </w:r>
          </w:p>
        </w:tc>
        <w:tc>
          <w:tcPr>
            <w:tcW w:w="322" w:type="pct"/>
            <w:noWrap/>
            <w:hideMark/>
          </w:tcPr>
          <w:p w14:paraId="3AED1B44"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9313</w:t>
            </w:r>
          </w:p>
        </w:tc>
        <w:tc>
          <w:tcPr>
            <w:tcW w:w="322" w:type="pct"/>
            <w:noWrap/>
            <w:hideMark/>
          </w:tcPr>
          <w:p w14:paraId="353BD798"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6364</w:t>
            </w:r>
          </w:p>
        </w:tc>
        <w:tc>
          <w:tcPr>
            <w:tcW w:w="322" w:type="pct"/>
            <w:noWrap/>
            <w:hideMark/>
          </w:tcPr>
          <w:p w14:paraId="53CABE88"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15789</w:t>
            </w:r>
          </w:p>
        </w:tc>
        <w:tc>
          <w:tcPr>
            <w:tcW w:w="322" w:type="pct"/>
            <w:noWrap/>
            <w:hideMark/>
          </w:tcPr>
          <w:p w14:paraId="23FC38DB"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3.2%</w:t>
            </w:r>
          </w:p>
        </w:tc>
        <w:tc>
          <w:tcPr>
            <w:tcW w:w="381" w:type="pct"/>
            <w:noWrap/>
            <w:hideMark/>
          </w:tcPr>
          <w:p w14:paraId="1E1DEE0C"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5.2%</w:t>
            </w:r>
          </w:p>
        </w:tc>
      </w:tr>
      <w:tr w:rsidR="00AE00C1" w:rsidRPr="002478AE" w14:paraId="60F5DED8" w14:textId="77777777" w:rsidTr="00AE00C1">
        <w:trPr>
          <w:trHeight w:val="300"/>
        </w:trPr>
        <w:tc>
          <w:tcPr>
            <w:cnfStyle w:val="001000000000" w:firstRow="0" w:lastRow="0" w:firstColumn="1" w:lastColumn="0" w:oddVBand="0" w:evenVBand="0" w:oddHBand="0" w:evenHBand="0" w:firstRowFirstColumn="0" w:firstRowLastColumn="0" w:lastRowFirstColumn="0" w:lastRowLastColumn="0"/>
            <w:tcW w:w="460" w:type="pct"/>
            <w:noWrap/>
            <w:hideMark/>
          </w:tcPr>
          <w:p w14:paraId="669DA31E" w14:textId="77777777" w:rsidR="00AE00C1" w:rsidRPr="00213693" w:rsidRDefault="00AE00C1" w:rsidP="00AE00C1">
            <w:pPr>
              <w:jc w:val="left"/>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DOU2</w:t>
            </w:r>
          </w:p>
        </w:tc>
        <w:tc>
          <w:tcPr>
            <w:tcW w:w="391" w:type="pct"/>
            <w:noWrap/>
            <w:hideMark/>
          </w:tcPr>
          <w:p w14:paraId="4887B2CE" w14:textId="77777777" w:rsidR="00AE00C1" w:rsidRPr="00213693" w:rsidRDefault="00AE00C1" w:rsidP="00AE00C1">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Douglas-</w:t>
            </w:r>
            <w:proofErr w:type="spellStart"/>
            <w:r w:rsidRPr="00213693">
              <w:rPr>
                <w:rFonts w:ascii="Aptos Narrow" w:eastAsia="Times New Roman" w:hAnsi="Aptos Narrow" w:cs="Times New Roman"/>
                <w:color w:val="000000"/>
                <w:sz w:val="20"/>
                <w:szCs w:val="20"/>
                <w:lang w:val="fr-BE" w:eastAsia="fr-BE"/>
              </w:rPr>
              <w:t>fir</w:t>
            </w:r>
            <w:proofErr w:type="spellEnd"/>
          </w:p>
        </w:tc>
        <w:tc>
          <w:tcPr>
            <w:tcW w:w="551" w:type="pct"/>
            <w:noWrap/>
            <w:hideMark/>
          </w:tcPr>
          <w:p w14:paraId="18E35ACF" w14:textId="77777777" w:rsidR="00AE00C1" w:rsidRPr="00213693" w:rsidRDefault="00AE00C1" w:rsidP="00AE00C1">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proofErr w:type="spellStart"/>
            <w:r w:rsidRPr="00213693">
              <w:rPr>
                <w:rFonts w:ascii="Aptos Narrow" w:eastAsia="Times New Roman" w:hAnsi="Aptos Narrow" w:cs="Times New Roman"/>
                <w:color w:val="000000"/>
                <w:sz w:val="20"/>
                <w:szCs w:val="20"/>
                <w:lang w:val="fr-BE" w:eastAsia="fr-BE"/>
              </w:rPr>
              <w:t>Growth</w:t>
            </w:r>
            <w:proofErr w:type="spellEnd"/>
            <w:r w:rsidRPr="00213693">
              <w:rPr>
                <w:rFonts w:ascii="Aptos Narrow" w:eastAsia="Times New Roman" w:hAnsi="Aptos Narrow" w:cs="Times New Roman"/>
                <w:color w:val="000000"/>
                <w:sz w:val="20"/>
                <w:szCs w:val="20"/>
                <w:lang w:val="fr-BE" w:eastAsia="fr-BE"/>
              </w:rPr>
              <w:t xml:space="preserve"> </w:t>
            </w:r>
            <w:proofErr w:type="spellStart"/>
            <w:r w:rsidRPr="00213693">
              <w:rPr>
                <w:rFonts w:ascii="Aptos Narrow" w:eastAsia="Times New Roman" w:hAnsi="Aptos Narrow" w:cs="Times New Roman"/>
                <w:color w:val="000000"/>
                <w:sz w:val="20"/>
                <w:szCs w:val="20"/>
                <w:lang w:val="fr-BE" w:eastAsia="fr-BE"/>
              </w:rPr>
              <w:t>decline</w:t>
            </w:r>
            <w:proofErr w:type="spellEnd"/>
          </w:p>
        </w:tc>
        <w:tc>
          <w:tcPr>
            <w:tcW w:w="322" w:type="pct"/>
            <w:noWrap/>
            <w:hideMark/>
          </w:tcPr>
          <w:p w14:paraId="651F8619"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61</w:t>
            </w:r>
          </w:p>
        </w:tc>
        <w:tc>
          <w:tcPr>
            <w:tcW w:w="322" w:type="pct"/>
            <w:noWrap/>
            <w:hideMark/>
          </w:tcPr>
          <w:p w14:paraId="05685131"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39488</w:t>
            </w:r>
          </w:p>
        </w:tc>
        <w:tc>
          <w:tcPr>
            <w:tcW w:w="322" w:type="pct"/>
            <w:noWrap/>
            <w:hideMark/>
          </w:tcPr>
          <w:p w14:paraId="0DFF6BB1"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-8318</w:t>
            </w:r>
          </w:p>
        </w:tc>
        <w:tc>
          <w:tcPr>
            <w:tcW w:w="322" w:type="pct"/>
            <w:noWrap/>
            <w:hideMark/>
          </w:tcPr>
          <w:p w14:paraId="1AD32332"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647</w:t>
            </w:r>
          </w:p>
        </w:tc>
        <w:tc>
          <w:tcPr>
            <w:tcW w:w="322" w:type="pct"/>
            <w:noWrap/>
            <w:hideMark/>
          </w:tcPr>
          <w:p w14:paraId="30F9E9FD"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-136</w:t>
            </w:r>
          </w:p>
        </w:tc>
        <w:tc>
          <w:tcPr>
            <w:tcW w:w="322" w:type="pct"/>
            <w:noWrap/>
            <w:hideMark/>
          </w:tcPr>
          <w:p w14:paraId="7E926AEB"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17</w:t>
            </w:r>
          </w:p>
        </w:tc>
        <w:tc>
          <w:tcPr>
            <w:tcW w:w="322" w:type="pct"/>
            <w:noWrap/>
            <w:hideMark/>
          </w:tcPr>
          <w:p w14:paraId="521CBBAC"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5820</w:t>
            </w:r>
          </w:p>
        </w:tc>
        <w:tc>
          <w:tcPr>
            <w:tcW w:w="322" w:type="pct"/>
            <w:noWrap/>
            <w:hideMark/>
          </w:tcPr>
          <w:p w14:paraId="33588A87"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2314</w:t>
            </w:r>
          </w:p>
        </w:tc>
        <w:tc>
          <w:tcPr>
            <w:tcW w:w="322" w:type="pct"/>
            <w:noWrap/>
            <w:hideMark/>
          </w:tcPr>
          <w:p w14:paraId="66C73D19"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8301</w:t>
            </w:r>
          </w:p>
        </w:tc>
        <w:tc>
          <w:tcPr>
            <w:tcW w:w="322" w:type="pct"/>
            <w:noWrap/>
            <w:hideMark/>
          </w:tcPr>
          <w:p w14:paraId="047FE30B"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2.4%</w:t>
            </w:r>
          </w:p>
        </w:tc>
        <w:tc>
          <w:tcPr>
            <w:tcW w:w="381" w:type="pct"/>
            <w:noWrap/>
            <w:hideMark/>
          </w:tcPr>
          <w:p w14:paraId="3935D33F"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4.4%</w:t>
            </w:r>
          </w:p>
        </w:tc>
      </w:tr>
      <w:tr w:rsidR="00AE00C1" w:rsidRPr="002478AE" w14:paraId="1CF1D5A7" w14:textId="77777777" w:rsidTr="00AE00C1">
        <w:trPr>
          <w:trHeight w:val="300"/>
        </w:trPr>
        <w:tc>
          <w:tcPr>
            <w:cnfStyle w:val="001000000000" w:firstRow="0" w:lastRow="0" w:firstColumn="1" w:lastColumn="0" w:oddVBand="0" w:evenVBand="0" w:oddHBand="0" w:evenHBand="0" w:firstRowFirstColumn="0" w:firstRowLastColumn="0" w:lastRowFirstColumn="0" w:lastRowLastColumn="0"/>
            <w:tcW w:w="460" w:type="pct"/>
            <w:noWrap/>
            <w:hideMark/>
          </w:tcPr>
          <w:p w14:paraId="5372DED5" w14:textId="77777777" w:rsidR="00AE00C1" w:rsidRPr="00213693" w:rsidRDefault="00AE00C1" w:rsidP="00AE00C1">
            <w:pPr>
              <w:jc w:val="left"/>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DOU3</w:t>
            </w:r>
          </w:p>
        </w:tc>
        <w:tc>
          <w:tcPr>
            <w:tcW w:w="391" w:type="pct"/>
            <w:noWrap/>
            <w:hideMark/>
          </w:tcPr>
          <w:p w14:paraId="78DB6D76" w14:textId="77777777" w:rsidR="00AE00C1" w:rsidRPr="00213693" w:rsidRDefault="00AE00C1" w:rsidP="00AE00C1">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Douglas-</w:t>
            </w:r>
            <w:proofErr w:type="spellStart"/>
            <w:r w:rsidRPr="00213693">
              <w:rPr>
                <w:rFonts w:ascii="Aptos Narrow" w:eastAsia="Times New Roman" w:hAnsi="Aptos Narrow" w:cs="Times New Roman"/>
                <w:color w:val="000000"/>
                <w:sz w:val="20"/>
                <w:szCs w:val="20"/>
                <w:lang w:val="fr-BE" w:eastAsia="fr-BE"/>
              </w:rPr>
              <w:t>fir</w:t>
            </w:r>
            <w:proofErr w:type="spellEnd"/>
          </w:p>
        </w:tc>
        <w:tc>
          <w:tcPr>
            <w:tcW w:w="551" w:type="pct"/>
            <w:noWrap/>
            <w:hideMark/>
          </w:tcPr>
          <w:p w14:paraId="15035124" w14:textId="77777777" w:rsidR="00AE00C1" w:rsidRPr="00213693" w:rsidRDefault="00AE00C1" w:rsidP="00AE00C1">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 xml:space="preserve">Rege. </w:t>
            </w:r>
            <w:proofErr w:type="spellStart"/>
            <w:r w:rsidRPr="00213693">
              <w:rPr>
                <w:rFonts w:ascii="Aptos Narrow" w:eastAsia="Times New Roman" w:hAnsi="Aptos Narrow" w:cs="Times New Roman"/>
                <w:color w:val="000000"/>
                <w:sz w:val="20"/>
                <w:szCs w:val="20"/>
                <w:lang w:val="fr-BE" w:eastAsia="fr-BE"/>
              </w:rPr>
              <w:t>difficulties</w:t>
            </w:r>
            <w:proofErr w:type="spellEnd"/>
          </w:p>
        </w:tc>
        <w:tc>
          <w:tcPr>
            <w:tcW w:w="322" w:type="pct"/>
            <w:noWrap/>
            <w:hideMark/>
          </w:tcPr>
          <w:p w14:paraId="3B4C7C90"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54</w:t>
            </w:r>
          </w:p>
        </w:tc>
        <w:tc>
          <w:tcPr>
            <w:tcW w:w="322" w:type="pct"/>
            <w:noWrap/>
            <w:hideMark/>
          </w:tcPr>
          <w:p w14:paraId="005379C8"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43892</w:t>
            </w:r>
          </w:p>
        </w:tc>
        <w:tc>
          <w:tcPr>
            <w:tcW w:w="322" w:type="pct"/>
            <w:noWrap/>
            <w:hideMark/>
          </w:tcPr>
          <w:p w14:paraId="1D739C7D"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-11889</w:t>
            </w:r>
          </w:p>
        </w:tc>
        <w:tc>
          <w:tcPr>
            <w:tcW w:w="322" w:type="pct"/>
            <w:noWrap/>
            <w:hideMark/>
          </w:tcPr>
          <w:p w14:paraId="77472F0A"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813</w:t>
            </w:r>
          </w:p>
        </w:tc>
        <w:tc>
          <w:tcPr>
            <w:tcW w:w="322" w:type="pct"/>
            <w:noWrap/>
            <w:hideMark/>
          </w:tcPr>
          <w:p w14:paraId="00E493BD"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-220</w:t>
            </w:r>
          </w:p>
        </w:tc>
        <w:tc>
          <w:tcPr>
            <w:tcW w:w="322" w:type="pct"/>
            <w:noWrap/>
            <w:hideMark/>
          </w:tcPr>
          <w:p w14:paraId="5C046BF0"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21</w:t>
            </w:r>
          </w:p>
        </w:tc>
        <w:tc>
          <w:tcPr>
            <w:tcW w:w="322" w:type="pct"/>
            <w:noWrap/>
            <w:hideMark/>
          </w:tcPr>
          <w:p w14:paraId="30ADAB75"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5808</w:t>
            </w:r>
          </w:p>
        </w:tc>
        <w:tc>
          <w:tcPr>
            <w:tcW w:w="322" w:type="pct"/>
            <w:noWrap/>
            <w:hideMark/>
          </w:tcPr>
          <w:p w14:paraId="11978192"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2524</w:t>
            </w:r>
          </w:p>
        </w:tc>
        <w:tc>
          <w:tcPr>
            <w:tcW w:w="322" w:type="pct"/>
            <w:noWrap/>
            <w:hideMark/>
          </w:tcPr>
          <w:p w14:paraId="7C527E40"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8843</w:t>
            </w:r>
          </w:p>
        </w:tc>
        <w:tc>
          <w:tcPr>
            <w:tcW w:w="322" w:type="pct"/>
            <w:noWrap/>
            <w:hideMark/>
          </w:tcPr>
          <w:p w14:paraId="03C250A5"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2.3%</w:t>
            </w:r>
          </w:p>
        </w:tc>
        <w:tc>
          <w:tcPr>
            <w:tcW w:w="381" w:type="pct"/>
            <w:noWrap/>
            <w:hideMark/>
          </w:tcPr>
          <w:p w14:paraId="509C72ED"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4.4%</w:t>
            </w:r>
          </w:p>
        </w:tc>
      </w:tr>
      <w:tr w:rsidR="00AE00C1" w:rsidRPr="002478AE" w14:paraId="3DEE230A" w14:textId="77777777" w:rsidTr="00AE00C1">
        <w:trPr>
          <w:trHeight w:val="300"/>
        </w:trPr>
        <w:tc>
          <w:tcPr>
            <w:cnfStyle w:val="001000000000" w:firstRow="0" w:lastRow="0" w:firstColumn="1" w:lastColumn="0" w:oddVBand="0" w:evenVBand="0" w:oddHBand="0" w:evenHBand="0" w:firstRowFirstColumn="0" w:firstRowLastColumn="0" w:lastRowFirstColumn="0" w:lastRowLastColumn="0"/>
            <w:tcW w:w="460" w:type="pct"/>
            <w:noWrap/>
            <w:hideMark/>
          </w:tcPr>
          <w:p w14:paraId="049E1C32" w14:textId="77777777" w:rsidR="00AE00C1" w:rsidRPr="00213693" w:rsidRDefault="00AE00C1" w:rsidP="00AE00C1">
            <w:pPr>
              <w:jc w:val="left"/>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SPR1</w:t>
            </w:r>
          </w:p>
        </w:tc>
        <w:tc>
          <w:tcPr>
            <w:tcW w:w="391" w:type="pct"/>
            <w:noWrap/>
            <w:hideMark/>
          </w:tcPr>
          <w:p w14:paraId="40AC6A4E" w14:textId="77777777" w:rsidR="00AE00C1" w:rsidRPr="00213693" w:rsidRDefault="00AE00C1" w:rsidP="00AE00C1">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Spruce</w:t>
            </w:r>
          </w:p>
        </w:tc>
        <w:tc>
          <w:tcPr>
            <w:tcW w:w="551" w:type="pct"/>
            <w:noWrap/>
            <w:hideMark/>
          </w:tcPr>
          <w:p w14:paraId="3176F865" w14:textId="77777777" w:rsidR="00AE00C1" w:rsidRPr="00213693" w:rsidRDefault="00AE00C1" w:rsidP="00AE00C1">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Hazard-free</w:t>
            </w:r>
          </w:p>
        </w:tc>
        <w:tc>
          <w:tcPr>
            <w:tcW w:w="322" w:type="pct"/>
            <w:noWrap/>
            <w:hideMark/>
          </w:tcPr>
          <w:p w14:paraId="3C240E29"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64</w:t>
            </w:r>
          </w:p>
        </w:tc>
        <w:tc>
          <w:tcPr>
            <w:tcW w:w="322" w:type="pct"/>
            <w:noWrap/>
            <w:hideMark/>
          </w:tcPr>
          <w:p w14:paraId="4E402212"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37050</w:t>
            </w:r>
          </w:p>
        </w:tc>
        <w:tc>
          <w:tcPr>
            <w:tcW w:w="322" w:type="pct"/>
            <w:noWrap/>
            <w:hideMark/>
          </w:tcPr>
          <w:p w14:paraId="0D67EAF4"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-8423</w:t>
            </w:r>
          </w:p>
        </w:tc>
        <w:tc>
          <w:tcPr>
            <w:tcW w:w="322" w:type="pct"/>
            <w:noWrap/>
            <w:hideMark/>
          </w:tcPr>
          <w:p w14:paraId="66AD4105"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579</w:t>
            </w:r>
          </w:p>
        </w:tc>
        <w:tc>
          <w:tcPr>
            <w:tcW w:w="322" w:type="pct"/>
            <w:noWrap/>
            <w:hideMark/>
          </w:tcPr>
          <w:p w14:paraId="1FA4475E"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-132</w:t>
            </w:r>
          </w:p>
        </w:tc>
        <w:tc>
          <w:tcPr>
            <w:tcW w:w="322" w:type="pct"/>
            <w:noWrap/>
            <w:hideMark/>
          </w:tcPr>
          <w:p w14:paraId="7C529FDC"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15</w:t>
            </w:r>
          </w:p>
        </w:tc>
        <w:tc>
          <w:tcPr>
            <w:tcW w:w="322" w:type="pct"/>
            <w:noWrap/>
            <w:hideMark/>
          </w:tcPr>
          <w:p w14:paraId="08CBBC67"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4678</w:t>
            </w:r>
          </w:p>
        </w:tc>
        <w:tc>
          <w:tcPr>
            <w:tcW w:w="322" w:type="pct"/>
            <w:noWrap/>
            <w:hideMark/>
          </w:tcPr>
          <w:p w14:paraId="0B076A1A"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1085</w:t>
            </w:r>
          </w:p>
        </w:tc>
        <w:tc>
          <w:tcPr>
            <w:tcW w:w="322" w:type="pct"/>
            <w:noWrap/>
            <w:hideMark/>
          </w:tcPr>
          <w:p w14:paraId="367E2124"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6511</w:t>
            </w:r>
          </w:p>
        </w:tc>
        <w:tc>
          <w:tcPr>
            <w:tcW w:w="322" w:type="pct"/>
            <w:noWrap/>
            <w:hideMark/>
          </w:tcPr>
          <w:p w14:paraId="1FCA36AD"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2.2%</w:t>
            </w:r>
          </w:p>
        </w:tc>
        <w:tc>
          <w:tcPr>
            <w:tcW w:w="381" w:type="pct"/>
            <w:noWrap/>
            <w:hideMark/>
          </w:tcPr>
          <w:p w14:paraId="2BA04119"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4.2%</w:t>
            </w:r>
          </w:p>
        </w:tc>
      </w:tr>
      <w:tr w:rsidR="00AE00C1" w:rsidRPr="002478AE" w14:paraId="32F3F8D8" w14:textId="77777777" w:rsidTr="00AE00C1">
        <w:trPr>
          <w:trHeight w:val="300"/>
        </w:trPr>
        <w:tc>
          <w:tcPr>
            <w:cnfStyle w:val="001000000000" w:firstRow="0" w:lastRow="0" w:firstColumn="1" w:lastColumn="0" w:oddVBand="0" w:evenVBand="0" w:oddHBand="0" w:evenHBand="0" w:firstRowFirstColumn="0" w:firstRowLastColumn="0" w:lastRowFirstColumn="0" w:lastRowLastColumn="0"/>
            <w:tcW w:w="460" w:type="pct"/>
            <w:noWrap/>
            <w:hideMark/>
          </w:tcPr>
          <w:p w14:paraId="73C310FE" w14:textId="77777777" w:rsidR="00AE00C1" w:rsidRPr="00213693" w:rsidRDefault="00AE00C1" w:rsidP="00AE00C1">
            <w:pPr>
              <w:jc w:val="left"/>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SPR2</w:t>
            </w:r>
          </w:p>
        </w:tc>
        <w:tc>
          <w:tcPr>
            <w:tcW w:w="391" w:type="pct"/>
            <w:noWrap/>
            <w:hideMark/>
          </w:tcPr>
          <w:p w14:paraId="1D6FE2BA" w14:textId="77777777" w:rsidR="00AE00C1" w:rsidRPr="00213693" w:rsidRDefault="00AE00C1" w:rsidP="00AE00C1">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Spruce</w:t>
            </w:r>
          </w:p>
        </w:tc>
        <w:tc>
          <w:tcPr>
            <w:tcW w:w="551" w:type="pct"/>
            <w:noWrap/>
            <w:hideMark/>
          </w:tcPr>
          <w:p w14:paraId="6859B62F" w14:textId="77777777" w:rsidR="00AE00C1" w:rsidRPr="00213693" w:rsidRDefault="00AE00C1" w:rsidP="00AE00C1">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proofErr w:type="spellStart"/>
            <w:r w:rsidRPr="00213693">
              <w:rPr>
                <w:rFonts w:ascii="Aptos Narrow" w:eastAsia="Times New Roman" w:hAnsi="Aptos Narrow" w:cs="Times New Roman"/>
                <w:color w:val="000000"/>
                <w:sz w:val="20"/>
                <w:szCs w:val="20"/>
                <w:lang w:val="fr-BE" w:eastAsia="fr-BE"/>
              </w:rPr>
              <w:t>Bark</w:t>
            </w:r>
            <w:proofErr w:type="spellEnd"/>
            <w:r w:rsidRPr="00213693">
              <w:rPr>
                <w:rFonts w:ascii="Aptos Narrow" w:eastAsia="Times New Roman" w:hAnsi="Aptos Narrow" w:cs="Times New Roman"/>
                <w:color w:val="000000"/>
                <w:sz w:val="20"/>
                <w:szCs w:val="20"/>
                <w:lang w:val="fr-BE" w:eastAsia="fr-BE"/>
              </w:rPr>
              <w:t xml:space="preserve"> </w:t>
            </w:r>
            <w:proofErr w:type="spellStart"/>
            <w:r w:rsidRPr="00213693">
              <w:rPr>
                <w:rFonts w:ascii="Aptos Narrow" w:eastAsia="Times New Roman" w:hAnsi="Aptos Narrow" w:cs="Times New Roman"/>
                <w:color w:val="000000"/>
                <w:sz w:val="20"/>
                <w:szCs w:val="20"/>
                <w:lang w:val="fr-BE" w:eastAsia="fr-BE"/>
              </w:rPr>
              <w:t>beetles</w:t>
            </w:r>
            <w:proofErr w:type="spellEnd"/>
          </w:p>
        </w:tc>
        <w:tc>
          <w:tcPr>
            <w:tcW w:w="322" w:type="pct"/>
            <w:noWrap/>
            <w:hideMark/>
          </w:tcPr>
          <w:p w14:paraId="54AF2741"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46</w:t>
            </w:r>
          </w:p>
        </w:tc>
        <w:tc>
          <w:tcPr>
            <w:tcW w:w="322" w:type="pct"/>
            <w:noWrap/>
            <w:hideMark/>
          </w:tcPr>
          <w:p w14:paraId="5E81BDF4"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11099</w:t>
            </w:r>
          </w:p>
        </w:tc>
        <w:tc>
          <w:tcPr>
            <w:tcW w:w="322" w:type="pct"/>
            <w:noWrap/>
            <w:hideMark/>
          </w:tcPr>
          <w:p w14:paraId="32613593"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-7793</w:t>
            </w:r>
          </w:p>
        </w:tc>
        <w:tc>
          <w:tcPr>
            <w:tcW w:w="322" w:type="pct"/>
            <w:noWrap/>
            <w:hideMark/>
          </w:tcPr>
          <w:p w14:paraId="56510C83"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241</w:t>
            </w:r>
          </w:p>
        </w:tc>
        <w:tc>
          <w:tcPr>
            <w:tcW w:w="322" w:type="pct"/>
            <w:noWrap/>
            <w:hideMark/>
          </w:tcPr>
          <w:p w14:paraId="7E59DBB2"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-169</w:t>
            </w:r>
          </w:p>
        </w:tc>
        <w:tc>
          <w:tcPr>
            <w:tcW w:w="322" w:type="pct"/>
            <w:noWrap/>
            <w:hideMark/>
          </w:tcPr>
          <w:p w14:paraId="584E4143"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14</w:t>
            </w:r>
          </w:p>
        </w:tc>
        <w:tc>
          <w:tcPr>
            <w:tcW w:w="322" w:type="pct"/>
            <w:noWrap/>
            <w:hideMark/>
          </w:tcPr>
          <w:p w14:paraId="4D2A7C15"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-1739</w:t>
            </w:r>
          </w:p>
        </w:tc>
        <w:tc>
          <w:tcPr>
            <w:tcW w:w="322" w:type="pct"/>
            <w:noWrap/>
            <w:hideMark/>
          </w:tcPr>
          <w:p w14:paraId="71E71C2D"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-4728</w:t>
            </w:r>
          </w:p>
        </w:tc>
        <w:tc>
          <w:tcPr>
            <w:tcW w:w="322" w:type="pct"/>
            <w:noWrap/>
            <w:hideMark/>
          </w:tcPr>
          <w:p w14:paraId="4A30CF6D"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-2909</w:t>
            </w:r>
          </w:p>
        </w:tc>
        <w:tc>
          <w:tcPr>
            <w:tcW w:w="322" w:type="pct"/>
            <w:noWrap/>
            <w:hideMark/>
          </w:tcPr>
          <w:p w14:paraId="4D9263C9"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0.6%</w:t>
            </w:r>
          </w:p>
        </w:tc>
        <w:tc>
          <w:tcPr>
            <w:tcW w:w="381" w:type="pct"/>
            <w:noWrap/>
            <w:hideMark/>
          </w:tcPr>
          <w:p w14:paraId="040AF209"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2.6%</w:t>
            </w:r>
          </w:p>
        </w:tc>
      </w:tr>
      <w:tr w:rsidR="00AE00C1" w:rsidRPr="002478AE" w14:paraId="3624DEC4" w14:textId="77777777" w:rsidTr="00AE00C1">
        <w:trPr>
          <w:trHeight w:val="300"/>
        </w:trPr>
        <w:tc>
          <w:tcPr>
            <w:cnfStyle w:val="001000000000" w:firstRow="0" w:lastRow="0" w:firstColumn="1" w:lastColumn="0" w:oddVBand="0" w:evenVBand="0" w:oddHBand="0" w:evenHBand="0" w:firstRowFirstColumn="0" w:firstRowLastColumn="0" w:lastRowFirstColumn="0" w:lastRowLastColumn="0"/>
            <w:tcW w:w="460" w:type="pct"/>
            <w:noWrap/>
            <w:hideMark/>
          </w:tcPr>
          <w:p w14:paraId="549E4B70" w14:textId="77777777" w:rsidR="00AE00C1" w:rsidRPr="00213693" w:rsidRDefault="00AE00C1" w:rsidP="00AE00C1">
            <w:pPr>
              <w:jc w:val="left"/>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SPR3</w:t>
            </w:r>
          </w:p>
        </w:tc>
        <w:tc>
          <w:tcPr>
            <w:tcW w:w="391" w:type="pct"/>
            <w:noWrap/>
            <w:hideMark/>
          </w:tcPr>
          <w:p w14:paraId="57C0E0C7" w14:textId="77777777" w:rsidR="00AE00C1" w:rsidRPr="00213693" w:rsidRDefault="00AE00C1" w:rsidP="00AE00C1">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Spruce</w:t>
            </w:r>
          </w:p>
        </w:tc>
        <w:tc>
          <w:tcPr>
            <w:tcW w:w="551" w:type="pct"/>
            <w:noWrap/>
            <w:hideMark/>
          </w:tcPr>
          <w:p w14:paraId="1D7C0B03" w14:textId="77777777" w:rsidR="00AE00C1" w:rsidRPr="00213693" w:rsidRDefault="00AE00C1" w:rsidP="00AE00C1">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 xml:space="preserve">Rege. </w:t>
            </w:r>
            <w:proofErr w:type="spellStart"/>
            <w:r w:rsidRPr="00213693">
              <w:rPr>
                <w:rFonts w:ascii="Aptos Narrow" w:eastAsia="Times New Roman" w:hAnsi="Aptos Narrow" w:cs="Times New Roman"/>
                <w:color w:val="000000"/>
                <w:sz w:val="20"/>
                <w:szCs w:val="20"/>
                <w:lang w:val="fr-BE" w:eastAsia="fr-BE"/>
              </w:rPr>
              <w:t>difficulties</w:t>
            </w:r>
            <w:proofErr w:type="spellEnd"/>
          </w:p>
        </w:tc>
        <w:tc>
          <w:tcPr>
            <w:tcW w:w="322" w:type="pct"/>
            <w:noWrap/>
            <w:hideMark/>
          </w:tcPr>
          <w:p w14:paraId="3ABF27F7"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78</w:t>
            </w:r>
          </w:p>
        </w:tc>
        <w:tc>
          <w:tcPr>
            <w:tcW w:w="322" w:type="pct"/>
            <w:noWrap/>
            <w:hideMark/>
          </w:tcPr>
          <w:p w14:paraId="526CF935"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46727</w:t>
            </w:r>
          </w:p>
        </w:tc>
        <w:tc>
          <w:tcPr>
            <w:tcW w:w="322" w:type="pct"/>
            <w:noWrap/>
            <w:hideMark/>
          </w:tcPr>
          <w:p w14:paraId="39A15539"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-10444</w:t>
            </w:r>
          </w:p>
        </w:tc>
        <w:tc>
          <w:tcPr>
            <w:tcW w:w="322" w:type="pct"/>
            <w:noWrap/>
            <w:hideMark/>
          </w:tcPr>
          <w:p w14:paraId="7D4F45EB"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599</w:t>
            </w:r>
          </w:p>
        </w:tc>
        <w:tc>
          <w:tcPr>
            <w:tcW w:w="322" w:type="pct"/>
            <w:noWrap/>
            <w:hideMark/>
          </w:tcPr>
          <w:p w14:paraId="653A3CE2"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-134</w:t>
            </w:r>
          </w:p>
        </w:tc>
        <w:tc>
          <w:tcPr>
            <w:tcW w:w="322" w:type="pct"/>
            <w:noWrap/>
            <w:hideMark/>
          </w:tcPr>
          <w:p w14:paraId="063E9554"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15</w:t>
            </w:r>
          </w:p>
        </w:tc>
        <w:tc>
          <w:tcPr>
            <w:tcW w:w="322" w:type="pct"/>
            <w:noWrap/>
            <w:hideMark/>
          </w:tcPr>
          <w:p w14:paraId="29F36838"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3491</w:t>
            </w:r>
          </w:p>
        </w:tc>
        <w:tc>
          <w:tcPr>
            <w:tcW w:w="322" w:type="pct"/>
            <w:noWrap/>
            <w:hideMark/>
          </w:tcPr>
          <w:p w14:paraId="79F208BA"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-442</w:t>
            </w:r>
          </w:p>
        </w:tc>
        <w:tc>
          <w:tcPr>
            <w:tcW w:w="322" w:type="pct"/>
            <w:noWrap/>
            <w:hideMark/>
          </w:tcPr>
          <w:p w14:paraId="5545C659"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4439</w:t>
            </w:r>
          </w:p>
        </w:tc>
        <w:tc>
          <w:tcPr>
            <w:tcW w:w="322" w:type="pct"/>
            <w:noWrap/>
            <w:hideMark/>
          </w:tcPr>
          <w:p w14:paraId="70D72B0E"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1.9%</w:t>
            </w:r>
          </w:p>
        </w:tc>
        <w:tc>
          <w:tcPr>
            <w:tcW w:w="381" w:type="pct"/>
            <w:noWrap/>
            <w:hideMark/>
          </w:tcPr>
          <w:p w14:paraId="099BB96A"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4.0%</w:t>
            </w:r>
          </w:p>
        </w:tc>
      </w:tr>
      <w:tr w:rsidR="00AE00C1" w:rsidRPr="002478AE" w14:paraId="6233C1D6" w14:textId="77777777" w:rsidTr="00AE00C1">
        <w:trPr>
          <w:trHeight w:val="300"/>
        </w:trPr>
        <w:tc>
          <w:tcPr>
            <w:cnfStyle w:val="001000000000" w:firstRow="0" w:lastRow="0" w:firstColumn="1" w:lastColumn="0" w:oddVBand="0" w:evenVBand="0" w:oddHBand="0" w:evenHBand="0" w:firstRowFirstColumn="0" w:firstRowLastColumn="0" w:lastRowFirstColumn="0" w:lastRowLastColumn="0"/>
            <w:tcW w:w="460" w:type="pct"/>
            <w:noWrap/>
            <w:hideMark/>
          </w:tcPr>
          <w:p w14:paraId="3F82D514" w14:textId="77777777" w:rsidR="00AE00C1" w:rsidRPr="00213693" w:rsidRDefault="00AE00C1" w:rsidP="00AE00C1">
            <w:pPr>
              <w:jc w:val="left"/>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OAK2</w:t>
            </w:r>
          </w:p>
        </w:tc>
        <w:tc>
          <w:tcPr>
            <w:tcW w:w="391" w:type="pct"/>
            <w:noWrap/>
            <w:hideMark/>
          </w:tcPr>
          <w:p w14:paraId="19352BDF" w14:textId="77777777" w:rsidR="00AE00C1" w:rsidRPr="00213693" w:rsidRDefault="00AE00C1" w:rsidP="00AE00C1">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proofErr w:type="spellStart"/>
            <w:r w:rsidRPr="00213693">
              <w:rPr>
                <w:rFonts w:ascii="Aptos Narrow" w:eastAsia="Times New Roman" w:hAnsi="Aptos Narrow" w:cs="Times New Roman"/>
                <w:color w:val="000000"/>
                <w:sz w:val="20"/>
                <w:szCs w:val="20"/>
                <w:lang w:val="fr-BE" w:eastAsia="fr-BE"/>
              </w:rPr>
              <w:t>oak</w:t>
            </w:r>
            <w:proofErr w:type="spellEnd"/>
          </w:p>
        </w:tc>
        <w:tc>
          <w:tcPr>
            <w:tcW w:w="551" w:type="pct"/>
            <w:noWrap/>
            <w:hideMark/>
          </w:tcPr>
          <w:p w14:paraId="27E0C80E" w14:textId="77777777" w:rsidR="00AE00C1" w:rsidRPr="00213693" w:rsidRDefault="00AE00C1" w:rsidP="00AE00C1">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proofErr w:type="spellStart"/>
            <w:r w:rsidRPr="00213693">
              <w:rPr>
                <w:rFonts w:ascii="Aptos Narrow" w:eastAsia="Times New Roman" w:hAnsi="Aptos Narrow" w:cs="Times New Roman"/>
                <w:color w:val="000000"/>
                <w:sz w:val="20"/>
                <w:szCs w:val="20"/>
                <w:lang w:val="fr-BE" w:eastAsia="fr-BE"/>
              </w:rPr>
              <w:t>Growth</w:t>
            </w:r>
            <w:proofErr w:type="spellEnd"/>
            <w:r w:rsidRPr="00213693">
              <w:rPr>
                <w:rFonts w:ascii="Aptos Narrow" w:eastAsia="Times New Roman" w:hAnsi="Aptos Narrow" w:cs="Times New Roman"/>
                <w:color w:val="000000"/>
                <w:sz w:val="20"/>
                <w:szCs w:val="20"/>
                <w:lang w:val="fr-BE" w:eastAsia="fr-BE"/>
              </w:rPr>
              <w:t xml:space="preserve"> </w:t>
            </w:r>
            <w:proofErr w:type="spellStart"/>
            <w:r w:rsidRPr="00213693">
              <w:rPr>
                <w:rFonts w:ascii="Aptos Narrow" w:eastAsia="Times New Roman" w:hAnsi="Aptos Narrow" w:cs="Times New Roman"/>
                <w:color w:val="000000"/>
                <w:sz w:val="20"/>
                <w:szCs w:val="20"/>
                <w:lang w:val="fr-BE" w:eastAsia="fr-BE"/>
              </w:rPr>
              <w:t>decline</w:t>
            </w:r>
            <w:proofErr w:type="spellEnd"/>
          </w:p>
        </w:tc>
        <w:tc>
          <w:tcPr>
            <w:tcW w:w="322" w:type="pct"/>
            <w:noWrap/>
            <w:hideMark/>
          </w:tcPr>
          <w:p w14:paraId="756783D8"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120</w:t>
            </w:r>
          </w:p>
        </w:tc>
        <w:tc>
          <w:tcPr>
            <w:tcW w:w="322" w:type="pct"/>
            <w:noWrap/>
            <w:hideMark/>
          </w:tcPr>
          <w:p w14:paraId="1F39EF9B"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86357</w:t>
            </w:r>
          </w:p>
        </w:tc>
        <w:tc>
          <w:tcPr>
            <w:tcW w:w="322" w:type="pct"/>
            <w:noWrap/>
            <w:hideMark/>
          </w:tcPr>
          <w:p w14:paraId="0CA9C3C9"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-11443</w:t>
            </w:r>
          </w:p>
        </w:tc>
        <w:tc>
          <w:tcPr>
            <w:tcW w:w="322" w:type="pct"/>
            <w:noWrap/>
            <w:hideMark/>
          </w:tcPr>
          <w:p w14:paraId="67C8AB84"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720</w:t>
            </w:r>
          </w:p>
        </w:tc>
        <w:tc>
          <w:tcPr>
            <w:tcW w:w="322" w:type="pct"/>
            <w:noWrap/>
            <w:hideMark/>
          </w:tcPr>
          <w:p w14:paraId="1868DB52"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-95</w:t>
            </w:r>
          </w:p>
        </w:tc>
        <w:tc>
          <w:tcPr>
            <w:tcW w:w="322" w:type="pct"/>
            <w:noWrap/>
            <w:hideMark/>
          </w:tcPr>
          <w:p w14:paraId="09B28FA4"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8</w:t>
            </w:r>
          </w:p>
        </w:tc>
        <w:tc>
          <w:tcPr>
            <w:tcW w:w="322" w:type="pct"/>
            <w:noWrap/>
            <w:hideMark/>
          </w:tcPr>
          <w:p w14:paraId="223D388F"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2085</w:t>
            </w:r>
          </w:p>
        </w:tc>
        <w:tc>
          <w:tcPr>
            <w:tcW w:w="322" w:type="pct"/>
            <w:noWrap/>
            <w:hideMark/>
          </w:tcPr>
          <w:p w14:paraId="21AF7F59"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-2450</w:t>
            </w:r>
          </w:p>
        </w:tc>
        <w:tc>
          <w:tcPr>
            <w:tcW w:w="322" w:type="pct"/>
            <w:noWrap/>
            <w:hideMark/>
          </w:tcPr>
          <w:p w14:paraId="64B5320D"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2299</w:t>
            </w:r>
          </w:p>
        </w:tc>
        <w:tc>
          <w:tcPr>
            <w:tcW w:w="322" w:type="pct"/>
            <w:noWrap/>
            <w:hideMark/>
          </w:tcPr>
          <w:p w14:paraId="164E09D2"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1.8%</w:t>
            </w:r>
          </w:p>
        </w:tc>
        <w:tc>
          <w:tcPr>
            <w:tcW w:w="381" w:type="pct"/>
            <w:noWrap/>
            <w:hideMark/>
          </w:tcPr>
          <w:p w14:paraId="4ADB82BF"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3.8%</w:t>
            </w:r>
          </w:p>
        </w:tc>
      </w:tr>
      <w:tr w:rsidR="00AE00C1" w:rsidRPr="002478AE" w14:paraId="3EE7B52D" w14:textId="77777777" w:rsidTr="00AE00C1">
        <w:trPr>
          <w:trHeight w:val="300"/>
        </w:trPr>
        <w:tc>
          <w:tcPr>
            <w:cnfStyle w:val="001000000000" w:firstRow="0" w:lastRow="0" w:firstColumn="1" w:lastColumn="0" w:oddVBand="0" w:evenVBand="0" w:oddHBand="0" w:evenHBand="0" w:firstRowFirstColumn="0" w:firstRowLastColumn="0" w:lastRowFirstColumn="0" w:lastRowLastColumn="0"/>
            <w:tcW w:w="460" w:type="pct"/>
            <w:noWrap/>
            <w:hideMark/>
          </w:tcPr>
          <w:p w14:paraId="76A01085" w14:textId="77777777" w:rsidR="00AE00C1" w:rsidRPr="00213693" w:rsidRDefault="00AE00C1" w:rsidP="00AE00C1">
            <w:pPr>
              <w:jc w:val="left"/>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OAK3</w:t>
            </w:r>
          </w:p>
        </w:tc>
        <w:tc>
          <w:tcPr>
            <w:tcW w:w="391" w:type="pct"/>
            <w:noWrap/>
            <w:hideMark/>
          </w:tcPr>
          <w:p w14:paraId="75A6C017" w14:textId="77777777" w:rsidR="00AE00C1" w:rsidRPr="00213693" w:rsidRDefault="00AE00C1" w:rsidP="00AE00C1">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proofErr w:type="spellStart"/>
            <w:r w:rsidRPr="00213693">
              <w:rPr>
                <w:rFonts w:ascii="Aptos Narrow" w:eastAsia="Times New Roman" w:hAnsi="Aptos Narrow" w:cs="Times New Roman"/>
                <w:color w:val="000000"/>
                <w:sz w:val="20"/>
                <w:szCs w:val="20"/>
                <w:lang w:val="fr-BE" w:eastAsia="fr-BE"/>
              </w:rPr>
              <w:t>oak</w:t>
            </w:r>
            <w:proofErr w:type="spellEnd"/>
          </w:p>
        </w:tc>
        <w:tc>
          <w:tcPr>
            <w:tcW w:w="551" w:type="pct"/>
            <w:noWrap/>
            <w:hideMark/>
          </w:tcPr>
          <w:p w14:paraId="19242346" w14:textId="77777777" w:rsidR="00AE00C1" w:rsidRPr="00213693" w:rsidRDefault="00AE00C1" w:rsidP="00AE00C1">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 xml:space="preserve">Rege. </w:t>
            </w:r>
            <w:proofErr w:type="spellStart"/>
            <w:r w:rsidRPr="00213693">
              <w:rPr>
                <w:rFonts w:ascii="Aptos Narrow" w:eastAsia="Times New Roman" w:hAnsi="Aptos Narrow" w:cs="Times New Roman"/>
                <w:color w:val="000000"/>
                <w:sz w:val="20"/>
                <w:szCs w:val="20"/>
                <w:lang w:val="fr-BE" w:eastAsia="fr-BE"/>
              </w:rPr>
              <w:t>difficulties</w:t>
            </w:r>
            <w:proofErr w:type="spellEnd"/>
          </w:p>
        </w:tc>
        <w:tc>
          <w:tcPr>
            <w:tcW w:w="322" w:type="pct"/>
            <w:noWrap/>
            <w:hideMark/>
          </w:tcPr>
          <w:p w14:paraId="1A6A0415"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128</w:t>
            </w:r>
          </w:p>
        </w:tc>
        <w:tc>
          <w:tcPr>
            <w:tcW w:w="322" w:type="pct"/>
            <w:noWrap/>
            <w:hideMark/>
          </w:tcPr>
          <w:p w14:paraId="702B5053"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73440</w:t>
            </w:r>
          </w:p>
        </w:tc>
        <w:tc>
          <w:tcPr>
            <w:tcW w:w="322" w:type="pct"/>
            <w:noWrap/>
            <w:hideMark/>
          </w:tcPr>
          <w:p w14:paraId="48B570EB"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-8611</w:t>
            </w:r>
          </w:p>
        </w:tc>
        <w:tc>
          <w:tcPr>
            <w:tcW w:w="322" w:type="pct"/>
            <w:noWrap/>
            <w:hideMark/>
          </w:tcPr>
          <w:p w14:paraId="73B9CF72"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574</w:t>
            </w:r>
          </w:p>
        </w:tc>
        <w:tc>
          <w:tcPr>
            <w:tcW w:w="322" w:type="pct"/>
            <w:noWrap/>
            <w:hideMark/>
          </w:tcPr>
          <w:p w14:paraId="3A582DB8"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-67</w:t>
            </w:r>
          </w:p>
        </w:tc>
        <w:tc>
          <w:tcPr>
            <w:tcW w:w="322" w:type="pct"/>
            <w:noWrap/>
            <w:hideMark/>
          </w:tcPr>
          <w:p w14:paraId="63DEB57F"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7</w:t>
            </w:r>
          </w:p>
        </w:tc>
        <w:tc>
          <w:tcPr>
            <w:tcW w:w="322" w:type="pct"/>
            <w:noWrap/>
            <w:hideMark/>
          </w:tcPr>
          <w:p w14:paraId="71E5B82D"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2886</w:t>
            </w:r>
          </w:p>
        </w:tc>
        <w:tc>
          <w:tcPr>
            <w:tcW w:w="322" w:type="pct"/>
            <w:noWrap/>
            <w:hideMark/>
          </w:tcPr>
          <w:p w14:paraId="14D79DE5"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-1717</w:t>
            </w:r>
          </w:p>
        </w:tc>
        <w:tc>
          <w:tcPr>
            <w:tcW w:w="322" w:type="pct"/>
            <w:noWrap/>
            <w:hideMark/>
          </w:tcPr>
          <w:p w14:paraId="2ED1244C"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3135</w:t>
            </w:r>
          </w:p>
        </w:tc>
        <w:tc>
          <w:tcPr>
            <w:tcW w:w="322" w:type="pct"/>
            <w:noWrap/>
            <w:hideMark/>
          </w:tcPr>
          <w:p w14:paraId="286A43BD"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1.8%</w:t>
            </w:r>
          </w:p>
        </w:tc>
        <w:tc>
          <w:tcPr>
            <w:tcW w:w="381" w:type="pct"/>
            <w:noWrap/>
            <w:hideMark/>
          </w:tcPr>
          <w:p w14:paraId="0FB5721E"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3.8%</w:t>
            </w:r>
          </w:p>
        </w:tc>
      </w:tr>
      <w:tr w:rsidR="00AE00C1" w:rsidRPr="002478AE" w14:paraId="4D73AAA5" w14:textId="77777777" w:rsidTr="00AE00C1">
        <w:trPr>
          <w:trHeight w:val="300"/>
        </w:trPr>
        <w:tc>
          <w:tcPr>
            <w:cnfStyle w:val="001000000000" w:firstRow="0" w:lastRow="0" w:firstColumn="1" w:lastColumn="0" w:oddVBand="0" w:evenVBand="0" w:oddHBand="0" w:evenHBand="0" w:firstRowFirstColumn="0" w:firstRowLastColumn="0" w:lastRowFirstColumn="0" w:lastRowLastColumn="0"/>
            <w:tcW w:w="460" w:type="pct"/>
            <w:noWrap/>
            <w:hideMark/>
          </w:tcPr>
          <w:p w14:paraId="5A1E55BD" w14:textId="77777777" w:rsidR="00AE00C1" w:rsidRPr="00213693" w:rsidRDefault="00AE00C1" w:rsidP="00AE00C1">
            <w:pPr>
              <w:jc w:val="left"/>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OAK_SHLTR2</w:t>
            </w:r>
          </w:p>
        </w:tc>
        <w:tc>
          <w:tcPr>
            <w:tcW w:w="391" w:type="pct"/>
            <w:noWrap/>
            <w:hideMark/>
          </w:tcPr>
          <w:p w14:paraId="58CC1E0F" w14:textId="77777777" w:rsidR="00AE00C1" w:rsidRPr="00213693" w:rsidRDefault="00AE00C1" w:rsidP="00AE00C1">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proofErr w:type="spellStart"/>
            <w:r w:rsidRPr="00213693">
              <w:rPr>
                <w:rFonts w:ascii="Aptos Narrow" w:eastAsia="Times New Roman" w:hAnsi="Aptos Narrow" w:cs="Times New Roman"/>
                <w:color w:val="000000"/>
                <w:sz w:val="20"/>
                <w:szCs w:val="20"/>
                <w:lang w:val="fr-BE" w:eastAsia="fr-BE"/>
              </w:rPr>
              <w:t>oak</w:t>
            </w:r>
            <w:proofErr w:type="spellEnd"/>
          </w:p>
        </w:tc>
        <w:tc>
          <w:tcPr>
            <w:tcW w:w="551" w:type="pct"/>
            <w:noWrap/>
            <w:hideMark/>
          </w:tcPr>
          <w:p w14:paraId="29A9FC98" w14:textId="77777777" w:rsidR="00AE00C1" w:rsidRPr="00213693" w:rsidRDefault="00AE00C1" w:rsidP="00AE00C1">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proofErr w:type="spellStart"/>
            <w:r w:rsidRPr="00213693">
              <w:rPr>
                <w:rFonts w:ascii="Aptos Narrow" w:eastAsia="Times New Roman" w:hAnsi="Aptos Narrow" w:cs="Times New Roman"/>
                <w:color w:val="000000"/>
                <w:sz w:val="20"/>
                <w:szCs w:val="20"/>
                <w:lang w:val="fr-BE" w:eastAsia="fr-BE"/>
              </w:rPr>
              <w:t>Growth</w:t>
            </w:r>
            <w:proofErr w:type="spellEnd"/>
            <w:r w:rsidRPr="00213693">
              <w:rPr>
                <w:rFonts w:ascii="Aptos Narrow" w:eastAsia="Times New Roman" w:hAnsi="Aptos Narrow" w:cs="Times New Roman"/>
                <w:color w:val="000000"/>
                <w:sz w:val="20"/>
                <w:szCs w:val="20"/>
                <w:lang w:val="fr-BE" w:eastAsia="fr-BE"/>
              </w:rPr>
              <w:t xml:space="preserve"> </w:t>
            </w:r>
            <w:proofErr w:type="spellStart"/>
            <w:r w:rsidRPr="00213693">
              <w:rPr>
                <w:rFonts w:ascii="Aptos Narrow" w:eastAsia="Times New Roman" w:hAnsi="Aptos Narrow" w:cs="Times New Roman"/>
                <w:color w:val="000000"/>
                <w:sz w:val="20"/>
                <w:szCs w:val="20"/>
                <w:lang w:val="fr-BE" w:eastAsia="fr-BE"/>
              </w:rPr>
              <w:t>decline</w:t>
            </w:r>
            <w:proofErr w:type="spellEnd"/>
          </w:p>
        </w:tc>
        <w:tc>
          <w:tcPr>
            <w:tcW w:w="322" w:type="pct"/>
            <w:noWrap/>
            <w:hideMark/>
          </w:tcPr>
          <w:p w14:paraId="794C1035"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116</w:t>
            </w:r>
          </w:p>
        </w:tc>
        <w:tc>
          <w:tcPr>
            <w:tcW w:w="322" w:type="pct"/>
            <w:noWrap/>
            <w:hideMark/>
          </w:tcPr>
          <w:p w14:paraId="7616BBE9"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69932</w:t>
            </w:r>
          </w:p>
        </w:tc>
        <w:tc>
          <w:tcPr>
            <w:tcW w:w="322" w:type="pct"/>
            <w:noWrap/>
            <w:hideMark/>
          </w:tcPr>
          <w:p w14:paraId="6133C0D2"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-8941</w:t>
            </w:r>
          </w:p>
        </w:tc>
        <w:tc>
          <w:tcPr>
            <w:tcW w:w="322" w:type="pct"/>
            <w:noWrap/>
            <w:hideMark/>
          </w:tcPr>
          <w:p w14:paraId="197916C7"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603</w:t>
            </w:r>
          </w:p>
        </w:tc>
        <w:tc>
          <w:tcPr>
            <w:tcW w:w="322" w:type="pct"/>
            <w:noWrap/>
            <w:hideMark/>
          </w:tcPr>
          <w:p w14:paraId="556B85A4"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-77</w:t>
            </w:r>
          </w:p>
        </w:tc>
        <w:tc>
          <w:tcPr>
            <w:tcW w:w="322" w:type="pct"/>
            <w:noWrap/>
            <w:hideMark/>
          </w:tcPr>
          <w:p w14:paraId="18F2CB02"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8</w:t>
            </w:r>
          </w:p>
        </w:tc>
        <w:tc>
          <w:tcPr>
            <w:tcW w:w="322" w:type="pct"/>
            <w:noWrap/>
            <w:hideMark/>
          </w:tcPr>
          <w:p w14:paraId="3562CAD1"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39000</w:t>
            </w:r>
          </w:p>
        </w:tc>
        <w:tc>
          <w:tcPr>
            <w:tcW w:w="322" w:type="pct"/>
            <w:noWrap/>
            <w:hideMark/>
          </w:tcPr>
          <w:p w14:paraId="2A0B8B85"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-597</w:t>
            </w:r>
          </w:p>
        </w:tc>
        <w:tc>
          <w:tcPr>
            <w:tcW w:w="322" w:type="pct"/>
            <w:noWrap/>
            <w:hideMark/>
          </w:tcPr>
          <w:p w14:paraId="17F42DC2"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43360</w:t>
            </w:r>
          </w:p>
        </w:tc>
        <w:tc>
          <w:tcPr>
            <w:tcW w:w="322" w:type="pct"/>
            <w:noWrap/>
            <w:hideMark/>
          </w:tcPr>
          <w:p w14:paraId="0D8C270C"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1.9%</w:t>
            </w:r>
          </w:p>
        </w:tc>
        <w:tc>
          <w:tcPr>
            <w:tcW w:w="381" w:type="pct"/>
            <w:noWrap/>
            <w:hideMark/>
          </w:tcPr>
          <w:p w14:paraId="54C2BA58"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4.0%</w:t>
            </w:r>
          </w:p>
        </w:tc>
      </w:tr>
      <w:tr w:rsidR="00AE00C1" w:rsidRPr="002478AE" w14:paraId="00DF9C25" w14:textId="77777777" w:rsidTr="00AE00C1">
        <w:trPr>
          <w:trHeight w:val="300"/>
        </w:trPr>
        <w:tc>
          <w:tcPr>
            <w:cnfStyle w:val="001000000000" w:firstRow="0" w:lastRow="0" w:firstColumn="1" w:lastColumn="0" w:oddVBand="0" w:evenVBand="0" w:oddHBand="0" w:evenHBand="0" w:firstRowFirstColumn="0" w:firstRowLastColumn="0" w:lastRowFirstColumn="0" w:lastRowLastColumn="0"/>
            <w:tcW w:w="460" w:type="pct"/>
            <w:noWrap/>
            <w:hideMark/>
          </w:tcPr>
          <w:p w14:paraId="69664C43" w14:textId="77777777" w:rsidR="00AE00C1" w:rsidRPr="00213693" w:rsidRDefault="00AE00C1" w:rsidP="00AE00C1">
            <w:pPr>
              <w:jc w:val="left"/>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OAK_SHLTR3</w:t>
            </w:r>
          </w:p>
        </w:tc>
        <w:tc>
          <w:tcPr>
            <w:tcW w:w="391" w:type="pct"/>
            <w:noWrap/>
            <w:hideMark/>
          </w:tcPr>
          <w:p w14:paraId="14889BC1" w14:textId="77777777" w:rsidR="00AE00C1" w:rsidRPr="00213693" w:rsidRDefault="00AE00C1" w:rsidP="00AE00C1">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proofErr w:type="spellStart"/>
            <w:r w:rsidRPr="00213693">
              <w:rPr>
                <w:rFonts w:ascii="Aptos Narrow" w:eastAsia="Times New Roman" w:hAnsi="Aptos Narrow" w:cs="Times New Roman"/>
                <w:color w:val="000000"/>
                <w:sz w:val="20"/>
                <w:szCs w:val="20"/>
                <w:lang w:val="fr-BE" w:eastAsia="fr-BE"/>
              </w:rPr>
              <w:t>oak</w:t>
            </w:r>
            <w:proofErr w:type="spellEnd"/>
          </w:p>
        </w:tc>
        <w:tc>
          <w:tcPr>
            <w:tcW w:w="551" w:type="pct"/>
            <w:noWrap/>
            <w:hideMark/>
          </w:tcPr>
          <w:p w14:paraId="57CC06CA" w14:textId="77777777" w:rsidR="00AE00C1" w:rsidRPr="00213693" w:rsidRDefault="00AE00C1" w:rsidP="00AE00C1">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 xml:space="preserve">Rege. </w:t>
            </w:r>
            <w:proofErr w:type="spellStart"/>
            <w:r w:rsidRPr="00213693">
              <w:rPr>
                <w:rFonts w:ascii="Aptos Narrow" w:eastAsia="Times New Roman" w:hAnsi="Aptos Narrow" w:cs="Times New Roman"/>
                <w:color w:val="000000"/>
                <w:sz w:val="20"/>
                <w:szCs w:val="20"/>
                <w:lang w:val="fr-BE" w:eastAsia="fr-BE"/>
              </w:rPr>
              <w:t>difficulties</w:t>
            </w:r>
            <w:proofErr w:type="spellEnd"/>
          </w:p>
        </w:tc>
        <w:tc>
          <w:tcPr>
            <w:tcW w:w="322" w:type="pct"/>
            <w:noWrap/>
            <w:hideMark/>
          </w:tcPr>
          <w:p w14:paraId="492D5EC1"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132</w:t>
            </w:r>
          </w:p>
        </w:tc>
        <w:tc>
          <w:tcPr>
            <w:tcW w:w="322" w:type="pct"/>
            <w:noWrap/>
            <w:hideMark/>
          </w:tcPr>
          <w:p w14:paraId="6C98F71D"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70077</w:t>
            </w:r>
          </w:p>
        </w:tc>
        <w:tc>
          <w:tcPr>
            <w:tcW w:w="322" w:type="pct"/>
            <w:noWrap/>
            <w:hideMark/>
          </w:tcPr>
          <w:p w14:paraId="434D0E0B"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-6786</w:t>
            </w:r>
          </w:p>
        </w:tc>
        <w:tc>
          <w:tcPr>
            <w:tcW w:w="322" w:type="pct"/>
            <w:noWrap/>
            <w:hideMark/>
          </w:tcPr>
          <w:p w14:paraId="7E20953B"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531</w:t>
            </w:r>
          </w:p>
        </w:tc>
        <w:tc>
          <w:tcPr>
            <w:tcW w:w="322" w:type="pct"/>
            <w:noWrap/>
            <w:hideMark/>
          </w:tcPr>
          <w:p w14:paraId="430A0573"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-51</w:t>
            </w:r>
          </w:p>
        </w:tc>
        <w:tc>
          <w:tcPr>
            <w:tcW w:w="322" w:type="pct"/>
            <w:noWrap/>
            <w:hideMark/>
          </w:tcPr>
          <w:p w14:paraId="727FE0EB"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6</w:t>
            </w:r>
          </w:p>
        </w:tc>
        <w:tc>
          <w:tcPr>
            <w:tcW w:w="322" w:type="pct"/>
            <w:noWrap/>
            <w:hideMark/>
          </w:tcPr>
          <w:p w14:paraId="2EE496E7"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40117</w:t>
            </w:r>
          </w:p>
        </w:tc>
        <w:tc>
          <w:tcPr>
            <w:tcW w:w="322" w:type="pct"/>
            <w:noWrap/>
            <w:hideMark/>
          </w:tcPr>
          <w:p w14:paraId="127DD564"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90</w:t>
            </w:r>
          </w:p>
        </w:tc>
        <w:tc>
          <w:tcPr>
            <w:tcW w:w="322" w:type="pct"/>
            <w:noWrap/>
            <w:hideMark/>
          </w:tcPr>
          <w:p w14:paraId="00701D05"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43288</w:t>
            </w:r>
          </w:p>
        </w:tc>
        <w:tc>
          <w:tcPr>
            <w:tcW w:w="322" w:type="pct"/>
            <w:noWrap/>
            <w:hideMark/>
          </w:tcPr>
          <w:p w14:paraId="68160B6D"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2.0%</w:t>
            </w:r>
          </w:p>
        </w:tc>
        <w:tc>
          <w:tcPr>
            <w:tcW w:w="381" w:type="pct"/>
            <w:noWrap/>
            <w:hideMark/>
          </w:tcPr>
          <w:p w14:paraId="30C140CC"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4.1%</w:t>
            </w:r>
          </w:p>
        </w:tc>
      </w:tr>
      <w:tr w:rsidR="00AE00C1" w:rsidRPr="002478AE" w14:paraId="15C4A783" w14:textId="77777777" w:rsidTr="00AE00C1">
        <w:trPr>
          <w:trHeight w:val="300"/>
        </w:trPr>
        <w:tc>
          <w:tcPr>
            <w:cnfStyle w:val="001000000000" w:firstRow="0" w:lastRow="0" w:firstColumn="1" w:lastColumn="0" w:oddVBand="0" w:evenVBand="0" w:oddHBand="0" w:evenHBand="0" w:firstRowFirstColumn="0" w:firstRowLastColumn="0" w:lastRowFirstColumn="0" w:lastRowLastColumn="0"/>
            <w:tcW w:w="460" w:type="pct"/>
            <w:noWrap/>
            <w:hideMark/>
          </w:tcPr>
          <w:p w14:paraId="1D75D63D" w14:textId="77777777" w:rsidR="00AE00C1" w:rsidRPr="00213693" w:rsidRDefault="00AE00C1" w:rsidP="00AE00C1">
            <w:pPr>
              <w:jc w:val="left"/>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OAK1</w:t>
            </w:r>
          </w:p>
        </w:tc>
        <w:tc>
          <w:tcPr>
            <w:tcW w:w="391" w:type="pct"/>
            <w:noWrap/>
            <w:hideMark/>
          </w:tcPr>
          <w:p w14:paraId="4CA8AEBD" w14:textId="77777777" w:rsidR="00AE00C1" w:rsidRPr="00213693" w:rsidRDefault="00AE00C1" w:rsidP="00AE00C1">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proofErr w:type="spellStart"/>
            <w:r w:rsidRPr="00213693">
              <w:rPr>
                <w:rFonts w:ascii="Aptos Narrow" w:eastAsia="Times New Roman" w:hAnsi="Aptos Narrow" w:cs="Times New Roman"/>
                <w:color w:val="000000"/>
                <w:sz w:val="20"/>
                <w:szCs w:val="20"/>
                <w:lang w:val="fr-BE" w:eastAsia="fr-BE"/>
              </w:rPr>
              <w:t>oak</w:t>
            </w:r>
            <w:proofErr w:type="spellEnd"/>
          </w:p>
        </w:tc>
        <w:tc>
          <w:tcPr>
            <w:tcW w:w="551" w:type="pct"/>
            <w:noWrap/>
            <w:hideMark/>
          </w:tcPr>
          <w:p w14:paraId="7E44600F" w14:textId="77777777" w:rsidR="00AE00C1" w:rsidRPr="00213693" w:rsidRDefault="00AE00C1" w:rsidP="00AE00C1">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Hazard-free</w:t>
            </w:r>
          </w:p>
        </w:tc>
        <w:tc>
          <w:tcPr>
            <w:tcW w:w="322" w:type="pct"/>
            <w:noWrap/>
            <w:hideMark/>
          </w:tcPr>
          <w:p w14:paraId="20262E6A"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120</w:t>
            </w:r>
          </w:p>
        </w:tc>
        <w:tc>
          <w:tcPr>
            <w:tcW w:w="322" w:type="pct"/>
            <w:noWrap/>
            <w:hideMark/>
          </w:tcPr>
          <w:p w14:paraId="73CF61DC"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86357</w:t>
            </w:r>
          </w:p>
        </w:tc>
        <w:tc>
          <w:tcPr>
            <w:tcW w:w="322" w:type="pct"/>
            <w:noWrap/>
            <w:hideMark/>
          </w:tcPr>
          <w:p w14:paraId="75EA2E74"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-8331</w:t>
            </w:r>
          </w:p>
        </w:tc>
        <w:tc>
          <w:tcPr>
            <w:tcW w:w="322" w:type="pct"/>
            <w:noWrap/>
            <w:hideMark/>
          </w:tcPr>
          <w:p w14:paraId="340509F5"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720</w:t>
            </w:r>
          </w:p>
        </w:tc>
        <w:tc>
          <w:tcPr>
            <w:tcW w:w="322" w:type="pct"/>
            <w:noWrap/>
            <w:hideMark/>
          </w:tcPr>
          <w:p w14:paraId="405BD28C"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-69</w:t>
            </w:r>
          </w:p>
        </w:tc>
        <w:tc>
          <w:tcPr>
            <w:tcW w:w="322" w:type="pct"/>
            <w:noWrap/>
            <w:hideMark/>
          </w:tcPr>
          <w:p w14:paraId="1DA916D5"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8</w:t>
            </w:r>
          </w:p>
        </w:tc>
        <w:tc>
          <w:tcPr>
            <w:tcW w:w="322" w:type="pct"/>
            <w:noWrap/>
            <w:hideMark/>
          </w:tcPr>
          <w:p w14:paraId="7ADDB846"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5093</w:t>
            </w:r>
          </w:p>
        </w:tc>
        <w:tc>
          <w:tcPr>
            <w:tcW w:w="322" w:type="pct"/>
            <w:noWrap/>
            <w:hideMark/>
          </w:tcPr>
          <w:p w14:paraId="26F35FE6"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557</w:t>
            </w:r>
          </w:p>
        </w:tc>
        <w:tc>
          <w:tcPr>
            <w:tcW w:w="322" w:type="pct"/>
            <w:noWrap/>
            <w:hideMark/>
          </w:tcPr>
          <w:p w14:paraId="61B2C7CE"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5614</w:t>
            </w:r>
          </w:p>
        </w:tc>
        <w:tc>
          <w:tcPr>
            <w:tcW w:w="322" w:type="pct"/>
            <w:noWrap/>
            <w:hideMark/>
          </w:tcPr>
          <w:p w14:paraId="22A80E18"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2.1%</w:t>
            </w:r>
          </w:p>
        </w:tc>
        <w:tc>
          <w:tcPr>
            <w:tcW w:w="381" w:type="pct"/>
            <w:noWrap/>
            <w:hideMark/>
          </w:tcPr>
          <w:p w14:paraId="2431638C"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4.1%</w:t>
            </w:r>
          </w:p>
        </w:tc>
      </w:tr>
      <w:tr w:rsidR="00AE00C1" w:rsidRPr="002478AE" w14:paraId="763B9E17" w14:textId="77777777" w:rsidTr="00AE00C1">
        <w:trPr>
          <w:trHeight w:val="300"/>
        </w:trPr>
        <w:tc>
          <w:tcPr>
            <w:cnfStyle w:val="001000000000" w:firstRow="0" w:lastRow="0" w:firstColumn="1" w:lastColumn="0" w:oddVBand="0" w:evenVBand="0" w:oddHBand="0" w:evenHBand="0" w:firstRowFirstColumn="0" w:firstRowLastColumn="0" w:lastRowFirstColumn="0" w:lastRowLastColumn="0"/>
            <w:tcW w:w="460" w:type="pct"/>
            <w:noWrap/>
            <w:hideMark/>
          </w:tcPr>
          <w:p w14:paraId="345B022A" w14:textId="77777777" w:rsidR="00AE00C1" w:rsidRPr="00213693" w:rsidRDefault="00AE00C1" w:rsidP="00AE00C1">
            <w:pPr>
              <w:jc w:val="left"/>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OAK_SHLTR1</w:t>
            </w:r>
          </w:p>
        </w:tc>
        <w:tc>
          <w:tcPr>
            <w:tcW w:w="391" w:type="pct"/>
            <w:noWrap/>
            <w:hideMark/>
          </w:tcPr>
          <w:p w14:paraId="226EDA3B" w14:textId="77777777" w:rsidR="00AE00C1" w:rsidRPr="00213693" w:rsidRDefault="00AE00C1" w:rsidP="00AE00C1">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proofErr w:type="spellStart"/>
            <w:r w:rsidRPr="00213693">
              <w:rPr>
                <w:rFonts w:ascii="Aptos Narrow" w:eastAsia="Times New Roman" w:hAnsi="Aptos Narrow" w:cs="Times New Roman"/>
                <w:color w:val="000000"/>
                <w:sz w:val="20"/>
                <w:szCs w:val="20"/>
                <w:lang w:val="fr-BE" w:eastAsia="fr-BE"/>
              </w:rPr>
              <w:t>oak</w:t>
            </w:r>
            <w:proofErr w:type="spellEnd"/>
          </w:p>
        </w:tc>
        <w:tc>
          <w:tcPr>
            <w:tcW w:w="551" w:type="pct"/>
            <w:noWrap/>
            <w:hideMark/>
          </w:tcPr>
          <w:p w14:paraId="11B6BC2A" w14:textId="77777777" w:rsidR="00AE00C1" w:rsidRPr="00213693" w:rsidRDefault="00AE00C1" w:rsidP="00AE00C1">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Hazard-free</w:t>
            </w:r>
          </w:p>
        </w:tc>
        <w:tc>
          <w:tcPr>
            <w:tcW w:w="322" w:type="pct"/>
            <w:noWrap/>
            <w:hideMark/>
          </w:tcPr>
          <w:p w14:paraId="2A5D499C"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116</w:t>
            </w:r>
          </w:p>
        </w:tc>
        <w:tc>
          <w:tcPr>
            <w:tcW w:w="322" w:type="pct"/>
            <w:noWrap/>
            <w:hideMark/>
          </w:tcPr>
          <w:p w14:paraId="57DDC1E8"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69932</w:t>
            </w:r>
          </w:p>
        </w:tc>
        <w:tc>
          <w:tcPr>
            <w:tcW w:w="322" w:type="pct"/>
            <w:noWrap/>
            <w:hideMark/>
          </w:tcPr>
          <w:p w14:paraId="7164D21F"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-6226</w:t>
            </w:r>
          </w:p>
        </w:tc>
        <w:tc>
          <w:tcPr>
            <w:tcW w:w="322" w:type="pct"/>
            <w:noWrap/>
            <w:hideMark/>
          </w:tcPr>
          <w:p w14:paraId="43DDDE3B"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603</w:t>
            </w:r>
          </w:p>
        </w:tc>
        <w:tc>
          <w:tcPr>
            <w:tcW w:w="322" w:type="pct"/>
            <w:noWrap/>
            <w:hideMark/>
          </w:tcPr>
          <w:p w14:paraId="31A357B9"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-54</w:t>
            </w:r>
          </w:p>
        </w:tc>
        <w:tc>
          <w:tcPr>
            <w:tcW w:w="322" w:type="pct"/>
            <w:noWrap/>
            <w:hideMark/>
          </w:tcPr>
          <w:p w14:paraId="62692953"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8</w:t>
            </w:r>
          </w:p>
        </w:tc>
        <w:tc>
          <w:tcPr>
            <w:tcW w:w="322" w:type="pct"/>
            <w:noWrap/>
            <w:hideMark/>
          </w:tcPr>
          <w:p w14:paraId="77633C2D"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41558</w:t>
            </w:r>
          </w:p>
        </w:tc>
        <w:tc>
          <w:tcPr>
            <w:tcW w:w="322" w:type="pct"/>
            <w:noWrap/>
            <w:hideMark/>
          </w:tcPr>
          <w:p w14:paraId="3508812F"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1961</w:t>
            </w:r>
          </w:p>
        </w:tc>
        <w:tc>
          <w:tcPr>
            <w:tcW w:w="322" w:type="pct"/>
            <w:noWrap/>
            <w:hideMark/>
          </w:tcPr>
          <w:p w14:paraId="2250C536"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46204</w:t>
            </w:r>
          </w:p>
        </w:tc>
        <w:tc>
          <w:tcPr>
            <w:tcW w:w="322" w:type="pct"/>
            <w:noWrap/>
            <w:hideMark/>
          </w:tcPr>
          <w:p w14:paraId="0FAA79FE"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2.3%</w:t>
            </w:r>
          </w:p>
        </w:tc>
        <w:tc>
          <w:tcPr>
            <w:tcW w:w="381" w:type="pct"/>
            <w:noWrap/>
            <w:hideMark/>
          </w:tcPr>
          <w:p w14:paraId="1A16C2CB"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4.3%</w:t>
            </w:r>
          </w:p>
        </w:tc>
      </w:tr>
      <w:tr w:rsidR="00AE00C1" w:rsidRPr="002478AE" w14:paraId="2343A8A4" w14:textId="77777777" w:rsidTr="00AE00C1">
        <w:trPr>
          <w:trHeight w:val="300"/>
        </w:trPr>
        <w:tc>
          <w:tcPr>
            <w:cnfStyle w:val="001000000000" w:firstRow="0" w:lastRow="0" w:firstColumn="1" w:lastColumn="0" w:oddVBand="0" w:evenVBand="0" w:oddHBand="0" w:evenHBand="0" w:firstRowFirstColumn="0" w:firstRowLastColumn="0" w:lastRowFirstColumn="0" w:lastRowLastColumn="0"/>
            <w:tcW w:w="460" w:type="pct"/>
            <w:noWrap/>
            <w:hideMark/>
          </w:tcPr>
          <w:p w14:paraId="682CC8F8" w14:textId="77777777" w:rsidR="00AE00C1" w:rsidRPr="00213693" w:rsidRDefault="00AE00C1" w:rsidP="00AE00C1">
            <w:pPr>
              <w:jc w:val="left"/>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MIX2</w:t>
            </w:r>
          </w:p>
        </w:tc>
        <w:tc>
          <w:tcPr>
            <w:tcW w:w="391" w:type="pct"/>
            <w:noWrap/>
            <w:hideMark/>
          </w:tcPr>
          <w:p w14:paraId="1926D299" w14:textId="77777777" w:rsidR="00AE00C1" w:rsidRPr="00213693" w:rsidRDefault="00AE00C1" w:rsidP="00AE00C1">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mixed</w:t>
            </w:r>
          </w:p>
        </w:tc>
        <w:tc>
          <w:tcPr>
            <w:tcW w:w="551" w:type="pct"/>
            <w:noWrap/>
            <w:hideMark/>
          </w:tcPr>
          <w:p w14:paraId="0169FEC5" w14:textId="77777777" w:rsidR="00AE00C1" w:rsidRPr="00213693" w:rsidRDefault="00AE00C1" w:rsidP="00AE00C1">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proofErr w:type="spellStart"/>
            <w:r w:rsidRPr="00213693">
              <w:rPr>
                <w:rFonts w:ascii="Aptos Narrow" w:eastAsia="Times New Roman" w:hAnsi="Aptos Narrow" w:cs="Times New Roman"/>
                <w:color w:val="000000"/>
                <w:sz w:val="20"/>
                <w:szCs w:val="20"/>
                <w:lang w:val="fr-BE" w:eastAsia="fr-BE"/>
              </w:rPr>
              <w:t>Growth</w:t>
            </w:r>
            <w:proofErr w:type="spellEnd"/>
            <w:r w:rsidRPr="00213693">
              <w:rPr>
                <w:rFonts w:ascii="Aptos Narrow" w:eastAsia="Times New Roman" w:hAnsi="Aptos Narrow" w:cs="Times New Roman"/>
                <w:color w:val="000000"/>
                <w:sz w:val="20"/>
                <w:szCs w:val="20"/>
                <w:lang w:val="fr-BE" w:eastAsia="fr-BE"/>
              </w:rPr>
              <w:t xml:space="preserve"> </w:t>
            </w:r>
            <w:proofErr w:type="spellStart"/>
            <w:r w:rsidRPr="00213693">
              <w:rPr>
                <w:rFonts w:ascii="Aptos Narrow" w:eastAsia="Times New Roman" w:hAnsi="Aptos Narrow" w:cs="Times New Roman"/>
                <w:color w:val="000000"/>
                <w:sz w:val="20"/>
                <w:szCs w:val="20"/>
                <w:lang w:val="fr-BE" w:eastAsia="fr-BE"/>
              </w:rPr>
              <w:t>decline</w:t>
            </w:r>
            <w:proofErr w:type="spellEnd"/>
          </w:p>
        </w:tc>
        <w:tc>
          <w:tcPr>
            <w:tcW w:w="322" w:type="pct"/>
            <w:noWrap/>
            <w:hideMark/>
          </w:tcPr>
          <w:p w14:paraId="5A5F6E1B"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32</w:t>
            </w:r>
          </w:p>
        </w:tc>
        <w:tc>
          <w:tcPr>
            <w:tcW w:w="322" w:type="pct"/>
            <w:noWrap/>
            <w:hideMark/>
          </w:tcPr>
          <w:p w14:paraId="1A0FF7E6"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9565</w:t>
            </w:r>
          </w:p>
        </w:tc>
        <w:tc>
          <w:tcPr>
            <w:tcW w:w="322" w:type="pct"/>
            <w:noWrap/>
            <w:hideMark/>
          </w:tcPr>
          <w:p w14:paraId="71A5FBAF"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-3584</w:t>
            </w:r>
          </w:p>
        </w:tc>
        <w:tc>
          <w:tcPr>
            <w:tcW w:w="322" w:type="pct"/>
            <w:noWrap/>
            <w:hideMark/>
          </w:tcPr>
          <w:p w14:paraId="07B54D35"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299</w:t>
            </w:r>
          </w:p>
        </w:tc>
        <w:tc>
          <w:tcPr>
            <w:tcW w:w="322" w:type="pct"/>
            <w:noWrap/>
            <w:hideMark/>
          </w:tcPr>
          <w:p w14:paraId="515F9BA2"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-112</w:t>
            </w:r>
          </w:p>
        </w:tc>
        <w:tc>
          <w:tcPr>
            <w:tcW w:w="322" w:type="pct"/>
            <w:noWrap/>
            <w:hideMark/>
          </w:tcPr>
          <w:p w14:paraId="5BE2643A"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6</w:t>
            </w:r>
          </w:p>
        </w:tc>
        <w:tc>
          <w:tcPr>
            <w:tcW w:w="322" w:type="pct"/>
            <w:noWrap/>
            <w:hideMark/>
          </w:tcPr>
          <w:p w14:paraId="172BDEC3"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4455</w:t>
            </w:r>
          </w:p>
        </w:tc>
        <w:tc>
          <w:tcPr>
            <w:tcW w:w="322" w:type="pct"/>
            <w:noWrap/>
            <w:hideMark/>
          </w:tcPr>
          <w:p w14:paraId="090DA294"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-1255</w:t>
            </w:r>
          </w:p>
        </w:tc>
        <w:tc>
          <w:tcPr>
            <w:tcW w:w="322" w:type="pct"/>
            <w:noWrap/>
            <w:hideMark/>
          </w:tcPr>
          <w:p w14:paraId="6B22C308"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9491</w:t>
            </w:r>
          </w:p>
        </w:tc>
        <w:tc>
          <w:tcPr>
            <w:tcW w:w="322" w:type="pct"/>
            <w:noWrap/>
            <w:hideMark/>
          </w:tcPr>
          <w:p w14:paraId="2FA0FDBF"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1.6%</w:t>
            </w:r>
          </w:p>
        </w:tc>
        <w:tc>
          <w:tcPr>
            <w:tcW w:w="381" w:type="pct"/>
            <w:noWrap/>
            <w:hideMark/>
          </w:tcPr>
          <w:p w14:paraId="4E335B55"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3.7%</w:t>
            </w:r>
          </w:p>
        </w:tc>
      </w:tr>
      <w:tr w:rsidR="00AE00C1" w:rsidRPr="002478AE" w14:paraId="45E6B5AB" w14:textId="77777777" w:rsidTr="00AE00C1">
        <w:trPr>
          <w:trHeight w:val="300"/>
        </w:trPr>
        <w:tc>
          <w:tcPr>
            <w:cnfStyle w:val="001000000000" w:firstRow="0" w:lastRow="0" w:firstColumn="1" w:lastColumn="0" w:oddVBand="0" w:evenVBand="0" w:oddHBand="0" w:evenHBand="0" w:firstRowFirstColumn="0" w:firstRowLastColumn="0" w:lastRowFirstColumn="0" w:lastRowLastColumn="0"/>
            <w:tcW w:w="460" w:type="pct"/>
            <w:noWrap/>
            <w:hideMark/>
          </w:tcPr>
          <w:p w14:paraId="75A97078" w14:textId="77777777" w:rsidR="00AE00C1" w:rsidRPr="00213693" w:rsidRDefault="00AE00C1" w:rsidP="00AE00C1">
            <w:pPr>
              <w:jc w:val="left"/>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MIX3</w:t>
            </w:r>
          </w:p>
        </w:tc>
        <w:tc>
          <w:tcPr>
            <w:tcW w:w="391" w:type="pct"/>
            <w:noWrap/>
            <w:hideMark/>
          </w:tcPr>
          <w:p w14:paraId="004CA415" w14:textId="77777777" w:rsidR="00AE00C1" w:rsidRPr="00213693" w:rsidRDefault="00AE00C1" w:rsidP="00AE00C1">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mixed</w:t>
            </w:r>
          </w:p>
        </w:tc>
        <w:tc>
          <w:tcPr>
            <w:tcW w:w="551" w:type="pct"/>
            <w:noWrap/>
            <w:hideMark/>
          </w:tcPr>
          <w:p w14:paraId="173F701B" w14:textId="77777777" w:rsidR="00AE00C1" w:rsidRPr="00213693" w:rsidRDefault="00AE00C1" w:rsidP="00AE00C1">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 xml:space="preserve">Ash </w:t>
            </w:r>
            <w:proofErr w:type="spellStart"/>
            <w:r w:rsidRPr="00213693">
              <w:rPr>
                <w:rFonts w:ascii="Aptos Narrow" w:eastAsia="Times New Roman" w:hAnsi="Aptos Narrow" w:cs="Times New Roman"/>
                <w:color w:val="000000"/>
                <w:sz w:val="20"/>
                <w:szCs w:val="20"/>
                <w:lang w:val="fr-BE" w:eastAsia="fr-BE"/>
              </w:rPr>
              <w:t>dieback</w:t>
            </w:r>
            <w:proofErr w:type="spellEnd"/>
          </w:p>
        </w:tc>
        <w:tc>
          <w:tcPr>
            <w:tcW w:w="322" w:type="pct"/>
            <w:noWrap/>
            <w:hideMark/>
          </w:tcPr>
          <w:p w14:paraId="77BC714E"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32</w:t>
            </w:r>
          </w:p>
        </w:tc>
        <w:tc>
          <w:tcPr>
            <w:tcW w:w="322" w:type="pct"/>
            <w:noWrap/>
            <w:hideMark/>
          </w:tcPr>
          <w:p w14:paraId="1353C012"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11844</w:t>
            </w:r>
          </w:p>
        </w:tc>
        <w:tc>
          <w:tcPr>
            <w:tcW w:w="322" w:type="pct"/>
            <w:noWrap/>
            <w:hideMark/>
          </w:tcPr>
          <w:p w14:paraId="0EFC2C76"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-3584</w:t>
            </w:r>
          </w:p>
        </w:tc>
        <w:tc>
          <w:tcPr>
            <w:tcW w:w="322" w:type="pct"/>
            <w:noWrap/>
            <w:hideMark/>
          </w:tcPr>
          <w:p w14:paraId="7B426E00"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370</w:t>
            </w:r>
          </w:p>
        </w:tc>
        <w:tc>
          <w:tcPr>
            <w:tcW w:w="322" w:type="pct"/>
            <w:noWrap/>
            <w:hideMark/>
          </w:tcPr>
          <w:p w14:paraId="3E82EC9D"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-112</w:t>
            </w:r>
          </w:p>
        </w:tc>
        <w:tc>
          <w:tcPr>
            <w:tcW w:w="322" w:type="pct"/>
            <w:noWrap/>
            <w:hideMark/>
          </w:tcPr>
          <w:p w14:paraId="3FBC0B31"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7</w:t>
            </w:r>
          </w:p>
        </w:tc>
        <w:tc>
          <w:tcPr>
            <w:tcW w:w="322" w:type="pct"/>
            <w:noWrap/>
            <w:hideMark/>
          </w:tcPr>
          <w:p w14:paraId="2C062D92"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6047</w:t>
            </w:r>
          </w:p>
        </w:tc>
        <w:tc>
          <w:tcPr>
            <w:tcW w:w="322" w:type="pct"/>
            <w:noWrap/>
            <w:hideMark/>
          </w:tcPr>
          <w:p w14:paraId="040EFA8E"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754</w:t>
            </w:r>
          </w:p>
        </w:tc>
        <w:tc>
          <w:tcPr>
            <w:tcW w:w="322" w:type="pct"/>
            <w:noWrap/>
            <w:hideMark/>
          </w:tcPr>
          <w:p w14:paraId="4DAEDC1F"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12884</w:t>
            </w:r>
          </w:p>
        </w:tc>
        <w:tc>
          <w:tcPr>
            <w:tcW w:w="322" w:type="pct"/>
            <w:noWrap/>
            <w:hideMark/>
          </w:tcPr>
          <w:p w14:paraId="483F767D"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2.2%</w:t>
            </w:r>
          </w:p>
        </w:tc>
        <w:tc>
          <w:tcPr>
            <w:tcW w:w="381" w:type="pct"/>
            <w:noWrap/>
            <w:hideMark/>
          </w:tcPr>
          <w:p w14:paraId="45B18276"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4.3%</w:t>
            </w:r>
          </w:p>
        </w:tc>
      </w:tr>
      <w:tr w:rsidR="00AE00C1" w:rsidRPr="002478AE" w14:paraId="73A7EC23" w14:textId="77777777" w:rsidTr="00AE00C1">
        <w:trPr>
          <w:trHeight w:val="300"/>
        </w:trPr>
        <w:tc>
          <w:tcPr>
            <w:cnfStyle w:val="001000000000" w:firstRow="0" w:lastRow="0" w:firstColumn="1" w:lastColumn="0" w:oddVBand="0" w:evenVBand="0" w:oddHBand="0" w:evenHBand="0" w:firstRowFirstColumn="0" w:firstRowLastColumn="0" w:lastRowFirstColumn="0" w:lastRowLastColumn="0"/>
            <w:tcW w:w="460" w:type="pct"/>
            <w:noWrap/>
            <w:hideMark/>
          </w:tcPr>
          <w:p w14:paraId="3ED441EE" w14:textId="77777777" w:rsidR="00AE00C1" w:rsidRPr="00213693" w:rsidRDefault="00AE00C1" w:rsidP="00AE00C1">
            <w:pPr>
              <w:jc w:val="left"/>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MIX1</w:t>
            </w:r>
          </w:p>
        </w:tc>
        <w:tc>
          <w:tcPr>
            <w:tcW w:w="391" w:type="pct"/>
            <w:noWrap/>
            <w:hideMark/>
          </w:tcPr>
          <w:p w14:paraId="6FF21502" w14:textId="77777777" w:rsidR="00AE00C1" w:rsidRPr="00213693" w:rsidRDefault="00AE00C1" w:rsidP="00AE00C1">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mixed</w:t>
            </w:r>
          </w:p>
        </w:tc>
        <w:tc>
          <w:tcPr>
            <w:tcW w:w="551" w:type="pct"/>
            <w:noWrap/>
            <w:hideMark/>
          </w:tcPr>
          <w:p w14:paraId="351CEDDB" w14:textId="77777777" w:rsidR="00AE00C1" w:rsidRPr="00213693" w:rsidRDefault="00AE00C1" w:rsidP="00AE00C1">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Hazard-free</w:t>
            </w:r>
          </w:p>
        </w:tc>
        <w:tc>
          <w:tcPr>
            <w:tcW w:w="322" w:type="pct"/>
            <w:noWrap/>
            <w:hideMark/>
          </w:tcPr>
          <w:p w14:paraId="31DDB56A"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32</w:t>
            </w:r>
          </w:p>
        </w:tc>
        <w:tc>
          <w:tcPr>
            <w:tcW w:w="322" w:type="pct"/>
            <w:noWrap/>
            <w:hideMark/>
          </w:tcPr>
          <w:p w14:paraId="21856898"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11657</w:t>
            </w:r>
          </w:p>
        </w:tc>
        <w:tc>
          <w:tcPr>
            <w:tcW w:w="322" w:type="pct"/>
            <w:noWrap/>
            <w:hideMark/>
          </w:tcPr>
          <w:p w14:paraId="160A54D4"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-3584</w:t>
            </w:r>
          </w:p>
        </w:tc>
        <w:tc>
          <w:tcPr>
            <w:tcW w:w="322" w:type="pct"/>
            <w:noWrap/>
            <w:hideMark/>
          </w:tcPr>
          <w:p w14:paraId="2565190A"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364</w:t>
            </w:r>
          </w:p>
        </w:tc>
        <w:tc>
          <w:tcPr>
            <w:tcW w:w="322" w:type="pct"/>
            <w:noWrap/>
            <w:hideMark/>
          </w:tcPr>
          <w:p w14:paraId="327E6E2C"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-112</w:t>
            </w:r>
          </w:p>
        </w:tc>
        <w:tc>
          <w:tcPr>
            <w:tcW w:w="322" w:type="pct"/>
            <w:noWrap/>
            <w:hideMark/>
          </w:tcPr>
          <w:p w14:paraId="37556A26"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7</w:t>
            </w:r>
          </w:p>
        </w:tc>
        <w:tc>
          <w:tcPr>
            <w:tcW w:w="322" w:type="pct"/>
            <w:noWrap/>
            <w:hideMark/>
          </w:tcPr>
          <w:p w14:paraId="62D5F750"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5938</w:t>
            </w:r>
          </w:p>
        </w:tc>
        <w:tc>
          <w:tcPr>
            <w:tcW w:w="322" w:type="pct"/>
            <w:noWrap/>
            <w:hideMark/>
          </w:tcPr>
          <w:p w14:paraId="457DAB27"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812</w:t>
            </w:r>
          </w:p>
        </w:tc>
        <w:tc>
          <w:tcPr>
            <w:tcW w:w="322" w:type="pct"/>
            <w:noWrap/>
            <w:hideMark/>
          </w:tcPr>
          <w:p w14:paraId="011BD103"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12651</w:t>
            </w:r>
          </w:p>
        </w:tc>
        <w:tc>
          <w:tcPr>
            <w:tcW w:w="322" w:type="pct"/>
            <w:noWrap/>
            <w:hideMark/>
          </w:tcPr>
          <w:p w14:paraId="232E0B67"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2.2%</w:t>
            </w:r>
          </w:p>
        </w:tc>
        <w:tc>
          <w:tcPr>
            <w:tcW w:w="381" w:type="pct"/>
            <w:noWrap/>
            <w:hideMark/>
          </w:tcPr>
          <w:p w14:paraId="38782172" w14:textId="77777777" w:rsidR="00AE00C1" w:rsidRPr="00213693" w:rsidRDefault="00AE00C1" w:rsidP="00AE00C1">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val="fr-BE" w:eastAsia="fr-BE"/>
              </w:rPr>
            </w:pPr>
            <w:r w:rsidRPr="00213693">
              <w:rPr>
                <w:rFonts w:ascii="Aptos Narrow" w:eastAsia="Times New Roman" w:hAnsi="Aptos Narrow" w:cs="Times New Roman"/>
                <w:color w:val="000000"/>
                <w:sz w:val="20"/>
                <w:szCs w:val="20"/>
                <w:lang w:val="fr-BE" w:eastAsia="fr-BE"/>
              </w:rPr>
              <w:t>4.3%</w:t>
            </w:r>
          </w:p>
        </w:tc>
      </w:tr>
    </w:tbl>
    <w:p w14:paraId="30F59345" w14:textId="77777777" w:rsidR="00F41D42" w:rsidRDefault="00F41D42" w:rsidP="00A62E34">
      <w:pPr>
        <w:jc w:val="left"/>
      </w:pPr>
    </w:p>
    <w:p w14:paraId="7F3D37FE" w14:textId="77777777" w:rsidR="002478AE" w:rsidRDefault="002478AE" w:rsidP="00A62E34">
      <w:pPr>
        <w:jc w:val="left"/>
        <w:sectPr w:rsidR="002478AE" w:rsidSect="002478AE">
          <w:pgSz w:w="16838" w:h="11906" w:orient="landscape"/>
          <w:pgMar w:top="1417" w:right="1417" w:bottom="1417" w:left="1417" w:header="708" w:footer="708" w:gutter="0"/>
          <w:cols w:space="708"/>
          <w:docGrid w:linePitch="360"/>
        </w:sectPr>
      </w:pPr>
    </w:p>
    <w:p w14:paraId="1AC001FF" w14:textId="08679277" w:rsidR="00A92429" w:rsidRDefault="00932413" w:rsidP="00A92429">
      <w:pPr>
        <w:keepNext/>
        <w:jc w:val="left"/>
      </w:pPr>
      <w:r>
        <w:rPr>
          <w:noProof/>
        </w:rPr>
        <w:lastRenderedPageBreak/>
        <mc:AlternateContent>
          <mc:Choice Requires="wps">
            <w:drawing>
              <wp:inline distT="0" distB="0" distL="0" distR="0" wp14:anchorId="0745384F" wp14:editId="1A60A049">
                <wp:extent cx="302260" cy="302260"/>
                <wp:effectExtent l="0" t="0" r="0" b="0"/>
                <wp:docPr id="103148450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58A512" id="Rectangle 1"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00102250">
        <w:rPr>
          <w:noProof/>
        </w:rPr>
        <w:drawing>
          <wp:inline distT="0" distB="0" distL="0" distR="0" wp14:anchorId="6B49EE8F" wp14:editId="086A93E9">
            <wp:extent cx="5755640" cy="5037455"/>
            <wp:effectExtent l="0" t="0" r="0" b="0"/>
            <wp:docPr id="148202698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55640" cy="5037455"/>
                    </a:xfrm>
                    <a:prstGeom prst="rect">
                      <a:avLst/>
                    </a:prstGeom>
                    <a:noFill/>
                    <a:ln>
                      <a:noFill/>
                    </a:ln>
                  </pic:spPr>
                </pic:pic>
              </a:graphicData>
            </a:graphic>
          </wp:inline>
        </w:drawing>
      </w:r>
    </w:p>
    <w:p w14:paraId="1822DC73" w14:textId="4DD64C03" w:rsidR="0092493E" w:rsidRDefault="00A92429" w:rsidP="00A92429">
      <w:pPr>
        <w:pStyle w:val="Lgende"/>
        <w:jc w:val="left"/>
      </w:pPr>
      <w:bookmarkStart w:id="23" w:name="_Ref215229842"/>
      <w:commentRangeStart w:id="24"/>
      <w:r>
        <w:t xml:space="preserve">Figure </w:t>
      </w:r>
      <w:fldSimple w:instr=" SEQ Figure \* ARABIC ">
        <w:r w:rsidR="00D57DE6">
          <w:rPr>
            <w:noProof/>
          </w:rPr>
          <w:t>4</w:t>
        </w:r>
      </w:fldSimple>
      <w:bookmarkEnd w:id="23"/>
      <w:r>
        <w:t xml:space="preserve"> : to be improved : </w:t>
      </w:r>
      <w:proofErr w:type="spellStart"/>
      <w:r>
        <w:t>voir</w:t>
      </w:r>
      <w:proofErr w:type="spellEnd"/>
      <w:r>
        <w:t xml:space="preserve"> </w:t>
      </w:r>
      <w:proofErr w:type="spellStart"/>
      <w:r>
        <w:t>commentaire</w:t>
      </w:r>
      <w:proofErr w:type="spellEnd"/>
      <w:r>
        <w:t xml:space="preserve"> papier</w:t>
      </w:r>
      <w:commentRangeEnd w:id="24"/>
      <w:r w:rsidR="00F7175C">
        <w:rPr>
          <w:rStyle w:val="Marquedecommentaire"/>
          <w:i w:val="0"/>
          <w:iCs w:val="0"/>
          <w:color w:val="auto"/>
        </w:rPr>
        <w:commentReference w:id="24"/>
      </w:r>
    </w:p>
    <w:p w14:paraId="3D48FB1C" w14:textId="77777777" w:rsidR="0092493E" w:rsidRDefault="0092493E" w:rsidP="00A62E34">
      <w:pPr>
        <w:jc w:val="left"/>
      </w:pPr>
    </w:p>
    <w:p w14:paraId="388E6153" w14:textId="77777777" w:rsidR="00F41D42" w:rsidRDefault="00F41D42" w:rsidP="00A62E34">
      <w:pPr>
        <w:jc w:val="left"/>
      </w:pPr>
    </w:p>
    <w:p w14:paraId="73FDB60F" w14:textId="1BFDC915" w:rsidR="00703473" w:rsidRDefault="00703473" w:rsidP="00703473">
      <w:pPr>
        <w:pStyle w:val="Titre1"/>
      </w:pPr>
      <w:r>
        <w:t>Discussion</w:t>
      </w:r>
    </w:p>
    <w:p w14:paraId="673E5B7A" w14:textId="0DE8FF70" w:rsidR="00703473" w:rsidRDefault="00703473" w:rsidP="00EF3688">
      <w:pPr>
        <w:pStyle w:val="Titre2"/>
      </w:pPr>
      <w:r>
        <w:t xml:space="preserve">Originality and </w:t>
      </w:r>
      <w:r w:rsidR="00D315F3">
        <w:t>limitations</w:t>
      </w:r>
    </w:p>
    <w:p w14:paraId="34DF5F60" w14:textId="0197FC05" w:rsidR="0094551B" w:rsidRDefault="00363011" w:rsidP="00E514C0">
      <w:commentRangeStart w:id="25"/>
      <w:r>
        <w:t>As</w:t>
      </w:r>
      <w:r w:rsidR="00703473">
        <w:t xml:space="preserve"> few empirical studies have </w:t>
      </w:r>
      <w:commentRangeEnd w:id="25"/>
      <w:r w:rsidR="00407B2A">
        <w:rPr>
          <w:rStyle w:val="Marquedecommentaire"/>
        </w:rPr>
        <w:commentReference w:id="25"/>
      </w:r>
      <w:r w:rsidR="00703473">
        <w:t xml:space="preserve">been carried out on the economic performance of forest estates managed </w:t>
      </w:r>
      <w:r w:rsidR="00816F4C">
        <w:t xml:space="preserve">under CCF </w:t>
      </w:r>
      <w:r w:rsidR="00703473">
        <w:t>principles over long period</w:t>
      </w:r>
      <w:r>
        <w:t>s</w:t>
      </w:r>
      <w:r w:rsidR="00703473">
        <w:t xml:space="preserve"> of time </w:t>
      </w:r>
      <w:r w:rsidR="00EF3688">
        <w:fldChar w:fldCharType="begin"/>
      </w:r>
      <w:r w:rsidR="00FE5221">
        <w:instrText xml:space="preserve"> ADDIN ZOTERO_ITEM CSL_CITATION {"citationID":"yACu63n8","properties":{"formattedCitation":"(Bruciamacchie and Tomasini, 2006)","plainCitation":"(Bruciamacchie and Tomasini, 2006)","noteIndex":0},"citationItems":[{"id":4374,"uris":["http://zotero.org/users/1509360/items/KHP7WWMV"],"itemData":{"id":4374,"type":"article-journal","container-title":"Forêt Wallonne","page":"49-55","title":"le réseau AFI, un observatoire permanent de la futaie irrégulière","volume":"82","author":[{"family":"Bruciamacchie","given":"Max"},{"family":"Tomasini","given":"Julien"}],"issued":{"date-parts":[["2006"]]}}}],"schema":"https://github.com/citation-style-language/schema/raw/master/csl-citation.json"} </w:instrText>
      </w:r>
      <w:r w:rsidR="00EF3688">
        <w:fldChar w:fldCharType="separate"/>
      </w:r>
      <w:r w:rsidR="00EF3688" w:rsidRPr="00EF3688">
        <w:rPr>
          <w:rFonts w:ascii="Aptos" w:hAnsi="Aptos"/>
        </w:rPr>
        <w:t>(Bruciamacchie and Tomasini, 2006)</w:t>
      </w:r>
      <w:r w:rsidR="00EF3688">
        <w:fldChar w:fldCharType="end"/>
      </w:r>
      <w:r>
        <w:t xml:space="preserve">, we hope this study </w:t>
      </w:r>
      <w:r w:rsidR="00882172">
        <w:t xml:space="preserve">might be a first step </w:t>
      </w:r>
      <w:r w:rsidR="00D22B56">
        <w:t>to provide benchmark values which would be helpful to guide forest management.</w:t>
      </w:r>
      <w:r w:rsidR="00882172">
        <w:t xml:space="preserve"> </w:t>
      </w:r>
      <w:r w:rsidR="0094551B">
        <w:t>We believe</w:t>
      </w:r>
      <w:r w:rsidR="00703473">
        <w:t xml:space="preserve"> these analyses </w:t>
      </w:r>
      <w:r w:rsidR="0094551B">
        <w:t>deserve to</w:t>
      </w:r>
      <w:r w:rsidR="00703473">
        <w:t xml:space="preserve"> be repeated for a larger number of case</w:t>
      </w:r>
      <w:r w:rsidR="00816F4C">
        <w:t xml:space="preserve"> studies</w:t>
      </w:r>
      <w:r w:rsidR="00AD22E7">
        <w:t>, if possible aggregating standardized information,</w:t>
      </w:r>
      <w:r w:rsidR="00703473">
        <w:t xml:space="preserve"> </w:t>
      </w:r>
      <w:r w:rsidR="007A0825">
        <w:t xml:space="preserve">so that </w:t>
      </w:r>
      <w:r w:rsidR="00703473">
        <w:t xml:space="preserve">general principles </w:t>
      </w:r>
      <w:r w:rsidR="007A0825">
        <w:t>could</w:t>
      </w:r>
      <w:r w:rsidR="00703473">
        <w:t xml:space="preserve"> be formulated. </w:t>
      </w:r>
    </w:p>
    <w:p w14:paraId="42D4AEF9" w14:textId="7731DE06" w:rsidR="00E514C0" w:rsidRDefault="00F867E8" w:rsidP="00E514C0">
      <w:r>
        <w:t xml:space="preserve">Our results and conclusions </w:t>
      </w:r>
      <w:r w:rsidR="00997B76">
        <w:t xml:space="preserve">were obtained for a </w:t>
      </w:r>
      <w:r>
        <w:t>particular case</w:t>
      </w:r>
      <w:r w:rsidR="00816F4C" w:rsidRPr="00816F4C">
        <w:t xml:space="preserve"> </w:t>
      </w:r>
      <w:r w:rsidR="00816F4C">
        <w:t>study</w:t>
      </w:r>
      <w:r w:rsidR="00997B76">
        <w:t xml:space="preserve">, a 300-ha forest estate managed during 30 years applying </w:t>
      </w:r>
      <w:r w:rsidR="00CA2983">
        <w:t>CCF principles</w:t>
      </w:r>
      <w:r>
        <w:t xml:space="preserve">. The study forests </w:t>
      </w:r>
      <w:r w:rsidR="0026276C">
        <w:t>were dominated by</w:t>
      </w:r>
      <w:r>
        <w:t xml:space="preserve"> </w:t>
      </w:r>
      <w:r>
        <w:lastRenderedPageBreak/>
        <w:t xml:space="preserve">hardwood stands </w:t>
      </w:r>
      <w:r w:rsidR="0026276C">
        <w:t xml:space="preserve">with mixtures </w:t>
      </w:r>
      <w:r>
        <w:t>of oak, beech and hornbeam</w:t>
      </w:r>
      <w:r w:rsidR="0026276C">
        <w:t xml:space="preserve"> of</w:t>
      </w:r>
      <w:r>
        <w:t xml:space="preserve"> fairly good productivity (6.9</w:t>
      </w:r>
      <w:r w:rsidR="00CA2983">
        <w:t> </w:t>
      </w:r>
      <w:r>
        <w:t xml:space="preserve">m³/ha/year). These were complemented by plantations of various hardwoods and softwoods (28% of basal area). Growing stock was initially moderate (basal area ranging from 12.7 m²/ha to 16.1 m²/ha, </w:t>
      </w:r>
      <w:r w:rsidR="0026276C">
        <w:fldChar w:fldCharType="begin"/>
      </w:r>
      <w:r w:rsidR="0026276C">
        <w:instrText xml:space="preserve"> REF _Ref191299221 \h </w:instrText>
      </w:r>
      <w:r w:rsidR="0026276C">
        <w:fldChar w:fldCharType="separate"/>
      </w:r>
      <w:r w:rsidR="00D57DE6">
        <w:t xml:space="preserve">Table </w:t>
      </w:r>
      <w:r w:rsidR="00D57DE6">
        <w:rPr>
          <w:noProof/>
        </w:rPr>
        <w:t>1</w:t>
      </w:r>
      <w:r w:rsidR="0026276C">
        <w:fldChar w:fldCharType="end"/>
      </w:r>
      <w:r>
        <w:t xml:space="preserve">), with a deficit of small and large trees. During the analysis period (1992-2019), game pressure was low, causing little damage. Most damage was caused by roe deer browsing. Few </w:t>
      </w:r>
      <w:r w:rsidR="00906330">
        <w:t xml:space="preserve">red </w:t>
      </w:r>
      <w:r>
        <w:t xml:space="preserve">deer were observed on the estate. In addition to applying the </w:t>
      </w:r>
      <w:r w:rsidR="003A026C">
        <w:t>CCF</w:t>
      </w:r>
      <w:r>
        <w:t xml:space="preserve"> principles</w:t>
      </w:r>
      <w:r w:rsidR="00F065C4">
        <w:t xml:space="preserve"> </w:t>
      </w:r>
      <w:r w:rsidR="00D600F9">
        <w:fldChar w:fldCharType="begin"/>
      </w:r>
      <w:r w:rsidR="00FE5221">
        <w:instrText xml:space="preserve"> ADDIN ZOTERO_ITEM CSL_CITATION {"citationID":"svfljSsU","properties":{"formattedCitation":"(Bille et al., 2013)","plainCitation":"(Bille et al., 2013)","noteIndex":0},"citationItems":[{"id":9280,"uris":["http://zotero.org/users/1509360/items/9PDEBZY8"],"itemData":{"id":9280,"type":"article-journal","container-title":"Forêt Wallonne","issue":"novembre/décembre","language":"fr","page":"15-27","source":"Zotero","title":"Deux décénnies de sylviculture Pro Silva au domaine d'Haugimont : bilan sur l'évolution de la forêt","volume":"127","author":[{"family":"Bille","given":"Fanny"},{"family":"Claessens","given":"Hugues"},{"family":"Debois","given":"Charles"}],"issued":{"date-parts":[["2013"]]}}}],"schema":"https://github.com/citation-style-language/schema/raw/master/csl-citation.json"} </w:instrText>
      </w:r>
      <w:r w:rsidR="00D600F9">
        <w:fldChar w:fldCharType="separate"/>
      </w:r>
      <w:r w:rsidR="00FE5221" w:rsidRPr="00FE5221">
        <w:rPr>
          <w:rFonts w:ascii="Aptos" w:hAnsi="Aptos"/>
        </w:rPr>
        <w:t>(Bille et al., 2013)</w:t>
      </w:r>
      <w:r w:rsidR="00D600F9">
        <w:fldChar w:fldCharType="end"/>
      </w:r>
      <w:r>
        <w:t>, the management objective</w:t>
      </w:r>
      <w:r w:rsidR="00A812E8">
        <w:t>s</w:t>
      </w:r>
      <w:r>
        <w:t xml:space="preserve"> </w:t>
      </w:r>
      <w:r w:rsidR="00A812E8">
        <w:t>promoted</w:t>
      </w:r>
      <w:r>
        <w:t xml:space="preserve"> the development of natural oak regeneration. This objective </w:t>
      </w:r>
      <w:r w:rsidR="00A812E8">
        <w:t>can be</w:t>
      </w:r>
      <w:r>
        <w:t xml:space="preserve"> particularly ambitious in mixtures with beech and hornbeam </w:t>
      </w:r>
      <w:r w:rsidR="0077278C">
        <w:fldChar w:fldCharType="begin"/>
      </w:r>
      <w:r w:rsidR="008F6569">
        <w:instrText xml:space="preserve"> ADDIN ZOTERO_ITEM CSL_CITATION {"citationID":"NRL08Vx1","properties":{"formattedCitation":"(Barrere et al., 2024; Ligot et al., 2014)","plainCitation":"(Barrere et al., 2024; Ligot et al., 2014)","noteIndex":0},"citationItems":[{"id":"UIiKwWs4/M7OHhG73","uris":["http://zotero.org/users/1509360/items/24MFNEG7"],"itemData":{"id":9025,"type":"article-journal","abstract":"The constraint caused by wild ungulates on forest regeneration is increasing worldwide. Hypotheses for plant association effects predict that species susceptible to herbivory can gain protection from other neighbouring plant species. In theory, such interactions could help limit the impact of browsing on the regeneration of specific tree species. However, the presence of neighbouring species can also result in increasing competition for resources between species. The resultant effects on forest regeneration of these interactions, both positive (protection against herbivores) and negative (inter-specific competition) are still unclear. To gain insight, we coupled models of browsing by roe deer (Capreolus capreolus) and of forest dynamics to simulate trajectories of oak (Quercus petraea (Matt.) Liebl.) regeneration admixed with species of contrasted palatability and growth rate under different scenarios of browsing pressure and initial sapling density. We also investigated how releasing oak saplings from all or specific neighbours during the simulation affect regeneration. We found that admixed species composition had a relatively weak effect on the density of oak recruits, but a strong effect on the duration of the regeneration phase. Oak regenerated faster when admixed with species of intermediate growth and low palatability (Fagus sylvatica) than with species of fast growth and high palatability (Carpinus betulus L.), except at intermediate sapling density and high browsing pressure where we found the opposite. Releasing oak from all competitors was most effective in promoting oak regeneration when admixed with both species together, although the benefit of competition release was much weaker at high browsing pressure. Lastly, we found that at low initial sapling density (i.e., 10 saplings/m2), oak regeneration was driven only by browsing and the effect of admixing species became negligible. Our study showed that admixing oak with palatable neighbours impedes rather than improves oak regeneration due to increased competition for resources. As such, we suggest that the benefits of herbivore diversion can be off-set by increased inter-specific competition.","container-title":"Ecological Modelling","DOI":"10.1016/j.ecolmodel.2023.110608","ISSN":"0304-3800","journalAbbreviation":"Ecological Modelling","page":"110608","source":"ScienceDirect","title":"Oak regeneration facing deer browsing: Can competition between saplings offset the diversion effect? A simulation experiment","title-short":"Oak regeneration facing deer browsing","volume":"489","author":[{"family":"Barrere","given":"Julien"},{"family":"Ligot","given":"Gauthier"},{"family":"Boulanger","given":"Vincent"},{"family":"Collet","given":"Catherine"},{"family":"Courbaud","given":"Benoît"},{"family":"Coligny","given":"François","non-dropping-particle":"de"},{"family":"Mårell","given":"Anders"},{"family":"Saïd","given":"Sonia"},{"family":"Balandier","given":"Philippe"}],"issued":{"date-parts":[["2024",3,1]]}}},{"id":5854,"uris":["http://zotero.org/users/1509360/items/FZWGQVST","http://zotero.org/users/1509360/items/6RWLLEH8"],"itemData":{"id":5854,"type":"article-journal","container-title":"Forest Ecology and Management","DOI":"10.1016/j.foreco.2014.05.010","issue":"1","journalAbbreviation":"For. Ecol. Manage.","page":"189-200","title":"Managing understory light to maintain a mixture of species with different shade tolerance","title-short":"Managing understory light to maintain a mixture of species with different shade tolerance","volume":"327","author":[{"family":"Ligot","given":"Gauthier"},{"family":"Balandier","given":"Philippe"},{"family":"Coubraud","given":"Benoît"},{"family":"Jonard","given":"Mathieu"},{"family":"Kneeshaw","given":"Daniel"},{"family":"Claessens","given":"Hugues"}],"issued":{"date-parts":[["2014"]]}}}],"schema":"https://github.com/citation-style-language/schema/raw/master/csl-citation.json"} </w:instrText>
      </w:r>
      <w:r w:rsidR="0077278C">
        <w:fldChar w:fldCharType="separate"/>
      </w:r>
      <w:r w:rsidR="00FE5221" w:rsidRPr="00FE5221">
        <w:rPr>
          <w:rFonts w:ascii="Aptos" w:hAnsi="Aptos"/>
        </w:rPr>
        <w:t>(Barrere et al., 2024; Ligot et al., 2014)</w:t>
      </w:r>
      <w:r w:rsidR="0077278C">
        <w:fldChar w:fldCharType="end"/>
      </w:r>
      <w:r>
        <w:t xml:space="preserve"> and therefore </w:t>
      </w:r>
      <w:r w:rsidR="00A812E8">
        <w:t xml:space="preserve">can </w:t>
      </w:r>
      <w:r>
        <w:t xml:space="preserve">require </w:t>
      </w:r>
      <w:r w:rsidR="00A812E8">
        <w:t xml:space="preserve">additional </w:t>
      </w:r>
      <w:r w:rsidR="00D600F9">
        <w:t>silvicultural work</w:t>
      </w:r>
      <w:r>
        <w:t xml:space="preserve"> (including work to</w:t>
      </w:r>
      <w:r w:rsidR="00E514C0">
        <w:t xml:space="preserve"> reduce interspecific competition</w:t>
      </w:r>
      <w:r w:rsidR="00997B76">
        <w:t xml:space="preserve"> among saplings</w:t>
      </w:r>
      <w:r w:rsidR="00E514C0">
        <w:t xml:space="preserve">). The estate initially contained ash (5% of the basal area of the whole property, but up to 28% in one block), and a large proportion of them were severely </w:t>
      </w:r>
      <w:r w:rsidR="007746C4">
        <w:t xml:space="preserve">affected </w:t>
      </w:r>
      <w:r w:rsidR="00D32731">
        <w:t xml:space="preserve">by </w:t>
      </w:r>
      <w:r w:rsidR="00A01CA4">
        <w:t>a</w:t>
      </w:r>
      <w:r w:rsidR="00C90947">
        <w:t>n exotic</w:t>
      </w:r>
      <w:r w:rsidR="00A01CA4">
        <w:t xml:space="preserve"> fung</w:t>
      </w:r>
      <w:r w:rsidR="00D15209">
        <w:t>us</w:t>
      </w:r>
      <w:r w:rsidR="00A01CA4">
        <w:t xml:space="preserve"> called </w:t>
      </w:r>
      <w:r w:rsidR="00D32731">
        <w:t xml:space="preserve">Chalara </w:t>
      </w:r>
      <w:r w:rsidR="00BA5239">
        <w:t>(</w:t>
      </w:r>
      <w:proofErr w:type="spellStart"/>
      <w:r w:rsidR="00BA5239" w:rsidRPr="00BA5239">
        <w:rPr>
          <w:i/>
          <w:iCs/>
        </w:rPr>
        <w:t>Hymenoscyphus</w:t>
      </w:r>
      <w:proofErr w:type="spellEnd"/>
      <w:r w:rsidR="00BA5239" w:rsidRPr="00BA5239">
        <w:rPr>
          <w:i/>
          <w:iCs/>
        </w:rPr>
        <w:t xml:space="preserve"> </w:t>
      </w:r>
      <w:proofErr w:type="spellStart"/>
      <w:r w:rsidR="00BA5239" w:rsidRPr="00BA5239">
        <w:rPr>
          <w:i/>
          <w:iCs/>
        </w:rPr>
        <w:t>fraxineus</w:t>
      </w:r>
      <w:proofErr w:type="spellEnd"/>
      <w:r w:rsidR="00BA5239">
        <w:t>)</w:t>
      </w:r>
      <w:r w:rsidR="00BA5239" w:rsidRPr="00BA5239">
        <w:t xml:space="preserve"> </w:t>
      </w:r>
      <w:r w:rsidR="00BA5239">
        <w:t xml:space="preserve">causing </w:t>
      </w:r>
      <w:r w:rsidR="00E514C0">
        <w:t>dieback</w:t>
      </w:r>
      <w:r w:rsidR="00C90947">
        <w:t xml:space="preserve"> and had to</w:t>
      </w:r>
      <w:r w:rsidR="007746C4">
        <w:t xml:space="preserve"> be</w:t>
      </w:r>
      <w:r w:rsidR="00C90947">
        <w:t xml:space="preserve"> harvested prematurely</w:t>
      </w:r>
      <w:r w:rsidR="00E514C0">
        <w:t xml:space="preserve"> (though without reduction in selling price). </w:t>
      </w:r>
    </w:p>
    <w:p w14:paraId="603169DC" w14:textId="77777777" w:rsidR="002B365D" w:rsidRDefault="00E514C0" w:rsidP="00E514C0">
      <w:r>
        <w:t xml:space="preserve">The study </w:t>
      </w:r>
      <w:r w:rsidR="00997B76">
        <w:t>was</w:t>
      </w:r>
      <w:r>
        <w:t xml:space="preserve"> based on numerous hypotheses. Other assumptions would have led to different numerical results (e.g. internal rate of return values). Nevertheless, since the same assumptions </w:t>
      </w:r>
      <w:r w:rsidR="00997B76">
        <w:t>were</w:t>
      </w:r>
      <w:r>
        <w:t xml:space="preserve"> applied across all analyses, most of the lessons learned from this study would have remained valid even if slightly different assumptions had been made. </w:t>
      </w:r>
    </w:p>
    <w:p w14:paraId="1ABAD061" w14:textId="23F8DD41" w:rsidR="00E514C0" w:rsidRDefault="002B365D" w:rsidP="00E514C0">
      <w:r>
        <w:t>The i</w:t>
      </w:r>
      <w:r w:rsidR="00E514C0">
        <w:t xml:space="preserve">mportant assumptions include the </w:t>
      </w:r>
      <w:r w:rsidR="005363A1">
        <w:t>val</w:t>
      </w:r>
      <w:r w:rsidR="00226653">
        <w:t>u</w:t>
      </w:r>
      <w:r w:rsidR="005363A1">
        <w:t>es set for the forest rent and timber unit prices</w:t>
      </w:r>
      <w:r w:rsidR="00E514C0">
        <w:t xml:space="preserve">. The </w:t>
      </w:r>
      <w:r w:rsidR="00B02D0D">
        <w:t>forest rent</w:t>
      </w:r>
      <w:r w:rsidR="00E514C0">
        <w:t xml:space="preserve"> was </w:t>
      </w:r>
      <w:r w:rsidR="00B02D0D">
        <w:t>set</w:t>
      </w:r>
      <w:r w:rsidR="00E514C0">
        <w:t xml:space="preserve"> quite arbitrarily as it is not easy to estimate</w:t>
      </w:r>
      <w:r w:rsidR="00226653">
        <w:t xml:space="preserve"> it</w:t>
      </w:r>
      <w:r w:rsidR="00E514C0">
        <w:t xml:space="preserve"> for </w:t>
      </w:r>
      <w:r>
        <w:t>uneven-aged</w:t>
      </w:r>
      <w:r w:rsidR="00E514C0">
        <w:t xml:space="preserve"> stands that are </w:t>
      </w:r>
      <w:r w:rsidR="00226653">
        <w:t>never</w:t>
      </w:r>
      <w:r w:rsidR="00E514C0">
        <w:t xml:space="preserve"> clear-cut. This choice ha</w:t>
      </w:r>
      <w:r w:rsidR="00C17A93">
        <w:t>d</w:t>
      </w:r>
      <w:r w:rsidR="00E514C0">
        <w:t xml:space="preserve"> a direct influence on the profitability calculations (observed and simulated). In addition, we have assumed that </w:t>
      </w:r>
      <w:r>
        <w:t>forest rent remained</w:t>
      </w:r>
      <w:r w:rsidR="00E514C0">
        <w:t xml:space="preserve"> constant over time, whereas it has undoubtedly increased </w:t>
      </w:r>
      <w:r w:rsidR="00E65033">
        <w:t>in</w:t>
      </w:r>
      <w:r>
        <w:t xml:space="preserve"> the study area </w:t>
      </w:r>
      <w:r w:rsidR="00E514C0">
        <w:t xml:space="preserve">given the improvement </w:t>
      </w:r>
      <w:r>
        <w:t>of</w:t>
      </w:r>
      <w:r w:rsidR="00E514C0">
        <w:t xml:space="preserve"> road</w:t>
      </w:r>
      <w:r>
        <w:t xml:space="preserve"> system</w:t>
      </w:r>
      <w:r w:rsidR="00E514C0">
        <w:t xml:space="preserve"> and</w:t>
      </w:r>
      <w:r>
        <w:t>,</w:t>
      </w:r>
      <w:r w:rsidR="00E514C0">
        <w:t xml:space="preserve"> </w:t>
      </w:r>
      <w:r w:rsidR="00C17A93">
        <w:t>possibly</w:t>
      </w:r>
      <w:r>
        <w:t>,</w:t>
      </w:r>
      <w:r w:rsidR="00C17A93">
        <w:t xml:space="preserve"> </w:t>
      </w:r>
      <w:r w:rsidR="00E514C0">
        <w:t xml:space="preserve">the quality of the hunting environment. In addition, the </w:t>
      </w:r>
      <w:r w:rsidR="0007721D">
        <w:t>standing</w:t>
      </w:r>
      <w:r w:rsidR="00E514C0">
        <w:t xml:space="preserve"> value of the trees was assessed using a single </w:t>
      </w:r>
      <w:r w:rsidR="0007721D">
        <w:t>price list</w:t>
      </w:r>
      <w:r w:rsidR="00E514C0">
        <w:t xml:space="preserve">. This method </w:t>
      </w:r>
      <w:r w:rsidR="00122D0F">
        <w:t>did</w:t>
      </w:r>
      <w:r w:rsidR="00E514C0">
        <w:t xml:space="preserve"> not take into account the effect of price fluctuations or the impact of management choices on operating costs. However, operating costs can be expected to be higher with uneven-aged forest management </w:t>
      </w:r>
      <w:r w:rsidR="0007721D">
        <w:fldChar w:fldCharType="begin"/>
      </w:r>
      <w:r w:rsidR="008F6569">
        <w:instrText xml:space="preserve"> ADDIN ZOTERO_ITEM CSL_CITATION {"citationID":"jegFYggD","properties":{"formattedCitation":"(Davies and Kerr, 2015)","plainCitation":"(Davies and Kerr, 2015)","noteIndex":0},"citationItems":[{"id":12594,"uris":["http://zotero.org/users/1509360/items/AEJTPA4D","http://zotero.org/users/1509360/items/KVJ99X34"],"itemData":{"id":12594,"type":"article-journal","abstract":"Recently continuous cover forestry (CCF) has become an accepted approach to forest management in Britain, but uncertainty about its economic consequences may be a barrier to its wider use. A study was carried out to examine the costs and revenues of transforming a stand of Sitka spruce (Picea sitchensis (Bong.) Carr.) to CCF. The main conclusion is that transformation to CCF need not be more costly than clearfelling and replanting if natural regeneration is successful and the aim is to produce a simple canopy structure. The long-term value of transformation to a more complex canopy structure, with three or more strata, is lower and the extra costs need to be justified in terms of management objectives. The main output from the study is an analysis spreadsheet that empowers practitioners and policy makers to investigate the effects of costs, revenues and discount rates on estimates of net present value over 20 years, 100 years and in perpetuity, to suit local conditions. This paper summarises the method and results of the study in a British context, sets these in a wider international context, and considers the merits, applications and possible further developments of the approach.","container-title":"Forests","DOI":"10.3390/f6072424","ISSN":"1999-4907","issue":"7","language":"en","license":"http://creativecommons.org/licenses/by/3.0/","page":"2424-2449","publisher":"Multidisciplinary Digital Publishing Institute","source":"www.mdpi.com","title":"Comparing the Costs and Revenues of Transformation to Continuous Cover Forestry for Sitka Spruce in Great Britain","volume":"6","author":[{"family":"Davies","given":"Owen"},{"family":"Kerr","given":"Gary"}],"issued":{"date-parts":[["2015",7]]}}}],"schema":"https://github.com/citation-style-language/schema/raw/master/csl-citation.json"} </w:instrText>
      </w:r>
      <w:r w:rsidR="0007721D">
        <w:fldChar w:fldCharType="separate"/>
      </w:r>
      <w:r w:rsidR="0007721D" w:rsidRPr="0007721D">
        <w:rPr>
          <w:rFonts w:ascii="Aptos" w:hAnsi="Aptos"/>
        </w:rPr>
        <w:t>(Davies and Kerr, 2015)</w:t>
      </w:r>
      <w:r w:rsidR="0007721D">
        <w:fldChar w:fldCharType="end"/>
      </w:r>
      <w:r w:rsidR="00E514C0">
        <w:t xml:space="preserve">, leading to a reduction in unit prices and justifying the use of different </w:t>
      </w:r>
      <w:r w:rsidR="0007721D">
        <w:t>price lists</w:t>
      </w:r>
      <w:r w:rsidR="00E514C0">
        <w:t xml:space="preserve">. It should be noted, however, that the </w:t>
      </w:r>
      <w:r w:rsidR="0007721D">
        <w:t>price list</w:t>
      </w:r>
      <w:r w:rsidR="00E514C0">
        <w:t xml:space="preserve"> used reflect</w:t>
      </w:r>
      <w:r w:rsidR="0007721D">
        <w:t>ed</w:t>
      </w:r>
      <w:r w:rsidR="00E514C0">
        <w:t xml:space="preserve"> average prices obtained in </w:t>
      </w:r>
      <w:r w:rsidR="0007721D">
        <w:t>Southern Belgium</w:t>
      </w:r>
      <w:r w:rsidR="00E514C0">
        <w:t xml:space="preserve"> where, as in our analyses, softwoods are essentially managed as even-aged stands and </w:t>
      </w:r>
      <w:commentRangeStart w:id="26"/>
      <w:r w:rsidR="00E514C0">
        <w:t xml:space="preserve">hardwoods as uneven-aged stands. </w:t>
      </w:r>
      <w:commentRangeEnd w:id="26"/>
      <w:r w:rsidR="00D45DCC">
        <w:rPr>
          <w:rStyle w:val="Marquedecommentaire"/>
        </w:rPr>
        <w:commentReference w:id="26"/>
      </w:r>
    </w:p>
    <w:p w14:paraId="1A4DD013" w14:textId="0894B266" w:rsidR="00F867E8" w:rsidRDefault="00E514C0" w:rsidP="00E514C0">
      <w:r>
        <w:t>It</w:t>
      </w:r>
      <w:r w:rsidR="003E7BEF">
        <w:t xml:space="preserve"> i</w:t>
      </w:r>
      <w:r>
        <w:t xml:space="preserve">s also important to remember that </w:t>
      </w:r>
      <w:r w:rsidR="00045417">
        <w:t>we conducted</w:t>
      </w:r>
      <w:r>
        <w:t xml:space="preserve"> a retrospective analysis, </w:t>
      </w:r>
      <w:r w:rsidR="00E34B16">
        <w:t>looking</w:t>
      </w:r>
      <w:r>
        <w:t xml:space="preserve"> only at past financial </w:t>
      </w:r>
      <w:r w:rsidR="003E7BEF">
        <w:t>flows</w:t>
      </w:r>
      <w:r>
        <w:t xml:space="preserve">. </w:t>
      </w:r>
      <w:r w:rsidR="009A0C94">
        <w:t>To guide forest management today, t</w:t>
      </w:r>
      <w:r w:rsidR="00743BEA">
        <w:t>he results</w:t>
      </w:r>
      <w:r w:rsidR="00BE12FD">
        <w:t xml:space="preserve"> </w:t>
      </w:r>
      <w:r w:rsidR="009A0C94">
        <w:t xml:space="preserve">should be complemented by prospective analyses </w:t>
      </w:r>
      <w:r w:rsidR="00E34B16">
        <w:t xml:space="preserve">that take </w:t>
      </w:r>
      <w:r w:rsidR="00045417">
        <w:t>into</w:t>
      </w:r>
      <w:r>
        <w:t xml:space="preserve"> </w:t>
      </w:r>
      <w:r w:rsidR="009A0C94">
        <w:t xml:space="preserve">account </w:t>
      </w:r>
      <w:r>
        <w:t xml:space="preserve">all ecosystem services, </w:t>
      </w:r>
      <w:r w:rsidR="00E34B16">
        <w:t xml:space="preserve">the </w:t>
      </w:r>
      <w:r w:rsidR="00A15CBA">
        <w:t xml:space="preserve">production of </w:t>
      </w:r>
      <w:r>
        <w:t>market and non-market</w:t>
      </w:r>
      <w:r w:rsidR="00A15CBA">
        <w:t xml:space="preserve"> goods</w:t>
      </w:r>
      <w:r>
        <w:t xml:space="preserve">, </w:t>
      </w:r>
      <w:r w:rsidR="00E34B16">
        <w:t>and</w:t>
      </w:r>
      <w:r>
        <w:t xml:space="preserve"> future</w:t>
      </w:r>
      <w:r w:rsidR="00A15CBA">
        <w:t xml:space="preserve"> </w:t>
      </w:r>
      <w:r>
        <w:t>resilience</w:t>
      </w:r>
      <w:r w:rsidR="00E34B16">
        <w:t xml:space="preserve"> of </w:t>
      </w:r>
      <w:r w:rsidR="00430CF3">
        <w:t xml:space="preserve">the </w:t>
      </w:r>
      <w:r w:rsidR="00E34B16">
        <w:t>forest</w:t>
      </w:r>
      <w:r>
        <w:t>.</w:t>
      </w:r>
    </w:p>
    <w:p w14:paraId="51292F8F" w14:textId="5AE9F582" w:rsidR="00670776" w:rsidRDefault="00670776" w:rsidP="00670776">
      <w:pPr>
        <w:pStyle w:val="Titre2"/>
      </w:pPr>
      <w:r>
        <w:t>A competitive</w:t>
      </w:r>
      <w:r w:rsidR="00430CF3">
        <w:t xml:space="preserve"> forestry</w:t>
      </w:r>
      <w:r>
        <w:t xml:space="preserve"> investment ?</w:t>
      </w:r>
    </w:p>
    <w:p w14:paraId="341271FB" w14:textId="00D9CA10" w:rsidR="00670776" w:rsidRDefault="00DD47E6" w:rsidP="00670776">
      <w:r>
        <w:t>T</w:t>
      </w:r>
      <w:r w:rsidR="00670776">
        <w:t>he profitability</w:t>
      </w:r>
      <w:r w:rsidR="00590EE1">
        <w:t xml:space="preserve"> of the forestry project</w:t>
      </w:r>
      <w:r w:rsidR="00670776">
        <w:t xml:space="preserve"> </w:t>
      </w:r>
      <w:r w:rsidR="00430CF3">
        <w:t xml:space="preserve">studied </w:t>
      </w:r>
      <w:r w:rsidR="00E94E8C">
        <w:t>was quite</w:t>
      </w:r>
      <w:r w:rsidR="00670776">
        <w:t xml:space="preserve"> competitive </w:t>
      </w:r>
      <w:r w:rsidR="00E94E8C">
        <w:t>with</w:t>
      </w:r>
      <w:r w:rsidR="00670776">
        <w:t xml:space="preserve"> other long-term financial investments. Taking into account all </w:t>
      </w:r>
      <w:r w:rsidR="00430CF3">
        <w:t>revenues</w:t>
      </w:r>
      <w:r w:rsidR="00670776">
        <w:t xml:space="preserve"> and </w:t>
      </w:r>
      <w:r w:rsidR="00430CF3">
        <w:t>costs</w:t>
      </w:r>
      <w:r w:rsidR="00670776">
        <w:t xml:space="preserve">, including capital </w:t>
      </w:r>
      <w:r w:rsidR="00E94E8C">
        <w:t xml:space="preserve">opportunity </w:t>
      </w:r>
      <w:r w:rsidR="00670776">
        <w:t>costs, the internal rate of return was over 1.</w:t>
      </w:r>
      <w:r w:rsidR="004A3441">
        <w:t>2</w:t>
      </w:r>
      <w:r w:rsidR="00670776">
        <w:t xml:space="preserve">% in five </w:t>
      </w:r>
      <w:r w:rsidR="00557E7D">
        <w:t>blocks and over 2.4% in two blocks</w:t>
      </w:r>
      <w:r w:rsidR="00670776">
        <w:t xml:space="preserve"> (</w:t>
      </w:r>
      <w:r w:rsidR="00557E7D">
        <w:fldChar w:fldCharType="begin"/>
      </w:r>
      <w:r w:rsidR="00557E7D">
        <w:instrText xml:space="preserve"> REF _Ref191289988 \h </w:instrText>
      </w:r>
      <w:r w:rsidR="00557E7D">
        <w:fldChar w:fldCharType="separate"/>
      </w:r>
      <w:r w:rsidR="00D57DE6">
        <w:t xml:space="preserve">Table </w:t>
      </w:r>
      <w:r w:rsidR="00D57DE6">
        <w:rPr>
          <w:noProof/>
        </w:rPr>
        <w:t>4</w:t>
      </w:r>
      <w:r w:rsidR="00557E7D">
        <w:fldChar w:fldCharType="end"/>
      </w:r>
      <w:r w:rsidR="00670776">
        <w:t>).</w:t>
      </w:r>
      <w:r w:rsidR="00590EE1">
        <w:t xml:space="preserve"> </w:t>
      </w:r>
      <w:r w:rsidR="00C44A24">
        <w:t>Such forestry project</w:t>
      </w:r>
      <w:r w:rsidR="00590EE1">
        <w:t xml:space="preserve"> </w:t>
      </w:r>
      <w:r w:rsidR="00C44A24">
        <w:t>can</w:t>
      </w:r>
      <w:r w:rsidR="00590EE1">
        <w:t xml:space="preserve"> </w:t>
      </w:r>
      <w:r w:rsidR="00C44A24">
        <w:t xml:space="preserve">therefore </w:t>
      </w:r>
      <w:r w:rsidR="00590EE1">
        <w:t xml:space="preserve">generate more </w:t>
      </w:r>
      <w:r w:rsidR="00B064D9">
        <w:t>revenues</w:t>
      </w:r>
      <w:r w:rsidR="007820E1">
        <w:t xml:space="preserve"> than </w:t>
      </w:r>
      <w:r w:rsidR="00B064D9">
        <w:t>the incurred costs</w:t>
      </w:r>
      <w:r w:rsidR="00C44A24">
        <w:t xml:space="preserve"> even if </w:t>
      </w:r>
      <w:r w:rsidR="00AC3724">
        <w:t xml:space="preserve">these financial flows are </w:t>
      </w:r>
      <w:r w:rsidR="00C44A24">
        <w:t>discounted with a discount rate up to 1.2%.</w:t>
      </w:r>
      <w:r w:rsidR="00670776">
        <w:t xml:space="preserve"> </w:t>
      </w:r>
      <w:r w:rsidR="004F2809">
        <w:t>In nominal values, it</w:t>
      </w:r>
      <w:r w:rsidR="00670776">
        <w:t xml:space="preserve"> </w:t>
      </w:r>
      <w:r w:rsidR="00A23821">
        <w:t xml:space="preserve">can be compared to investment </w:t>
      </w:r>
      <w:r w:rsidR="00B064D9">
        <w:t>whose interest rate is</w:t>
      </w:r>
      <w:r w:rsidR="00670776">
        <w:t xml:space="preserve"> </w:t>
      </w:r>
      <w:r w:rsidR="0071334E">
        <w:t>over</w:t>
      </w:r>
      <w:r w:rsidR="00670776">
        <w:t xml:space="preserve"> 3.</w:t>
      </w:r>
      <w:r w:rsidR="004A3441">
        <w:t>2</w:t>
      </w:r>
      <w:r w:rsidR="00670776">
        <w:t>%</w:t>
      </w:r>
      <w:r w:rsidR="00BB5239">
        <w:t xml:space="preserve"> whereas </w:t>
      </w:r>
      <w:r w:rsidR="00670776">
        <w:t xml:space="preserve"> most interest rates offered by </w:t>
      </w:r>
      <w:r w:rsidR="00151EF6">
        <w:t xml:space="preserve">10-year </w:t>
      </w:r>
      <w:r w:rsidR="00670776">
        <w:t>government bonds in Europe in January 2024</w:t>
      </w:r>
      <w:r w:rsidR="00BB5239">
        <w:t xml:space="preserve"> where lower than that value</w:t>
      </w:r>
      <w:r w:rsidR="00670776">
        <w:t xml:space="preserve"> </w:t>
      </w:r>
      <w:r w:rsidR="00B86626">
        <w:fldChar w:fldCharType="begin"/>
      </w:r>
      <w:r w:rsidR="00B86626">
        <w:instrText xml:space="preserve"> ADDIN ZOTERO_ITEM CSL_CITATION {"citationID":"XXOcXP83","properties":{"formattedCitation":"(OCDE, 2024)","plainCitation":"(OCDE, 2024)","noteIndex":0},"citationItems":[{"id":9127,"uris":["http://zotero.org/users/1509360/items/TD5HLT33"],"itemData":{"id":9127,"type":"webpage","abstract":"Les taux d'intérêt à long terme sont ceux des obligations d'État à échéance de 10 ans.","container-title":"OCDE","language":"fr","title":"Taux d'intérêt à long terme","URL":"https://www.oecd.org/fr/data/indicators/long-term-interest-rates.html","author":[{"family":"OCDE","given":""}],"accessed":{"date-parts":[["2024",8,16]]},"issued":{"date-parts":[["2024"]]}}}],"schema":"https://github.com/citation-style-language/schema/raw/master/csl-citation.json"} </w:instrText>
      </w:r>
      <w:r w:rsidR="00B86626">
        <w:fldChar w:fldCharType="separate"/>
      </w:r>
      <w:r w:rsidR="00B86626" w:rsidRPr="00B86626">
        <w:rPr>
          <w:rFonts w:ascii="Aptos" w:hAnsi="Aptos"/>
        </w:rPr>
        <w:t>(OCDE, 2024)</w:t>
      </w:r>
      <w:r w:rsidR="00B86626">
        <w:fldChar w:fldCharType="end"/>
      </w:r>
      <w:r w:rsidR="00670776">
        <w:t>.</w:t>
      </w:r>
      <w:r w:rsidR="00EA0E95">
        <w:t xml:space="preserve"> Across 19 European countries, </w:t>
      </w:r>
      <w:r w:rsidR="001B5F29">
        <w:t>the interest rate was over 3.2% for only 5 countries</w:t>
      </w:r>
      <w:r w:rsidR="00A95D64">
        <w:t xml:space="preserve"> with rates ranging between 3.35% and 6.50%. The interest rate for the other countries</w:t>
      </w:r>
      <w:r w:rsidR="00195A84">
        <w:t xml:space="preserve"> ranged between </w:t>
      </w:r>
      <w:r w:rsidR="00195A84">
        <w:lastRenderedPageBreak/>
        <w:t>0.6</w:t>
      </w:r>
      <w:r w:rsidR="0034046C">
        <w:t>0%</w:t>
      </w:r>
      <w:r w:rsidR="00195A84">
        <w:t xml:space="preserve"> and 3.15%</w:t>
      </w:r>
      <w:r w:rsidR="0034046C">
        <w:t xml:space="preserve"> </w:t>
      </w:r>
      <w:r w:rsidR="0034046C">
        <w:fldChar w:fldCharType="begin"/>
      </w:r>
      <w:r w:rsidR="0070517F">
        <w:instrText xml:space="preserve"> ADDIN ZOTERO_ITEM CSL_CITATION {"citationID":"uguqNwGH","properties":{"formattedCitation":"(OCDE, 2024)","plainCitation":"(OCDE, 2024)","noteIndex":0},"citationItems":[{"id":9127,"uris":["http://zotero.org/users/1509360/items/TD5HLT33"],"itemData":{"id":9127,"type":"webpage","abstract":"Les taux d'intérêt à long terme sont ceux des obligations d'État à échéance de 10 ans.","container-title":"OCDE","language":"fr","title":"Taux d'intérêt à long terme","URL":"https://www.oecd.org/fr/data/indicators/long-term-interest-rates.html","author":[{"family":"OCDE","given":""}],"accessed":{"date-parts":[["2024",8,16]]},"issued":{"date-parts":[["2024"]]}}}],"schema":"https://github.com/citation-style-language/schema/raw/master/csl-citation.json"} </w:instrText>
      </w:r>
      <w:r w:rsidR="0034046C">
        <w:fldChar w:fldCharType="separate"/>
      </w:r>
      <w:r w:rsidR="0034046C" w:rsidRPr="00B86626">
        <w:rPr>
          <w:rFonts w:ascii="Aptos" w:hAnsi="Aptos"/>
        </w:rPr>
        <w:t>(OCDE, 2024)</w:t>
      </w:r>
      <w:r w:rsidR="0034046C">
        <w:fldChar w:fldCharType="end"/>
      </w:r>
      <w:r w:rsidR="00195A84">
        <w:t>.</w:t>
      </w:r>
      <w:r w:rsidR="002B3329">
        <w:t xml:space="preserve"> </w:t>
      </w:r>
      <w:r w:rsidR="00205DF5">
        <w:t>Inflation and interest rates however can fluctuate largely over long period of time</w:t>
      </w:r>
      <w:r w:rsidR="000566AF">
        <w:t xml:space="preserve"> </w:t>
      </w:r>
      <w:r w:rsidR="00BB5239">
        <w:t>while</w:t>
      </w:r>
      <w:r w:rsidR="000566AF">
        <w:t xml:space="preserve"> we assumed them to be constant. Nevertheless,</w:t>
      </w:r>
      <w:r w:rsidR="001B5F29">
        <w:t xml:space="preserve"> </w:t>
      </w:r>
      <w:r w:rsidR="00E32F57">
        <w:t xml:space="preserve">Terreaux </w:t>
      </w:r>
      <w:r w:rsidR="0070517F">
        <w:fldChar w:fldCharType="begin"/>
      </w:r>
      <w:r w:rsidR="00E32F57">
        <w:instrText xml:space="preserve"> ADDIN ZOTERO_ITEM CSL_CITATION {"citationID":"Sci5CA7B","properties":{"formattedCitation":"(1990)","plainCitation":"(1990)","noteIndex":0},"citationItems":[{"id":9126,"uris":["http://zotero.org/users/1509360/items/RUW4DEIY"],"itemData":{"id":9126,"type":"report","publisher":"Toulouse 1","title":"Principes de gestion des investissements en forêt","author":[{"family":"Terreaux","given":"Jean-Philippe"}],"issued":{"date-parts":[["1990"]]}},"suppress-author":true}],"schema":"https://github.com/citation-style-language/schema/raw/master/csl-citation.json"} </w:instrText>
      </w:r>
      <w:r w:rsidR="0070517F">
        <w:fldChar w:fldCharType="separate"/>
      </w:r>
      <w:r w:rsidR="00E32F57" w:rsidRPr="00E32F57">
        <w:rPr>
          <w:rFonts w:ascii="Aptos" w:hAnsi="Aptos"/>
        </w:rPr>
        <w:t>(1990)</w:t>
      </w:r>
      <w:r w:rsidR="0070517F">
        <w:fldChar w:fldCharType="end"/>
      </w:r>
      <w:r w:rsidR="00670776">
        <w:t xml:space="preserve"> showed that </w:t>
      </w:r>
      <w:r w:rsidR="00CA51FB">
        <w:t>a</w:t>
      </w:r>
      <w:r w:rsidR="00670776">
        <w:t xml:space="preserve"> forestry project </w:t>
      </w:r>
      <w:r w:rsidR="00CA51FB">
        <w:t>is generally</w:t>
      </w:r>
      <w:r w:rsidR="00670776">
        <w:t xml:space="preserve"> competitive with bank investments</w:t>
      </w:r>
      <w:r w:rsidR="00CA51FB">
        <w:t xml:space="preserve"> if</w:t>
      </w:r>
      <w:r w:rsidR="00670776">
        <w:t xml:space="preserve"> the </w:t>
      </w:r>
      <w:r w:rsidR="0070517F">
        <w:t xml:space="preserve">internal rate of return </w:t>
      </w:r>
      <w:r w:rsidR="00CA51FB">
        <w:t>is</w:t>
      </w:r>
      <w:r w:rsidR="00670776">
        <w:t xml:space="preserve"> equal to or greater than 1.8%. This threshold was exceeded in </w:t>
      </w:r>
      <w:r w:rsidR="0070517F">
        <w:t xml:space="preserve">two </w:t>
      </w:r>
      <w:r w:rsidR="002D390A">
        <w:t>forest blocks</w:t>
      </w:r>
      <w:r w:rsidR="00CA51FB">
        <w:t xml:space="preserve"> </w:t>
      </w:r>
      <w:r w:rsidR="006C74F8">
        <w:t>underlining that</w:t>
      </w:r>
      <w:r w:rsidR="00B10E67">
        <w:t xml:space="preserve">, on average, the forestry project was likely </w:t>
      </w:r>
      <w:r w:rsidR="00E32F57">
        <w:t xml:space="preserve">to be </w:t>
      </w:r>
      <w:r w:rsidR="00B10E67">
        <w:t xml:space="preserve">as competitive as </w:t>
      </w:r>
      <w:r w:rsidR="00FF6989">
        <w:t>low-risk</w:t>
      </w:r>
      <w:r w:rsidR="00B4339E">
        <w:t>,</w:t>
      </w:r>
      <w:r w:rsidR="00FF6989">
        <w:t xml:space="preserve"> long-term financial investment</w:t>
      </w:r>
      <w:r w:rsidR="00B4339E">
        <w:t>s</w:t>
      </w:r>
      <w:r w:rsidR="00FF6989">
        <w:t>.</w:t>
      </w:r>
    </w:p>
    <w:p w14:paraId="5345444E" w14:textId="14236F3D" w:rsidR="00A33B18" w:rsidRDefault="00670776" w:rsidP="00670776">
      <w:r>
        <w:t xml:space="preserve">The profitability estimates obviously reflected the particular conditions of the </w:t>
      </w:r>
      <w:r w:rsidR="008B2C84">
        <w:t>study forest</w:t>
      </w:r>
      <w:r>
        <w:t xml:space="preserve"> during a</w:t>
      </w:r>
      <w:r w:rsidR="00B7250E">
        <w:t xml:space="preserve"> relatively limited </w:t>
      </w:r>
      <w:r>
        <w:t>period</w:t>
      </w:r>
      <w:r w:rsidR="00B7250E">
        <w:t xml:space="preserve"> of time</w:t>
      </w:r>
      <w:r>
        <w:t xml:space="preserve">. For example, the </w:t>
      </w:r>
      <w:r w:rsidR="00061869">
        <w:t xml:space="preserve">internal rate of return of block 3 </w:t>
      </w:r>
      <w:r>
        <w:t>(</w:t>
      </w:r>
      <w:r w:rsidR="00061869">
        <w:t>IRR</w:t>
      </w:r>
      <w:r>
        <w:t xml:space="preserve"> = 1.</w:t>
      </w:r>
      <w:r w:rsidR="00061869">
        <w:t>2</w:t>
      </w:r>
      <w:r>
        <w:t>%)</w:t>
      </w:r>
      <w:r w:rsidR="00061869">
        <w:t xml:space="preserve"> was particularly low even though this block was </w:t>
      </w:r>
      <w:r w:rsidR="00D45C39">
        <w:t>arguably</w:t>
      </w:r>
      <w:r w:rsidR="00061869">
        <w:t xml:space="preserve"> the most fertile block</w:t>
      </w:r>
      <w:r>
        <w:t xml:space="preserve">. This </w:t>
      </w:r>
      <w:r w:rsidR="00D45C39">
        <w:t>block</w:t>
      </w:r>
      <w:r>
        <w:t xml:space="preserve"> </w:t>
      </w:r>
      <w:r w:rsidR="00D45C39">
        <w:t xml:space="preserve">initially </w:t>
      </w:r>
      <w:r>
        <w:t>contained a high proportion of ash (28% of basal area)</w:t>
      </w:r>
      <w:r w:rsidR="00D45C39">
        <w:t xml:space="preserve"> and significant Chalara</w:t>
      </w:r>
      <w:r>
        <w:t xml:space="preserve"> dieback was observed in this </w:t>
      </w:r>
      <w:r w:rsidR="00D45C39">
        <w:t>block</w:t>
      </w:r>
      <w:r>
        <w:t xml:space="preserve">, leading to the premature sale of trees and </w:t>
      </w:r>
      <w:r w:rsidR="00961B79">
        <w:t>reduction in</w:t>
      </w:r>
      <w:r>
        <w:t xml:space="preserve"> the standing capital. In addition, roadworks were carried out in </w:t>
      </w:r>
      <w:r w:rsidR="00535D0C">
        <w:t xml:space="preserve">this block and </w:t>
      </w:r>
      <w:r>
        <w:t>one of the cuttings</w:t>
      </w:r>
      <w:r w:rsidR="00F27063">
        <w:t xml:space="preserve"> (206 m³, estimated value of 33,750 €)</w:t>
      </w:r>
      <w:r>
        <w:t xml:space="preserve"> scheduled before 2019 was postponed </w:t>
      </w:r>
      <w:r w:rsidR="00535D0C">
        <w:t>outside the study period</w:t>
      </w:r>
      <w:r w:rsidR="00051A0C">
        <w:t xml:space="preserve"> </w:t>
      </w:r>
      <w:r w:rsidR="00A63B4E">
        <w:t xml:space="preserve">(the market price was </w:t>
      </w:r>
      <w:r w:rsidR="00AE42B7">
        <w:t>deemed</w:t>
      </w:r>
      <w:r w:rsidR="00286B80">
        <w:t xml:space="preserve"> too low</w:t>
      </w:r>
      <w:r w:rsidR="00AE42B7">
        <w:t xml:space="preserve">, probably due to </w:t>
      </w:r>
      <w:r w:rsidR="00A63B4E">
        <w:t>the 2008 financial crisis)</w:t>
      </w:r>
      <w:r>
        <w:t xml:space="preserve">. </w:t>
      </w:r>
    </w:p>
    <w:p w14:paraId="7E9D3F07" w14:textId="354C62AC" w:rsidR="000517E8" w:rsidRDefault="000517E8" w:rsidP="00344846">
      <w:pPr>
        <w:pStyle w:val="Titre2"/>
      </w:pPr>
      <w:r>
        <w:t xml:space="preserve">Capital opportunity cost </w:t>
      </w:r>
      <w:r w:rsidR="00344846">
        <w:t>and social values</w:t>
      </w:r>
    </w:p>
    <w:p w14:paraId="408A51D7" w14:textId="4BA94C80" w:rsidR="00E34B16" w:rsidRDefault="00973AA3" w:rsidP="000517E8">
      <w:r>
        <w:t>Two of our key economic indicators</w:t>
      </w:r>
      <w:r w:rsidR="0041073E">
        <w:t xml:space="preserve"> (NPV, IRR)</w:t>
      </w:r>
      <w:r>
        <w:t xml:space="preserve"> included </w:t>
      </w:r>
      <w:r w:rsidR="008D4ADE">
        <w:t xml:space="preserve">the opportunity cost </w:t>
      </w:r>
      <w:r w:rsidR="0041073E">
        <w:t xml:space="preserve">of the </w:t>
      </w:r>
      <w:r w:rsidR="000C068C">
        <w:t>capital and assume</w:t>
      </w:r>
      <w:r w:rsidR="000503BC">
        <w:t>d</w:t>
      </w:r>
      <w:r w:rsidR="000C068C">
        <w:t xml:space="preserve"> that economic agents </w:t>
      </w:r>
      <w:r w:rsidR="00BC0FCD">
        <w:t xml:space="preserve">prefer </w:t>
      </w:r>
      <w:r w:rsidR="0060500A">
        <w:t>perceiving immediately a given</w:t>
      </w:r>
      <w:r w:rsidR="00BC0FCD">
        <w:t xml:space="preserve"> </w:t>
      </w:r>
      <w:r w:rsidR="0060500A">
        <w:t>revenue than perceiving it later on.</w:t>
      </w:r>
      <w:r w:rsidR="00182883">
        <w:t xml:space="preserve"> </w:t>
      </w:r>
      <w:r w:rsidR="000517E8">
        <w:t xml:space="preserve">Given the long timeframes of forestry projects and the importance of </w:t>
      </w:r>
      <w:r w:rsidR="00F779DF">
        <w:t xml:space="preserve">the </w:t>
      </w:r>
      <w:r w:rsidR="000517E8">
        <w:t xml:space="preserve">non-market ecosystem services they provide, </w:t>
      </w:r>
      <w:r w:rsidR="00F233F6">
        <w:t xml:space="preserve">it has been suggested to use </w:t>
      </w:r>
      <w:r w:rsidR="000517E8">
        <w:t xml:space="preserve">low discount rates </w:t>
      </w:r>
      <w:r w:rsidR="00F233F6">
        <w:t>ranging between 1.</w:t>
      </w:r>
      <w:r w:rsidR="00411C45">
        <w:t>4</w:t>
      </w:r>
      <w:r w:rsidR="00F233F6">
        <w:t xml:space="preserve"> and </w:t>
      </w:r>
      <w:r w:rsidR="00411C45">
        <w:t>4</w:t>
      </w:r>
      <w:r w:rsidR="00F233F6">
        <w:t xml:space="preserve">% </w:t>
      </w:r>
      <w:r w:rsidR="002A69FB">
        <w:fldChar w:fldCharType="begin"/>
      </w:r>
      <w:r w:rsidR="002A69FB">
        <w:instrText xml:space="preserve"> ADDIN ZOTERO_ITEM CSL_CITATION {"citationID":"e1Qh7sqD","properties":{"formattedCitation":"(Gosselin et al., 2011; M\\uc0\\u246{}hring, 2001)","plainCitation":"(Gosselin et al., 2011; Möhring, 2001)","noteIndex":0},"citationItems":[{"id":8923,"uris":["http://zotero.org/users/1509360/items/ZMXX3YW7"],"itemData":{"id":8923,"type":"article-journal","abstract":"L'utilisation de la méthode coûts-avantages pour l'évaluation économique d'un projet — un itiné-raire sylvicole par exemple — prend en compte toutes les dépenses et recettes sur toute la durée du projet : elle repose sur l'établissement d'un échéancier de recettes et de dépenses et calcule le bénéfice actualisé correspondant. Un flux financier (recette ou dépense) est dit actua-lisé lorsqu'il est ramené à sa valeur monétaire d'une année de référence, qui est le plus souvent l'année actuelle. La technique de l'actualisation permet de rendre comparables des flux financiers bien qu'ils interviennent à des dates différentes. Plus une recette ou une dépense intervient tardivement dans un projet, moins elle aura de poids dans le bilan financier. Le choix de la valeur du taux d'actualisation influence fortement les résultats, et ce d'autant plus que les projets concernent le long terme. Même si les logiques d'actualisation sont différentes selon qu'il s'agit de choix privés (cas des propriétaires forestiers) ou publics (cas de la politique forestière), tous les projets forestiers ont, d'un point de vue économique, une double spécificité : d'une part, ils intègrent bien souvent des biens et services environnementaux et non marchands, d'autre part ils portent sur le très long terme. Compte tenu de ces éléments, il nous est apparu nécessaire de faire le point sur trois questions : — comment définit-on l'actualisation et quelles en sont les justifications économiques ? — quelles sont les particularités liées à l'évaluation de biens et services environnementaux ? — comment prendre en compte le très long terme dans le choix du taux d'actualisation ?","container-title":"Revue Forestiere Francaise","DOI":"10.4267/2042/45828","journalAbbreviation":"Revue Forestiere Francaise","page":"445-455","source":"ResearchGate","title":"Actualisation en forêt : pour quelles raisons et à quel taux ?","title-short":"Actualisation en forêt","volume":"LXIII","author":[{"family":"Gosselin","given":"Marion"},{"family":"Costa","given":"Sandrine"},{"family":"Paillet","given":"Yoan"},{"family":"Chevalier","given":"Hélène"}],"issued":{"date-parts":[["2011",2,15]]}}},{"id":7410,"uris":["http://zotero.org/users/1509360/items/JAIVIHG4"],"itemData":{"id":7410,"type":"article-journal","abstract":"The beginning of the land rent theory is closely related to the German forest economists Friedrich Wilhelm Leopold Pfeil and Johann Christian Hundeshagen (1828). It was further developed by Gottlob König (1864), Johann Heinrich v. Thünen, Max Robert Preßler, Gustav Heyer, Max Endres and in particular by Martin Faustmann (1849). His 1849 published and well known formula may be seen as the center of the land rent theory. However, the application of this concept demanded a considerable change of forest management practice due to the reduction of usual rotations and stocking density. Eventually, the land rent theory conflicted with the principle of sustained yield which had become the central idea of forestry in Germany in the 19th century. Since forestry under German conditions did not start as an investment on bare forest land, but had to manage existing forests under the principle of sustainability, the theory of the highest revenue seemed to be a more appropriate guideline for forestry. However, the maximization of the highest revenue assumed a marginal interest rate of 0% because the time span between input and output was not considered. Besides that, this principle also conflicted with the reality of forestry, because the scarcity of financial funds was not regarded. So far, both theories have not delivered solutions useful to real forest economic decision problems in Germany. Using an example from Lower Saxony, it is demonstrated that considering the objective of sustainability leads to results which are in accordance with the reality and the economic theory.","collection-title":"Faustmann formula:applications and extensions","container-title":"Forest Policy and Economics","DOI":"10.1016/S1389-9341(01)00049-1","ISSN":"1389-9341","issue":"2","journalAbbreviation":"Forest Policy and Economics","language":"en","page":"195-201","source":"ScienceDirect","title":"The German struggle between the ‘Bodenreinertragslehre’ (land rent theory) and ‘Waldreinertragslehre’ (theory of the highest revenue) belongs to the past — but what is left?","volume":"2","author":[{"family":"Möhring","given":"Bernhard"}],"issued":{"date-parts":[["2001",6,1]]}}}],"schema":"https://github.com/citation-style-language/schema/raw/master/csl-citation.json"} </w:instrText>
      </w:r>
      <w:r w:rsidR="002A69FB">
        <w:fldChar w:fldCharType="separate"/>
      </w:r>
      <w:r w:rsidR="002A69FB" w:rsidRPr="002A69FB">
        <w:rPr>
          <w:rFonts w:ascii="Aptos" w:hAnsi="Aptos" w:cs="Times New Roman"/>
        </w:rPr>
        <w:t>(Gosselin et al., 2011; Möhring, 2001)</w:t>
      </w:r>
      <w:r w:rsidR="002A69FB">
        <w:fldChar w:fldCharType="end"/>
      </w:r>
      <w:r w:rsidR="000517E8">
        <w:t xml:space="preserve">. </w:t>
      </w:r>
      <w:r w:rsidR="00865AA4">
        <w:t>However, s</w:t>
      </w:r>
      <w:r w:rsidR="000517E8">
        <w:t xml:space="preserve">ome forest owners might even use a virtually zero discount rate if their primary objective is to </w:t>
      </w:r>
      <w:r w:rsidR="00F15FFF">
        <w:t>provide</w:t>
      </w:r>
      <w:r w:rsidR="000517E8">
        <w:t xml:space="preserve"> on a valuable forest to their successors and future generations. For the latter, the capital </w:t>
      </w:r>
      <w:r w:rsidR="00F15FFF">
        <w:t xml:space="preserve">opportunity </w:t>
      </w:r>
      <w:r w:rsidR="000517E8">
        <w:t xml:space="preserve">cost </w:t>
      </w:r>
      <w:r w:rsidR="008529A9">
        <w:t>is not considered</w:t>
      </w:r>
      <w:r w:rsidR="000517E8">
        <w:t xml:space="preserve"> and maximizing the IRR is not a relevant </w:t>
      </w:r>
      <w:r w:rsidR="008529A9">
        <w:t>approach</w:t>
      </w:r>
      <w:r w:rsidR="000517E8">
        <w:t xml:space="preserve">. </w:t>
      </w:r>
      <w:r w:rsidR="00B65D7D">
        <w:t>In this case, i</w:t>
      </w:r>
      <w:r w:rsidR="000517E8">
        <w:t xml:space="preserve">t </w:t>
      </w:r>
      <w:r w:rsidR="00B65D7D">
        <w:t>might</w:t>
      </w:r>
      <w:r w:rsidR="000517E8">
        <w:t xml:space="preserve"> be more </w:t>
      </w:r>
      <w:r w:rsidR="00B65D7D">
        <w:t>interesting</w:t>
      </w:r>
      <w:r w:rsidR="000517E8">
        <w:t xml:space="preserve"> to assess the future value and resilience of the forest, while ensuring that the average annual balance is positive (</w:t>
      </w:r>
      <w:r w:rsidR="00B65D7D">
        <w:t>positive net</w:t>
      </w:r>
      <w:r w:rsidR="000517E8">
        <w:t xml:space="preserve"> income). This objective has been perfectly met in all the </w:t>
      </w:r>
      <w:r w:rsidR="002D500B">
        <w:t>study blocks</w:t>
      </w:r>
      <w:r w:rsidR="00427981">
        <w:t>.</w:t>
      </w:r>
      <w:r w:rsidR="001436A3">
        <w:t xml:space="preserve"> </w:t>
      </w:r>
      <w:r w:rsidR="00760B13">
        <w:t>On the one hand, a</w:t>
      </w:r>
      <w:r w:rsidR="000517E8">
        <w:t xml:space="preserve">nnual </w:t>
      </w:r>
      <w:r w:rsidR="000503BC">
        <w:t>revenues</w:t>
      </w:r>
      <w:r w:rsidR="000517E8">
        <w:t xml:space="preserve"> exceeded annual </w:t>
      </w:r>
      <w:r w:rsidR="000503BC">
        <w:t>costs</w:t>
      </w:r>
      <w:r w:rsidR="00427981">
        <w:t xml:space="preserve">. Average annual </w:t>
      </w:r>
      <w:r w:rsidR="000503BC">
        <w:t>revenue</w:t>
      </w:r>
      <w:r w:rsidR="00427981">
        <w:t xml:space="preserve"> (not discounted) was 1.1 (block 3) to 2.0 (block 5) times higher than average annual </w:t>
      </w:r>
      <w:r w:rsidR="000503BC">
        <w:t>cost</w:t>
      </w:r>
      <w:r w:rsidR="00427981">
        <w:t xml:space="preserve">. Annual revenue ranged from 286 €/ha/year to 542 €/ha/year, while annual </w:t>
      </w:r>
      <w:r w:rsidR="000503BC">
        <w:t>cost</w:t>
      </w:r>
      <w:r w:rsidR="00427981">
        <w:t xml:space="preserve"> ranged from 241 €/ha/year to 351 €/ha/year (</w:t>
      </w:r>
      <w:r w:rsidR="00427981">
        <w:fldChar w:fldCharType="begin"/>
      </w:r>
      <w:r w:rsidR="00427981">
        <w:instrText xml:space="preserve"> REF _Ref188974756 \h </w:instrText>
      </w:r>
      <w:r w:rsidR="00427981">
        <w:fldChar w:fldCharType="separate"/>
      </w:r>
      <w:r w:rsidR="00D57DE6">
        <w:t xml:space="preserve">Figure </w:t>
      </w:r>
      <w:r w:rsidR="00D57DE6">
        <w:rPr>
          <w:noProof/>
        </w:rPr>
        <w:t>3</w:t>
      </w:r>
      <w:r w:rsidR="00427981">
        <w:fldChar w:fldCharType="end"/>
      </w:r>
      <w:r w:rsidR="00427981">
        <w:t xml:space="preserve">). </w:t>
      </w:r>
      <w:r w:rsidR="00760B13">
        <w:t xml:space="preserve">On the other hand, </w:t>
      </w:r>
      <w:r w:rsidR="000517E8">
        <w:t xml:space="preserve">the </w:t>
      </w:r>
      <w:r w:rsidR="006A50E5">
        <w:t xml:space="preserve">standing </w:t>
      </w:r>
      <w:r w:rsidR="000517E8">
        <w:t>value increased</w:t>
      </w:r>
      <w:r w:rsidR="006A50E5">
        <w:t xml:space="preserve"> during the study period</w:t>
      </w:r>
      <w:r w:rsidR="000517E8">
        <w:t xml:space="preserve"> and</w:t>
      </w:r>
      <w:r w:rsidR="006A50E5">
        <w:t>,</w:t>
      </w:r>
      <w:r w:rsidR="000517E8">
        <w:t xml:space="preserve"> presumably</w:t>
      </w:r>
      <w:r w:rsidR="006A50E5">
        <w:t>,</w:t>
      </w:r>
      <w:r w:rsidR="000517E8">
        <w:t xml:space="preserve"> </w:t>
      </w:r>
      <w:commentRangeStart w:id="27"/>
      <w:r w:rsidR="006A50E5">
        <w:t>forest</w:t>
      </w:r>
      <w:r w:rsidR="000517E8">
        <w:t xml:space="preserve"> resilience</w:t>
      </w:r>
      <w:r w:rsidR="006A50E5">
        <w:t xml:space="preserve"> also increased through </w:t>
      </w:r>
      <w:commentRangeEnd w:id="27"/>
      <w:r w:rsidR="00AE278A">
        <w:rPr>
          <w:rStyle w:val="Marquedecommentaire"/>
        </w:rPr>
        <w:commentReference w:id="27"/>
      </w:r>
      <w:r w:rsidR="006A50E5">
        <w:t>time</w:t>
      </w:r>
      <w:r w:rsidR="000517E8">
        <w:t>, given the increase in the number of species inventoried and the development of widespread and diversified natural regeneration</w:t>
      </w:r>
      <w:r w:rsidR="00BC7CDE">
        <w:t xml:space="preserve"> </w:t>
      </w:r>
      <w:r w:rsidR="00035317">
        <w:fldChar w:fldCharType="begin"/>
      </w:r>
      <w:r w:rsidR="008F6569">
        <w:instrText xml:space="preserve"> ADDIN ZOTERO_ITEM CSL_CITATION {"citationID":"pTZH4yt3","properties":{"formattedCitation":"(Debois et al., 2024)","plainCitation":"(Debois et al., 2024)","noteIndex":0},"citationItems":[{"id":10453,"uris":["http://zotero.org/users/1509360/items/UPE9CHYS"],"itemData":{"id":10453,"type":"report","language":"French","page":"42","publisher":"Univeristé de Namur","publisher-place":"Namur","title":"30 années de sylviculture Pro Silva à Haugimont (UNamur) : bilan écologique et  économique - Leçons et perspectives pour des forêts résilientes en Wallonie  (HAUGIMONT)","author":[{"family":"Debois","given":"Charles"},{"family":"Delahaye","given":"Laurence"},{"family":"Sanchez","given":"Christine"},{"family":"Ligot","given":"Gauthier"},{"family":"Hauser","given":"Simon"}],"issued":{"date-parts":[["2024"]]}}}],"schema":"https://github.com/citation-style-language/schema/raw/master/csl-citation.json"} </w:instrText>
      </w:r>
      <w:r w:rsidR="00035317">
        <w:fldChar w:fldCharType="separate"/>
      </w:r>
      <w:r w:rsidR="00035317" w:rsidRPr="00035317">
        <w:rPr>
          <w:rFonts w:ascii="Aptos" w:hAnsi="Aptos"/>
        </w:rPr>
        <w:t>(Debois et al., 2024)</w:t>
      </w:r>
      <w:r w:rsidR="00035317">
        <w:fldChar w:fldCharType="end"/>
      </w:r>
      <w:r w:rsidR="000517E8" w:rsidRPr="00BC7CDE">
        <w:t>.</w:t>
      </w:r>
    </w:p>
    <w:p w14:paraId="4DDF756B" w14:textId="5D1075ED" w:rsidR="00F328D8" w:rsidRDefault="00F328D8" w:rsidP="00F328D8">
      <w:pPr>
        <w:pStyle w:val="Titre2"/>
      </w:pPr>
      <w:r>
        <w:t xml:space="preserve">A positive balance despite high </w:t>
      </w:r>
      <w:r w:rsidR="0043361C">
        <w:t>costs</w:t>
      </w:r>
    </w:p>
    <w:p w14:paraId="19F10B68" w14:textId="07FFF460" w:rsidR="00D64664" w:rsidRDefault="00F328D8" w:rsidP="00D64664">
      <w:r>
        <w:t xml:space="preserve">While </w:t>
      </w:r>
      <w:r w:rsidR="0043361C">
        <w:t>one of the</w:t>
      </w:r>
      <w:r>
        <w:t xml:space="preserve"> aim of </w:t>
      </w:r>
      <w:r w:rsidR="0043361C">
        <w:t>CCF</w:t>
      </w:r>
      <w:r>
        <w:t xml:space="preserve"> is to reduce costs, in some cases, this management appears to involve significant costs. The </w:t>
      </w:r>
      <w:r w:rsidR="0043361C">
        <w:t>costs</w:t>
      </w:r>
      <w:r>
        <w:t xml:space="preserve"> </w:t>
      </w:r>
      <w:r w:rsidR="00427981">
        <w:t>in the study area</w:t>
      </w:r>
      <w:r>
        <w:t xml:space="preserve"> were much higher than those reported by the </w:t>
      </w:r>
      <w:r w:rsidR="0043361C">
        <w:t xml:space="preserve">French association </w:t>
      </w:r>
      <w:r w:rsidR="00D4793A">
        <w:t>“</w:t>
      </w:r>
      <w:r>
        <w:t xml:space="preserve">Association </w:t>
      </w:r>
      <w:proofErr w:type="spellStart"/>
      <w:r>
        <w:t>Futaie</w:t>
      </w:r>
      <w:proofErr w:type="spellEnd"/>
      <w:r>
        <w:t xml:space="preserve"> </w:t>
      </w:r>
      <w:proofErr w:type="spellStart"/>
      <w:r>
        <w:t>Irrégulière</w:t>
      </w:r>
      <w:proofErr w:type="spellEnd"/>
      <w:r w:rsidR="00D4793A">
        <w:t>”</w:t>
      </w:r>
      <w:r>
        <w:t xml:space="preserve"> (AFI) </w:t>
      </w:r>
      <w:r w:rsidR="003234A4">
        <w:fldChar w:fldCharType="begin"/>
      </w:r>
      <w:r w:rsidR="004B7835">
        <w:instrText xml:space="preserve"> ADDIN ZOTERO_ITEM CSL_CITATION {"citationID":"NrB3DbpX","properties":{"formattedCitation":"(Bruciamacchie and Tomasini, 2003; Tomasini, 2013)","plainCitation":"(Bruciamacchie and Tomasini, 2003; Tomasini, 2013)","noteIndex":0},"citationItems":[{"id":9273,"uris":["http://zotero.org/users/1509360/items/6GQWK2U2"],"itemData":{"id":9273,"type":"article-journal","container-title":"Forêt entreprise","page":"32-34","title":"Les résultats économiques","volume":"151","author":[{"family":"Bruciamacchie","given":"Max"},{"family":"Tomasini","given":"Julien"}],"issued":{"date-parts":[["2003"]]}}},{"id":9275,"uris":["http://zotero.org/users/1509360/items/8BK3TY28"],"itemData":{"id":9275,"type":"article-journal","container-title":"Forêt Walonne","language":"fr","page":"13-24","source":"Zotero","title":"Suivi économique mis en place sur le réseau AFI : flux financiers et évolution du capital","volume":"123","author":[{"family":"Tomasini","given":"Julien"}],"issued":{"date-parts":[["2013"]]}}}],"schema":"https://github.com/citation-style-language/schema/raw/master/csl-citation.json"} </w:instrText>
      </w:r>
      <w:r w:rsidR="003234A4">
        <w:fldChar w:fldCharType="separate"/>
      </w:r>
      <w:r w:rsidR="004B7835" w:rsidRPr="004B7835">
        <w:rPr>
          <w:rFonts w:ascii="Aptos" w:hAnsi="Aptos"/>
        </w:rPr>
        <w:t>(</w:t>
      </w:r>
      <w:proofErr w:type="spellStart"/>
      <w:r w:rsidR="004B7835" w:rsidRPr="004B7835">
        <w:rPr>
          <w:rFonts w:ascii="Aptos" w:hAnsi="Aptos"/>
        </w:rPr>
        <w:t>Bruciamacchie</w:t>
      </w:r>
      <w:proofErr w:type="spellEnd"/>
      <w:r w:rsidR="004B7835" w:rsidRPr="004B7835">
        <w:rPr>
          <w:rFonts w:ascii="Aptos" w:hAnsi="Aptos"/>
        </w:rPr>
        <w:t xml:space="preserve"> and Tomasini, 2003; Tomasini, 2013)</w:t>
      </w:r>
      <w:r w:rsidR="003234A4">
        <w:fldChar w:fldCharType="end"/>
      </w:r>
      <w:r>
        <w:t xml:space="preserve">. According to these reports, the main costs relate to </w:t>
      </w:r>
      <w:r w:rsidR="0043361C">
        <w:t>tree marking</w:t>
      </w:r>
      <w:r>
        <w:t xml:space="preserve"> (5-35</w:t>
      </w:r>
      <w:r w:rsidR="00D4793A">
        <w:t> €</w:t>
      </w:r>
      <w:r>
        <w:t>/ha/year</w:t>
      </w:r>
      <w:r w:rsidR="0043361C">
        <w:t>, valued in 2013</w:t>
      </w:r>
      <w:r>
        <w:t>), management fees (10-30</w:t>
      </w:r>
      <w:r w:rsidR="00D4793A">
        <w:t xml:space="preserve"> €</w:t>
      </w:r>
      <w:r>
        <w:t>/ha/year) and silvicultural work (0.3</w:t>
      </w:r>
      <w:r w:rsidR="00EA4A7C">
        <w:t> </w:t>
      </w:r>
      <w:r>
        <w:t xml:space="preserve">hours/ha/year on average and less than 1 hour/ha/year). Setting aside the costs of creating and maintaining infrastructure, </w:t>
      </w:r>
      <w:r w:rsidR="0043361C">
        <w:t>costs</w:t>
      </w:r>
      <w:r>
        <w:t xml:space="preserve"> </w:t>
      </w:r>
      <w:r w:rsidR="00EA4A7C">
        <w:t>were reported to be</w:t>
      </w:r>
      <w:r>
        <w:t xml:space="preserve"> generally (for more than 2/3 of AFI plots) less than 50</w:t>
      </w:r>
      <w:r w:rsidR="00EA4A7C">
        <w:t xml:space="preserve"> €</w:t>
      </w:r>
      <w:r>
        <w:t xml:space="preserve">/ha/year. Among the 44 plots in the AFI network, annual </w:t>
      </w:r>
      <w:r w:rsidR="0043361C">
        <w:t>cost</w:t>
      </w:r>
      <w:r>
        <w:t xml:space="preserve"> was close to 145</w:t>
      </w:r>
      <w:r w:rsidR="0043361C">
        <w:t> </w:t>
      </w:r>
      <w:r>
        <w:t xml:space="preserve">€/ha/year for one plot, close to 110 €/ha/year for two plots, and less than 80 €/ha/year for all other plots. </w:t>
      </w:r>
      <w:r w:rsidR="00B50AC7" w:rsidRPr="00B50AC7">
        <w:t xml:space="preserve">There are several explanations why the </w:t>
      </w:r>
      <w:r w:rsidR="0043361C">
        <w:t>costs</w:t>
      </w:r>
      <w:r w:rsidR="00B50AC7" w:rsidRPr="00B50AC7">
        <w:t xml:space="preserve"> documented by AFI is at least half of that observed in the study area.</w:t>
      </w:r>
      <w:r>
        <w:t xml:space="preserve"> Our analysis was carried out on a larger scale than that of the AFI </w:t>
      </w:r>
      <w:r w:rsidR="00C9743F">
        <w:t>network</w:t>
      </w:r>
      <w:r>
        <w:t xml:space="preserve">. As a result, we may have included more costs per unit area in our analysis. In particular, </w:t>
      </w:r>
      <w:r>
        <w:lastRenderedPageBreak/>
        <w:t>for the entire estate (297 ha), management and forestry work have been internalized by hiring a forestry engineer</w:t>
      </w:r>
      <w:r w:rsidR="00A81363">
        <w:t xml:space="preserve"> (20% </w:t>
      </w:r>
      <w:r w:rsidR="00DD2563">
        <w:t>FTE</w:t>
      </w:r>
      <w:r w:rsidR="00A81363">
        <w:t>)</w:t>
      </w:r>
      <w:r w:rsidR="00C9743F">
        <w:t xml:space="preserve"> and a technician</w:t>
      </w:r>
      <w:r w:rsidR="00DD2563">
        <w:t xml:space="preserve"> (60% FTE)</w:t>
      </w:r>
      <w:r w:rsidR="00C9743F">
        <w:t xml:space="preserve">. </w:t>
      </w:r>
      <w:r w:rsidR="00D64664">
        <w:t xml:space="preserve">Staff cost alone </w:t>
      </w:r>
      <w:r w:rsidR="0043361C">
        <w:t>was</w:t>
      </w:r>
      <w:r w:rsidR="00D64664">
        <w:t xml:space="preserve"> </w:t>
      </w:r>
      <w:r w:rsidR="00E2629E">
        <w:t>225 €</w:t>
      </w:r>
      <w:r w:rsidR="00D64664">
        <w:t xml:space="preserve">/ha/year, including </w:t>
      </w:r>
      <w:r w:rsidR="00183008">
        <w:t xml:space="preserve">all </w:t>
      </w:r>
      <w:r w:rsidR="00D64664">
        <w:t xml:space="preserve">social security </w:t>
      </w:r>
      <w:r w:rsidR="00183008">
        <w:t>taxes</w:t>
      </w:r>
      <w:r w:rsidR="00D64664">
        <w:t>. Staff time also included administrative tasks, logistics and travel. Road</w:t>
      </w:r>
      <w:r w:rsidR="003B74BA">
        <w:t>work</w:t>
      </w:r>
      <w:r w:rsidR="00D64664">
        <w:t xml:space="preserve"> costs were also among the expenses that were probably not integrated in the same way. They were particularly high in </w:t>
      </w:r>
      <w:r w:rsidR="001842EF">
        <w:t>block 2</w:t>
      </w:r>
      <w:r w:rsidR="00D64664">
        <w:t xml:space="preserve"> (</w:t>
      </w:r>
      <w:r w:rsidR="001842EF">
        <w:t>107</w:t>
      </w:r>
      <w:r w:rsidR="00A021B2">
        <w:t> </w:t>
      </w:r>
      <w:r w:rsidR="00D64664">
        <w:t xml:space="preserve">€/ha/year) and lower, but not negligible, in </w:t>
      </w:r>
      <w:r w:rsidR="001842EF">
        <w:t xml:space="preserve">block </w:t>
      </w:r>
      <w:r w:rsidR="00A021B2">
        <w:t xml:space="preserve">5, 1 and </w:t>
      </w:r>
      <w:r w:rsidR="007F2DF6">
        <w:t xml:space="preserve">3 </w:t>
      </w:r>
      <w:r w:rsidR="00D64664">
        <w:t xml:space="preserve"> (33, </w:t>
      </w:r>
      <w:r w:rsidR="00A021B2">
        <w:t>18</w:t>
      </w:r>
      <w:r w:rsidR="00D64664">
        <w:t xml:space="preserve"> and </w:t>
      </w:r>
      <w:r w:rsidR="00A021B2">
        <w:t>14</w:t>
      </w:r>
      <w:r w:rsidR="00D64664">
        <w:t xml:space="preserve"> €/ha/year respectively).</w:t>
      </w:r>
    </w:p>
    <w:p w14:paraId="4F4F52E5" w14:textId="58882864" w:rsidR="00D64664" w:rsidRDefault="00D64664" w:rsidP="00D64664">
      <w:r>
        <w:t xml:space="preserve">Nevertheless, it </w:t>
      </w:r>
      <w:r w:rsidR="00340944">
        <w:t>seems</w:t>
      </w:r>
      <w:r>
        <w:t xml:space="preserve"> that the </w:t>
      </w:r>
      <w:r w:rsidR="00821609">
        <w:t xml:space="preserve">management in the study </w:t>
      </w:r>
      <w:r>
        <w:t xml:space="preserve">required significant </w:t>
      </w:r>
      <w:r w:rsidR="0043361C">
        <w:t>cost</w:t>
      </w:r>
      <w:r>
        <w:t>, undoubtedly higher than that observed in other</w:t>
      </w:r>
      <w:r w:rsidR="0043361C">
        <w:t xml:space="preserve"> </w:t>
      </w:r>
      <w:r>
        <w:t>forest estates</w:t>
      </w:r>
      <w:r w:rsidR="0043361C">
        <w:t xml:space="preserve"> managed under CCF</w:t>
      </w:r>
      <w:r>
        <w:t xml:space="preserve"> and probably close to</w:t>
      </w:r>
      <w:r w:rsidR="00821609">
        <w:t xml:space="preserve"> or even slightly </w:t>
      </w:r>
      <w:r w:rsidR="00340944">
        <w:t>higher</w:t>
      </w:r>
      <w:r w:rsidR="00821609">
        <w:t xml:space="preserve"> than</w:t>
      </w:r>
      <w:r>
        <w:t xml:space="preserve"> which might have been </w:t>
      </w:r>
      <w:r w:rsidR="00340944">
        <w:t>required</w:t>
      </w:r>
      <w:r>
        <w:t xml:space="preserve"> with more conventional silviculture</w:t>
      </w:r>
      <w:r w:rsidR="00821609">
        <w:t xml:space="preserve"> (</w:t>
      </w:r>
      <w:r w:rsidR="00821609">
        <w:fldChar w:fldCharType="begin"/>
      </w:r>
      <w:r w:rsidR="00821609">
        <w:instrText xml:space="preserve"> REF _Ref191292169 \h </w:instrText>
      </w:r>
      <w:r w:rsidR="00821609">
        <w:fldChar w:fldCharType="separate"/>
      </w:r>
      <w:r w:rsidR="00D57DE6">
        <w:t xml:space="preserve">Table </w:t>
      </w:r>
      <w:r w:rsidR="00D57DE6">
        <w:rPr>
          <w:noProof/>
        </w:rPr>
        <w:t>5</w:t>
      </w:r>
      <w:r w:rsidR="00821609">
        <w:fldChar w:fldCharType="end"/>
      </w:r>
      <w:r w:rsidR="00821609">
        <w:t>)</w:t>
      </w:r>
      <w:r>
        <w:t>. It should be noted that th</w:t>
      </w:r>
      <w:r w:rsidR="0043361C">
        <w:t>ese</w:t>
      </w:r>
      <w:r>
        <w:t xml:space="preserve"> high </w:t>
      </w:r>
      <w:r w:rsidR="0043361C">
        <w:t xml:space="preserve">costs </w:t>
      </w:r>
      <w:r>
        <w:t xml:space="preserve">made it possible to ensure the development of natural regeneration of oak mixed with beech and hornbeam. To achieve this, the worker was instructed to visit all </w:t>
      </w:r>
      <w:r w:rsidR="0043361C">
        <w:t>stands</w:t>
      </w:r>
      <w:r>
        <w:t xml:space="preserve"> </w:t>
      </w:r>
      <w:r w:rsidR="00340944">
        <w:t>annually</w:t>
      </w:r>
      <w:r>
        <w:t xml:space="preserve"> and carry out the necessary work (breaking</w:t>
      </w:r>
      <w:r w:rsidR="00340944">
        <w:t xml:space="preserve"> </w:t>
      </w:r>
      <w:r w:rsidR="00FE69EC">
        <w:t>saplings</w:t>
      </w:r>
      <w:r>
        <w:t xml:space="preserve">, cutting </w:t>
      </w:r>
      <w:r w:rsidR="00FE69EC">
        <w:t xml:space="preserve">poles </w:t>
      </w:r>
      <w:r>
        <w:t>with a hand saw, pruning</w:t>
      </w:r>
      <w:r w:rsidR="00FE69EC">
        <w:t>, …</w:t>
      </w:r>
      <w:r>
        <w:t>). They also made it possible to carry out inventories (</w:t>
      </w:r>
      <w:r w:rsidR="00FE69EC">
        <w:t>of every single trees</w:t>
      </w:r>
      <w:r w:rsidR="002A662D">
        <w:t xml:space="preserve"> in the estate</w:t>
      </w:r>
      <w:r>
        <w:t>) to ensure the sustainability of management and compliance with objectives, without which this study would not have been possible.</w:t>
      </w:r>
    </w:p>
    <w:p w14:paraId="01B9BF2C" w14:textId="12E454FB" w:rsidR="00D64664" w:rsidRDefault="00D64664" w:rsidP="00D64664">
      <w:r>
        <w:t xml:space="preserve">The management </w:t>
      </w:r>
      <w:r w:rsidR="002A662D">
        <w:t>examined</w:t>
      </w:r>
      <w:r>
        <w:t xml:space="preserve"> has nevertheless generated very substantial revenues, despite an increase in the value of the standing capital. Total annual revenues ranged from 2</w:t>
      </w:r>
      <w:r w:rsidR="00002899">
        <w:t>86 €/ha/year</w:t>
      </w:r>
      <w:r>
        <w:t xml:space="preserve"> to </w:t>
      </w:r>
      <w:r w:rsidR="00002899">
        <w:t xml:space="preserve"> 541 €</w:t>
      </w:r>
      <w:r>
        <w:t xml:space="preserve">/ha/year, most of which came from timber sales (212 </w:t>
      </w:r>
      <w:r w:rsidR="004E1E7E">
        <w:t>–</w:t>
      </w:r>
      <w:r>
        <w:t xml:space="preserve"> 352</w:t>
      </w:r>
      <w:r w:rsidR="004E1E7E">
        <w:t xml:space="preserve"> €</w:t>
      </w:r>
      <w:r>
        <w:t>/ha/year</w:t>
      </w:r>
      <w:r w:rsidR="00EB4B39">
        <w:t xml:space="preserve">, </w:t>
      </w:r>
      <w:r w:rsidR="001278C3">
        <w:fldChar w:fldCharType="begin"/>
      </w:r>
      <w:r w:rsidR="001278C3">
        <w:instrText xml:space="preserve"> REF _Ref188974756 \h </w:instrText>
      </w:r>
      <w:r w:rsidR="001278C3">
        <w:fldChar w:fldCharType="separate"/>
      </w:r>
      <w:r w:rsidR="00D57DE6">
        <w:t xml:space="preserve">Figure </w:t>
      </w:r>
      <w:r w:rsidR="00D57DE6">
        <w:rPr>
          <w:noProof/>
        </w:rPr>
        <w:t>3</w:t>
      </w:r>
      <w:r w:rsidR="001278C3">
        <w:fldChar w:fldCharType="end"/>
      </w:r>
      <w:r>
        <w:t>). By comparison, revenues from timber sales in the AFI plots averaged 215 €/ha/year</w:t>
      </w:r>
      <w:r w:rsidR="0043361C">
        <w:t xml:space="preserve"> (valued in 2013)</w:t>
      </w:r>
      <w:r>
        <w:t xml:space="preserve"> and varied between 50 and 625 €/ha/year. However, the high revenues on some of the AFI plots were sometimes associated with </w:t>
      </w:r>
      <w:r w:rsidR="0043361C">
        <w:t xml:space="preserve">stand </w:t>
      </w:r>
      <w:r>
        <w:t xml:space="preserve">decapitalization </w:t>
      </w:r>
      <w:r w:rsidR="00DB43A8">
        <w:fldChar w:fldCharType="begin"/>
      </w:r>
      <w:r w:rsidR="00DB43A8">
        <w:instrText xml:space="preserve"> ADDIN ZOTERO_ITEM CSL_CITATION {"citationID":"Toktb0NI","properties":{"formattedCitation":"(Tomasini, 2013)","plainCitation":"(Tomasini, 2013)","noteIndex":0},"citationItems":[{"id":9275,"uris":["http://zotero.org/users/1509360/items/8BK3TY28"],"itemData":{"id":9275,"type":"article-journal","container-title":"Forêt Walonne","language":"fr","page":"13-24","source":"Zotero","title":"Suivi économique mis en place sur le réseau AFI : flux financiers et évolution du capital","volume":"123","author":[{"family":"Tomasini","given":"Julien"}],"issued":{"date-parts":[["2013"]]}}}],"schema":"https://github.com/citation-style-language/schema/raw/master/csl-citation.json"} </w:instrText>
      </w:r>
      <w:r w:rsidR="00DB43A8">
        <w:fldChar w:fldCharType="separate"/>
      </w:r>
      <w:r w:rsidR="00DB43A8" w:rsidRPr="00DB43A8">
        <w:rPr>
          <w:rFonts w:ascii="Aptos" w:hAnsi="Aptos"/>
        </w:rPr>
        <w:t>(Tomasini, 2013)</w:t>
      </w:r>
      <w:r w:rsidR="00DB43A8">
        <w:fldChar w:fldCharType="end"/>
      </w:r>
      <w:r>
        <w:t xml:space="preserve">, which </w:t>
      </w:r>
      <w:r w:rsidR="00DB43A8">
        <w:t>was</w:t>
      </w:r>
      <w:r>
        <w:t xml:space="preserve"> not the case </w:t>
      </w:r>
      <w:r w:rsidR="00DB43A8">
        <w:t xml:space="preserve">in the </w:t>
      </w:r>
      <w:r>
        <w:t>estate</w:t>
      </w:r>
      <w:r w:rsidR="002A240D">
        <w:t xml:space="preserve"> examined</w:t>
      </w:r>
      <w:r>
        <w:t xml:space="preserve">. These </w:t>
      </w:r>
      <w:r w:rsidR="002A240D">
        <w:t xml:space="preserve">relatively </w:t>
      </w:r>
      <w:r>
        <w:t xml:space="preserve">high revenues </w:t>
      </w:r>
      <w:r w:rsidR="004B785B">
        <w:t>were</w:t>
      </w:r>
      <w:r>
        <w:t xml:space="preserve"> the result of </w:t>
      </w:r>
      <w:r w:rsidR="0057547D">
        <w:t>log</w:t>
      </w:r>
      <w:r w:rsidR="00A7718F">
        <w:t xml:space="preserve"> sales</w:t>
      </w:r>
      <w:r>
        <w:t>, but also</w:t>
      </w:r>
      <w:r w:rsidR="006F598C" w:rsidRPr="006F598C">
        <w:t>, but also of firewood</w:t>
      </w:r>
      <w:r w:rsidR="00A7718F">
        <w:t xml:space="preserve"> sales</w:t>
      </w:r>
      <w:r w:rsidR="006F598C" w:rsidRPr="006F598C">
        <w:t xml:space="preserve">, </w:t>
      </w:r>
      <w:r w:rsidR="00A7718F">
        <w:t>accounting for 1</w:t>
      </w:r>
      <w:r w:rsidR="006F598C" w:rsidRPr="006F598C">
        <w:t>4 to 54%</w:t>
      </w:r>
      <w:r w:rsidR="00A7718F">
        <w:t xml:space="preserve"> of total timber sales</w:t>
      </w:r>
      <w:r>
        <w:t xml:space="preserve">. These revenues </w:t>
      </w:r>
      <w:r w:rsidR="0043361C">
        <w:t>generated a</w:t>
      </w:r>
      <w:r>
        <w:t xml:space="preserve"> capital </w:t>
      </w:r>
      <w:r w:rsidR="0043361C">
        <w:t xml:space="preserve">turnover of </w:t>
      </w:r>
      <w:r>
        <w:t xml:space="preserve">less than 27 years, which is </w:t>
      </w:r>
      <w:r w:rsidR="0043361C">
        <w:t>in the range observed by the AFI network</w:t>
      </w:r>
      <w:r w:rsidR="00AC3AA2" w:rsidRPr="00AC3AA2">
        <w:t xml:space="preserve"> </w:t>
      </w:r>
      <w:r w:rsidR="00AC3AA2">
        <w:fldChar w:fldCharType="begin"/>
      </w:r>
      <w:r w:rsidR="00AC3AA2">
        <w:instrText xml:space="preserve"> ADDIN ZOTERO_ITEM CSL_CITATION {"citationID":"wfwysfyS","properties":{"formattedCitation":"(AFI, 2020)","plainCitation":"(AFI, 2020)","noteIndex":0},"citationItems":[{"id":9272,"uris":["http://zotero.org/users/1509360/items/77CEDWLP"],"itemData":{"id":9272,"type":"report","page":"142","publisher":"Association Futaie Irrégulière","title":"Valorisation de la base AFI","author":[{"family":"AFI","given":""}],"issued":{"date-parts":[["2020"]]}}}],"schema":"https://github.com/citation-style-language/schema/raw/master/csl-citation.json"} </w:instrText>
      </w:r>
      <w:r w:rsidR="00AC3AA2">
        <w:fldChar w:fldCharType="separate"/>
      </w:r>
      <w:r w:rsidR="00AC3AA2" w:rsidRPr="00AC3AA2">
        <w:rPr>
          <w:rFonts w:ascii="Aptos" w:hAnsi="Aptos"/>
        </w:rPr>
        <w:t>(AFI, 2020)</w:t>
      </w:r>
      <w:r w:rsidR="00AC3AA2">
        <w:fldChar w:fldCharType="end"/>
      </w:r>
      <w:r w:rsidR="0043361C">
        <w:t xml:space="preserve">: between </w:t>
      </w:r>
      <w:r w:rsidR="0043361C" w:rsidRPr="00AC3AA2">
        <w:t>21 and 33 years</w:t>
      </w:r>
      <w:r w:rsidR="0043361C">
        <w:t>.</w:t>
      </w:r>
      <w:r w:rsidR="00AC3AA2">
        <w:t xml:space="preserve"> </w:t>
      </w:r>
      <w:r>
        <w:t>Revenue from timber sales was also supplemented by substantial income from hunting rents (</w:t>
      </w:r>
      <w:r w:rsidR="0064798D">
        <w:t>74</w:t>
      </w:r>
      <w:r>
        <w:t>-</w:t>
      </w:r>
      <w:r w:rsidR="0064798D">
        <w:t>127</w:t>
      </w:r>
      <w:r w:rsidR="00AC3AA2">
        <w:t xml:space="preserve"> €</w:t>
      </w:r>
      <w:r>
        <w:t>/ha/year) and fishing rents (0-</w:t>
      </w:r>
      <w:r w:rsidR="00E41A8E">
        <w:t>83 €</w:t>
      </w:r>
      <w:r>
        <w:t xml:space="preserve">/ha/year). Hunting rents were </w:t>
      </w:r>
      <w:r w:rsidR="0043361C">
        <w:t xml:space="preserve">additionally </w:t>
      </w:r>
      <w:r>
        <w:t>high</w:t>
      </w:r>
      <w:r w:rsidR="009D5F0D">
        <w:t>er</w:t>
      </w:r>
      <w:r>
        <w:t xml:space="preserve"> </w:t>
      </w:r>
      <w:r w:rsidR="009D5F0D">
        <w:t xml:space="preserve">than most of the values reported by the </w:t>
      </w:r>
      <w:r>
        <w:t xml:space="preserve">AFI </w:t>
      </w:r>
      <w:r w:rsidR="00D6758C">
        <w:t>(</w:t>
      </w:r>
      <w:r>
        <w:t>5-80</w:t>
      </w:r>
      <w:r w:rsidR="00D6758C">
        <w:t xml:space="preserve"> €</w:t>
      </w:r>
      <w:r>
        <w:t>/ha/year</w:t>
      </w:r>
      <w:r w:rsidR="00D6758C">
        <w:t>)</w:t>
      </w:r>
      <w:r>
        <w:t xml:space="preserve">. </w:t>
      </w:r>
    </w:p>
    <w:p w14:paraId="3FF547D0" w14:textId="54065567" w:rsidR="004B009C" w:rsidRDefault="004B009C" w:rsidP="004B009C">
      <w:r>
        <w:t>Altogether, the net revenue was moderate</w:t>
      </w:r>
      <w:r w:rsidR="0040588B">
        <w:t xml:space="preserve">. </w:t>
      </w:r>
      <w:r>
        <w:t xml:space="preserve">In all block but block 3, </w:t>
      </w:r>
      <w:r w:rsidR="0040588B">
        <w:t xml:space="preserve">the </w:t>
      </w:r>
      <w:r>
        <w:t>net incomes ranged between 100 €</w:t>
      </w:r>
      <w:r w:rsidRPr="00A349AF">
        <w:t xml:space="preserve"> to </w:t>
      </w:r>
      <w:r>
        <w:t>265 €</w:t>
      </w:r>
      <w:r w:rsidRPr="00A349AF">
        <w:t>/ha/year</w:t>
      </w:r>
      <w:r w:rsidR="0040588B">
        <w:t xml:space="preserve"> whereas,</w:t>
      </w:r>
      <w:r>
        <w:t xml:space="preserve"> According to Tomasini </w:t>
      </w:r>
      <w:r>
        <w:fldChar w:fldCharType="begin"/>
      </w:r>
      <w:r>
        <w:instrText xml:space="preserve"> ADDIN ZOTERO_ITEM CSL_CITATION {"citationID":"to64lkul","properties":{"formattedCitation":"(2013)","plainCitation":"(2013)","noteIndex":0},"citationItems":[{"id":9275,"uris":["http://zotero.org/users/1509360/items/8BK3TY28"],"itemData":{"id":9275,"type":"article-journal","container-title":"Forêt Walonne","language":"fr","page":"13-24","source":"Zotero","title":"Suivi économique mis en place sur le réseau AFI : flux financiers et évolution du capital","volume":"123","author":[{"family":"Tomasini","given":"Julien"}],"issued":{"date-parts":[["2013"]]}},"suppress-author":true}],"schema":"https://github.com/citation-style-language/schema/raw/master/csl-citation.json"} </w:instrText>
      </w:r>
      <w:r>
        <w:fldChar w:fldCharType="separate"/>
      </w:r>
      <w:r w:rsidRPr="006162CF">
        <w:rPr>
          <w:rFonts w:ascii="Aptos" w:hAnsi="Aptos"/>
        </w:rPr>
        <w:t>(2013)</w:t>
      </w:r>
      <w:r>
        <w:fldChar w:fldCharType="end"/>
      </w:r>
      <w:r>
        <w:t xml:space="preserve">, </w:t>
      </w:r>
      <w:r w:rsidR="0040588B">
        <w:t xml:space="preserve">a </w:t>
      </w:r>
      <w:r>
        <w:t xml:space="preserve">net income over 200 €/ha/year </w:t>
      </w:r>
      <w:r w:rsidR="0040588B">
        <w:t>can be expected</w:t>
      </w:r>
      <w:r>
        <w:t xml:space="preserve"> in </w:t>
      </w:r>
      <w:r w:rsidR="0040588B">
        <w:t>most</w:t>
      </w:r>
      <w:r>
        <w:t xml:space="preserve"> cases. </w:t>
      </w:r>
      <w:r w:rsidR="0040588B">
        <w:t>A net revenue</w:t>
      </w:r>
      <w:r>
        <w:t xml:space="preserve"> over 200</w:t>
      </w:r>
      <w:r w:rsidR="0043361C">
        <w:t xml:space="preserve"> €</w:t>
      </w:r>
      <w:r>
        <w:t xml:space="preserve">/ha/year </w:t>
      </w:r>
      <w:r w:rsidR="0040588B">
        <w:t xml:space="preserve">was only observed in one of the five blocks studied (block </w:t>
      </w:r>
      <w:r w:rsidR="001F24A3">
        <w:t>5</w:t>
      </w:r>
      <w:r w:rsidR="0040588B">
        <w:t>)</w:t>
      </w:r>
      <w:r>
        <w:t>.</w:t>
      </w:r>
    </w:p>
    <w:p w14:paraId="028179FF" w14:textId="57297C35" w:rsidR="00101EBF" w:rsidRDefault="00101EBF" w:rsidP="00CB39CD">
      <w:pPr>
        <w:pStyle w:val="Titre2"/>
      </w:pPr>
      <w:r>
        <w:t>Financial impact</w:t>
      </w:r>
      <w:r w:rsidR="003D6DBA">
        <w:t>s</w:t>
      </w:r>
      <w:r>
        <w:t xml:space="preserve"> </w:t>
      </w:r>
      <w:r w:rsidR="00CB39CD">
        <w:t>of silvicultural decisions</w:t>
      </w:r>
    </w:p>
    <w:p w14:paraId="3C31CD21" w14:textId="36C4FBF9" w:rsidR="00101EBF" w:rsidRDefault="00101EBF" w:rsidP="00101EBF">
      <w:r>
        <w:t>Comparing the profitability of contrasting silvicultural treatments is a complex task, leading</w:t>
      </w:r>
      <w:r w:rsidR="0043361C">
        <w:t>,</w:t>
      </w:r>
      <w:r>
        <w:t xml:space="preserve"> whatever the approach </w:t>
      </w:r>
      <w:r w:rsidR="00CB39CD">
        <w:fldChar w:fldCharType="begin"/>
      </w:r>
      <w:r w:rsidR="00CB39CD">
        <w:instrText xml:space="preserve"> ADDIN ZOTERO_ITEM CSL_CITATION {"citationID":"qoOnFQxd","properties":{"formattedCitation":"(Hanewinkel et al., 2014)","plainCitation":"(Hanewinkel et al., 2014)","noteIndex":0},"citationItems":[{"id":5276,"uris":["http://zotero.org/users/1509360/items/8BKZEDBN"],"itemData":{"id":5276,"type":"article-journal","archive":"Scopus","container-title":"Forestry","DOI":"10.1093/forestry/cpt043","issue":"1","page":"49-60","title":"Economic performance of uneven-aged forests analysed with annuities","volume":"87","author":[{"family":"Hanewinkel","given":"M."},{"family":"Frutig","given":"F."},{"family":"Lemm","given":"R."}],"issued":{"date-parts":[["2014"]]}}}],"schema":"https://github.com/citation-style-language/schema/raw/master/csl-citation.json"} </w:instrText>
      </w:r>
      <w:r w:rsidR="00CB39CD">
        <w:fldChar w:fldCharType="separate"/>
      </w:r>
      <w:r w:rsidR="00CB39CD" w:rsidRPr="00CB39CD">
        <w:rPr>
          <w:rFonts w:ascii="Aptos" w:hAnsi="Aptos"/>
        </w:rPr>
        <w:t>(Hanewinkel et al., 2014)</w:t>
      </w:r>
      <w:r w:rsidR="00CB39CD">
        <w:fldChar w:fldCharType="end"/>
      </w:r>
      <w:r w:rsidR="0043361C">
        <w:t>,</w:t>
      </w:r>
      <w:r>
        <w:t xml:space="preserve"> to nuanced results whose scope is limited to a particular context and which depends on a large number of assumptions. </w:t>
      </w:r>
    </w:p>
    <w:p w14:paraId="5D974C3F" w14:textId="1D9FE707" w:rsidR="00101EBF" w:rsidRDefault="00101EBF" w:rsidP="00101EBF">
      <w:r>
        <w:t xml:space="preserve">According to our simulations, which are based on many assumptions, the profitability of </w:t>
      </w:r>
      <w:r w:rsidR="0043361C">
        <w:t>CCF</w:t>
      </w:r>
      <w:r>
        <w:t xml:space="preserve"> silviculture, as applied </w:t>
      </w:r>
      <w:r w:rsidR="003D6DBA">
        <w:t>in the study estate</w:t>
      </w:r>
      <w:r>
        <w:t xml:space="preserve"> (</w:t>
      </w:r>
      <w:r w:rsidR="003D6DBA">
        <w:t>IRR</w:t>
      </w:r>
      <w:r>
        <w:t xml:space="preserve"> = </w:t>
      </w:r>
      <w:r w:rsidR="00F32996">
        <w:t>0.9 – 2.1</w:t>
      </w:r>
      <w:r>
        <w:t xml:space="preserve">%), is likely to be lower than that of a Douglas-fir plantation </w:t>
      </w:r>
      <w:r w:rsidR="00F32996">
        <w:t xml:space="preserve">even if </w:t>
      </w:r>
      <w:r w:rsidR="000B7C95">
        <w:t xml:space="preserve">it is </w:t>
      </w:r>
      <w:r w:rsidR="00F32996">
        <w:t xml:space="preserve">affected </w:t>
      </w:r>
      <w:r w:rsidR="000B7C95">
        <w:t xml:space="preserve">by </w:t>
      </w:r>
      <w:r w:rsidR="00F32996">
        <w:t xml:space="preserve">moderate hazards </w:t>
      </w:r>
      <w:r>
        <w:t>(</w:t>
      </w:r>
      <w:r w:rsidR="003D6DBA">
        <w:t>IRR</w:t>
      </w:r>
      <w:r>
        <w:t xml:space="preserve"> = </w:t>
      </w:r>
      <w:r w:rsidR="000B7C95">
        <w:t>2.3 – 3.2</w:t>
      </w:r>
      <w:r>
        <w:t xml:space="preserve">%). Although numerous studies have demonstrated </w:t>
      </w:r>
      <w:r w:rsidR="000B7C95">
        <w:t>that</w:t>
      </w:r>
      <w:r>
        <w:t xml:space="preserve"> </w:t>
      </w:r>
      <w:r w:rsidR="000B7C95">
        <w:t>uneven-aged management</w:t>
      </w:r>
      <w:r>
        <w:t xml:space="preserve"> </w:t>
      </w:r>
      <w:r w:rsidR="000B7C95">
        <w:t>can</w:t>
      </w:r>
      <w:r w:rsidR="00A47B5C">
        <w:t xml:space="preserve"> be more profitable than even-aged management</w:t>
      </w:r>
      <w:r w:rsidR="000B7C95">
        <w:t xml:space="preserve"> </w:t>
      </w:r>
      <w:r>
        <w:t xml:space="preserve">(Hanewinkel, 2002), these studies made comparisons for stands of the same species. Our comparison differs from these studies in that it was not limited to the effect of silvicultural treatment, but also included a change of species that tripled volume productivity (in the case of Douglas-fir). </w:t>
      </w:r>
    </w:p>
    <w:p w14:paraId="1054F4E4" w14:textId="3B0375DE" w:rsidR="00101EBF" w:rsidRDefault="00101EBF" w:rsidP="00101EBF">
      <w:r>
        <w:lastRenderedPageBreak/>
        <w:t xml:space="preserve">Taking into account the uncertainties, some of which would certainly have been observed if the plantations had actually been implemented, the difference between the profitability of the theoretical scenarios and the profitability of </w:t>
      </w:r>
      <w:r w:rsidR="0043361C">
        <w:t>CCF</w:t>
      </w:r>
      <w:r>
        <w:t xml:space="preserve"> could be more tenuous. </w:t>
      </w:r>
      <w:r w:rsidR="002C3674">
        <w:t>In all blocks, the profitability was close to what could be expected with spruce plantations</w:t>
      </w:r>
      <w:r>
        <w:t xml:space="preserve">. Today, with the effects of climate change more perceptible than ever before, planting spruce at </w:t>
      </w:r>
      <w:r w:rsidR="002C3674">
        <w:t xml:space="preserve">such </w:t>
      </w:r>
      <w:r>
        <w:t xml:space="preserve">low </w:t>
      </w:r>
      <w:r w:rsidR="002C3674">
        <w:t>elevation</w:t>
      </w:r>
      <w:r>
        <w:t xml:space="preserve"> would appear to be an obvious bad decision, and so the comparison might seem misleading. However, planting spruce at low altitude was not called into question 30 years earlier (18 ha of spruce were planted in </w:t>
      </w:r>
      <w:r w:rsidR="002C3674">
        <w:t>the estate</w:t>
      </w:r>
      <w:r>
        <w:t xml:space="preserve"> between 1967 and 1971).</w:t>
      </w:r>
    </w:p>
    <w:p w14:paraId="264386CD" w14:textId="75C8B743" w:rsidR="00101EBF" w:rsidRDefault="00101EBF" w:rsidP="00101EBF">
      <w:r>
        <w:t xml:space="preserve">This comparison between theoretical scenarios applicable to a </w:t>
      </w:r>
      <w:r w:rsidR="00035317">
        <w:t xml:space="preserve">1-ha </w:t>
      </w:r>
      <w:r>
        <w:t>stand and observations concerning an entire property is subject to many flaws. In particular, the real impact of applying conventional silviculture on the scale of the property and in the long term has not been quantified. We have shown that, with the theoretical scenarios, average annual income could have been higher and that expenditure would, surprisingly, have been slightly lower. However, these average</w:t>
      </w:r>
      <w:r w:rsidR="008B320D">
        <w:t xml:space="preserve">s </w:t>
      </w:r>
      <w:r>
        <w:t xml:space="preserve">do not take into account the temporality of these cash flows. If Douglas fir and spruce had </w:t>
      </w:r>
      <w:r w:rsidR="008B320D">
        <w:t xml:space="preserve">to be </w:t>
      </w:r>
      <w:r>
        <w:t>planted on a massive scale in the 90s, it would have been necessary to cut the forest down to size. This would have generated substantial income (± 7,000 - 12,000</w:t>
      </w:r>
      <w:r w:rsidR="00A12026">
        <w:t xml:space="preserve"> €</w:t>
      </w:r>
      <w:r>
        <w:t xml:space="preserve">/ha), reducing the value of the </w:t>
      </w:r>
      <w:r w:rsidR="00A12026">
        <w:t xml:space="preserve">standing </w:t>
      </w:r>
      <w:r>
        <w:t>capital. Then, major investments (± 6,000 - 8,000</w:t>
      </w:r>
      <w:r w:rsidR="001A1F92">
        <w:t xml:space="preserve"> €</w:t>
      </w:r>
      <w:r>
        <w:t xml:space="preserve">/ha) would have had to be made.  For a period of at least 45 years, revenues would have been reduced before reaping the benefits of the first clear-cuts after 2035. This difference in timing also highlights the reversible nature of </w:t>
      </w:r>
      <w:r w:rsidR="008B320D">
        <w:t>CFF</w:t>
      </w:r>
      <w:r>
        <w:t xml:space="preserve">. Unlike plantation silviculture, which involves clear-cutting, </w:t>
      </w:r>
      <w:r w:rsidR="008B320D">
        <w:t>CCF</w:t>
      </w:r>
      <w:r>
        <w:t xml:space="preserve"> does not drastically and irreversibly alter the state and functioning of the ecosystem. This silviculture therefore limits future management options </w:t>
      </w:r>
      <w:commentRangeStart w:id="28"/>
      <w:r>
        <w:t>less</w:t>
      </w:r>
      <w:commentRangeEnd w:id="28"/>
      <w:r w:rsidR="007D6AEE">
        <w:rPr>
          <w:rStyle w:val="Marquedecommentaire"/>
        </w:rPr>
        <w:commentReference w:id="28"/>
      </w:r>
      <w:r>
        <w:t xml:space="preserve">. </w:t>
      </w:r>
    </w:p>
    <w:p w14:paraId="07973441" w14:textId="30285E55" w:rsidR="00101EBF" w:rsidRDefault="00101EBF" w:rsidP="00101EBF">
      <w:r>
        <w:t xml:space="preserve">Furthermore, this comparison between a theoretical scenario and the </w:t>
      </w:r>
      <w:r w:rsidR="00E42270">
        <w:t xml:space="preserve">observed </w:t>
      </w:r>
      <w:r>
        <w:t>situation is very delicate, given the simplifying assumptions that have been made</w:t>
      </w:r>
      <w:r w:rsidR="00E42270">
        <w:t>. A</w:t>
      </w:r>
      <w:r>
        <w:t>s a precaution,</w:t>
      </w:r>
      <w:r w:rsidR="00E42270">
        <w:t xml:space="preserve"> the assumption were made </w:t>
      </w:r>
      <w:r>
        <w:t xml:space="preserve">to the disadvantage of </w:t>
      </w:r>
      <w:r w:rsidR="008B320D">
        <w:t>CFF</w:t>
      </w:r>
      <w:r>
        <w:t xml:space="preserve">. </w:t>
      </w:r>
      <w:r w:rsidR="00E42270">
        <w:t>W</w:t>
      </w:r>
      <w:r>
        <w:t xml:space="preserve">hen we had doubts about certain parameters, we </w:t>
      </w:r>
      <w:r w:rsidR="000C4358">
        <w:t xml:space="preserve">opted for those that </w:t>
      </w:r>
      <w:r w:rsidR="005D00CA">
        <w:t>slightly</w:t>
      </w:r>
      <w:r w:rsidR="000C4358">
        <w:t xml:space="preserve"> favor </w:t>
      </w:r>
      <w:r w:rsidR="005D00CA">
        <w:t>even-aged management over uneven-aged management</w:t>
      </w:r>
      <w:r w:rsidR="00CC6A46">
        <w:t xml:space="preserve"> (see section 3.5)</w:t>
      </w:r>
      <w:r>
        <w:t xml:space="preserve">. </w:t>
      </w:r>
      <w:r w:rsidR="008772B1">
        <w:t xml:space="preserve">Among others, the calculations for the theoretical scenarios did not include inventory costs, they were not sensitive to variations in timber market prices. </w:t>
      </w:r>
      <w:r w:rsidR="00DB77C0">
        <w:t xml:space="preserve">The simulated hazard were rather moderate as, for example, </w:t>
      </w:r>
      <w:r w:rsidR="00CA4DBE">
        <w:t xml:space="preserve">we did not include any costs related to damage by wild ungulates </w:t>
      </w:r>
      <w:commentRangeStart w:id="29"/>
      <w:commentRangeStart w:id="30"/>
      <w:r w:rsidR="00CA4DBE">
        <w:fldChar w:fldCharType="begin"/>
      </w:r>
      <w:r w:rsidR="008F6569">
        <w:instrText xml:space="preserve"> ADDIN ZOTERO_ITEM CSL_CITATION {"citationID":"DkEiEEhf","properties":{"formattedCitation":"(Barrere et al., 2024; Ligot et al., 2023)","plainCitation":"(Barrere et al., 2024; Ligot et al., 2023)","noteIndex":0},"citationItems":[{"id":"UIiKwWs4/M7OHhG73","uris":["http://zotero.org/users/1509360/items/24MFNEG7"],"itemData":{"id":9025,"type":"article-journal","abstract":"The constraint caused by wild ungulates on forest regeneration is increasing worldwide. Hypotheses for plant association effects predict that species susceptible to herbivory can gain protection from other neighbouring plant species. In theory, such interactions could help limit the impact of browsing on the regeneration of specific tree species. However, the presence of neighbouring species can also result in increasing competition for resources between species. The resultant effects on forest regeneration of these interactions, both positive (protection against herbivores) and negative (inter-specific competition) are still unclear. To gain insight, we coupled models of browsing by roe deer (Capreolus capreolus) and of forest dynamics to simulate trajectories of oak (Quercus petraea (Matt.) Liebl.) regeneration admixed with species of contrasted palatability and growth rate under different scenarios of browsing pressure and initial sapling density. We also investigated how releasing oak saplings from all or specific neighbours during the simulation affect regeneration. We found that admixed species composition had a relatively weak effect on the density of oak recruits, but a strong effect on the duration of the regeneration phase. Oak regenerated faster when admixed with species of intermediate growth and low palatability (Fagus sylvatica) than with species of fast growth and high palatability (Carpinus betulus L.), except at intermediate sapling density and high browsing pressure where we found the opposite. Releasing oak from all competitors was most effective in promoting oak regeneration when admixed with both species together, although the benefit of competition release was much weaker at high browsing pressure. Lastly, we found that at low initial sapling density (i.e., 10 saplings/m2), oak regeneration was driven only by browsing and the effect of admixing species became negligible. Our study showed that admixing oak with palatable neighbours impedes rather than improves oak regeneration due to increased competition for resources. As such, we suggest that the benefits of herbivore diversion can be off-set by increased inter-specific competition.","container-title":"Ecological Modelling","DOI":"10.1016/j.ecolmodel.2023.110608","ISSN":"0304-3800","journalAbbreviation":"Ecological Modelling","page":"110608","source":"ScienceDirect","title":"Oak regeneration facing deer browsing: Can competition between saplings offset the diversion effect? A simulation experiment","title-short":"Oak regeneration facing deer browsing","volume":"489","author":[{"family":"Barrere","given":"Julien"},{"family":"Ligot","given":"Gauthier"},{"family":"Boulanger","given":"Vincent"},{"family":"Collet","given":"Catherine"},{"family":"Courbaud","given":"Benoît"},{"family":"Coligny","given":"François","non-dropping-particle":"de"},{"family":"Mårell","given":"Anders"},{"family":"Saïd","given":"Sonia"},{"family":"Balandier","given":"Philippe"}],"issued":{"date-parts":[["2024",3,1]]}}},{"id":"UIiKwWs4/mEZMv2Wh","uris":["http://zotero.org/users/1509360/items/LBMB7HKX"],"itemData":{"id":9180,"type":"article-journal","abstract":"Large ungulate populations are known to cause economic damage to agriculture and forestry. Bark damage is particularly detrimental to the timber production of certain species, including Picea abies (L.) Karst. (Norway spruce): after bark is wounded, rot often spreads in the trunk base, damaging the most valuable trunk section. Numerous studies have provided valuable information on various aspects of this process but the financial consequences over a full timber production cycle remained poorly quantified and uncertain. To fill this gap, we coupled a forest dynamics model (GYMNOS) with models of damage occurrence and decay spread. We simulated the effect of ranging levels of bark-stripping damage on financial losses. The simulations were repeated for sites of ranging fertility and with different protection measures (fences or individual protections), in Southern Belgium. The net present values of these different simulations were estimated and compared to estimate the cost of the damage and the cost-effectiveness of the damage protections. Protecting plantations against bark-stripping damage with fences was found unlikely to be worthwhile. By contrast, individual protections placed on crop trees could be helpful, particularly in the most fertile stands. Loss of revenue depended greatly on the factors tested: we estimated that the average damage cost could be about 53 €/ha/year, reducing timber yield by 19%. A model was built to predict the damage cost for different values of the discount rate, site index and bark-stripping rate. This model could help develop more effective management of Norway spruce plantations and deer populations.","container-title":"European Journal of Forest Research","DOI":"10.1007/s10342-023-01565-w","ISSN":"1612-4669","journalAbbreviation":"European Journal of Forest Research","language":"Anglais","note":"publisher: Springer Science and Business Media LLC","title":"From the simulation of forest plantation dynamics to the quantification of bark-stripping damage by ungulates","URL":"https://link.springer.com/content/pdf/10.1007/s10342-023-01565-w.pdf","author":[{"family":"Ligot","given":"Gauthier"},{"family":"Gheysen","given":"Thibaut"},{"family":"Perin","given":"Jérôme"},{"family":"Candaele","given":"Romain"},{"family":"Coligny","given":"François","non-dropping-particle":"de"},{"family":"Licoppe","given":"Alain"},{"family":"Lejeune","given":"Philippe"}],"issued":{"date-parts":[["2023",4,13]]}}}],"schema":"https://github.com/citation-style-language/schema/raw/master/csl-citation.json"} </w:instrText>
      </w:r>
      <w:r w:rsidR="00CA4DBE">
        <w:fldChar w:fldCharType="separate"/>
      </w:r>
      <w:r w:rsidR="00CA4DBE" w:rsidRPr="00CA4DBE">
        <w:rPr>
          <w:rFonts w:ascii="Aptos" w:hAnsi="Aptos"/>
        </w:rPr>
        <w:t>(Barrere et al., 2024; Ligot et al., 2023)</w:t>
      </w:r>
      <w:r w:rsidR="00CA4DBE">
        <w:fldChar w:fldCharType="end"/>
      </w:r>
      <w:r w:rsidR="00CA4DBE">
        <w:t xml:space="preserve">. Similarly, </w:t>
      </w:r>
      <w:r w:rsidR="00FF47C5">
        <w:t xml:space="preserve">we ignore the possible increase in the value of the forest rent in the study area. </w:t>
      </w:r>
      <w:r w:rsidR="005D00CA">
        <w:t>These choices were made in such a way as to induce biases that make the result defended (</w:t>
      </w:r>
      <w:r w:rsidR="00FF47C5">
        <w:t xml:space="preserve">CCF </w:t>
      </w:r>
      <w:r w:rsidR="005D00CA">
        <w:t xml:space="preserve">profitability) more difficult to obtain. </w:t>
      </w:r>
      <w:commentRangeEnd w:id="29"/>
      <w:r w:rsidR="002452F6">
        <w:rPr>
          <w:rStyle w:val="Marquedecommentaire"/>
        </w:rPr>
        <w:commentReference w:id="29"/>
      </w:r>
      <w:commentRangeEnd w:id="30"/>
      <w:r w:rsidR="00C464DB">
        <w:rPr>
          <w:rStyle w:val="Marquedecommentaire"/>
        </w:rPr>
        <w:commentReference w:id="30"/>
      </w:r>
    </w:p>
    <w:p w14:paraId="40154780" w14:textId="4A603ECC" w:rsidR="00CA13E3" w:rsidRDefault="00CA13E3" w:rsidP="00CA13E3">
      <w:pPr>
        <w:pStyle w:val="Titre1"/>
      </w:pPr>
      <w:r>
        <w:t>Conclusion</w:t>
      </w:r>
    </w:p>
    <w:p w14:paraId="4500C9A7" w14:textId="4A725851" w:rsidR="00C24830" w:rsidRDefault="00A964B0" w:rsidP="00A964B0">
      <w:r>
        <w:t xml:space="preserve">Silvicultural choices </w:t>
      </w:r>
      <w:r w:rsidR="00D03329">
        <w:t>have a significant impact on</w:t>
      </w:r>
      <w:r>
        <w:t xml:space="preserve"> forest ecosystems, their </w:t>
      </w:r>
      <w:r w:rsidR="00D03329">
        <w:t>bio</w:t>
      </w:r>
      <w:r>
        <w:t xml:space="preserve">diversity, their resilience and the various ecosystem services they provide. The aim of this study was to assess the value of </w:t>
      </w:r>
      <w:r w:rsidR="00196F9C">
        <w:t>CFF</w:t>
      </w:r>
      <w:r>
        <w:t xml:space="preserve"> as applied in a case study, by examining just one aspect of the problem: financial profitability. The analysis demonstrates </w:t>
      </w:r>
      <w:commentRangeStart w:id="31"/>
      <w:r>
        <w:t>the satisfactory profitabilit</w:t>
      </w:r>
      <w:commentRangeEnd w:id="31"/>
      <w:r w:rsidR="00B21E8E">
        <w:rPr>
          <w:rStyle w:val="Marquedecommentaire"/>
        </w:rPr>
        <w:commentReference w:id="31"/>
      </w:r>
      <w:r>
        <w:t>y of the silviculture applied in comparison with other forest plots (</w:t>
      </w:r>
      <w:r w:rsidR="009E240C">
        <w:t xml:space="preserve">e.g. </w:t>
      </w:r>
      <w:r>
        <w:t xml:space="preserve">AFI </w:t>
      </w:r>
      <w:r w:rsidR="009E240C">
        <w:t>network</w:t>
      </w:r>
      <w:r>
        <w:t xml:space="preserve">) and with regard to other long-term investments. </w:t>
      </w:r>
      <w:r w:rsidR="00D03329">
        <w:t xml:space="preserve">The analysis </w:t>
      </w:r>
      <w:r>
        <w:t xml:space="preserve">also compared with the theoretical profitability that could have been achieved </w:t>
      </w:r>
      <w:commentRangeStart w:id="32"/>
      <w:r>
        <w:t xml:space="preserve">with more conventional silviculture using clear-cuts and plantations. The results of this comparison are nuanced </w:t>
      </w:r>
      <w:r w:rsidR="00461BC3">
        <w:t xml:space="preserve">but </w:t>
      </w:r>
      <w:r w:rsidR="00196F9C">
        <w:t>CCF</w:t>
      </w:r>
      <w:r w:rsidR="004124FC">
        <w:t xml:space="preserve"> </w:t>
      </w:r>
      <w:r w:rsidR="00D03329">
        <w:t>in</w:t>
      </w:r>
      <w:r w:rsidR="00461BC3">
        <w:t xml:space="preserve"> </w:t>
      </w:r>
      <w:r w:rsidR="004124FC">
        <w:t>oak</w:t>
      </w:r>
      <w:r w:rsidR="00DA12DC">
        <w:t>-dominated forests</w:t>
      </w:r>
      <w:r>
        <w:t xml:space="preserve"> </w:t>
      </w:r>
      <w:r w:rsidR="00461BC3">
        <w:t xml:space="preserve">seemed </w:t>
      </w:r>
      <w:r w:rsidR="00D03329">
        <w:t xml:space="preserve">to have been </w:t>
      </w:r>
      <w:r w:rsidR="00386CF9">
        <w:t xml:space="preserve">as </w:t>
      </w:r>
      <w:r w:rsidR="00824E55">
        <w:t>profitable</w:t>
      </w:r>
      <w:r w:rsidR="00386CF9">
        <w:t xml:space="preserve"> </w:t>
      </w:r>
      <w:r w:rsidR="00D03329">
        <w:t xml:space="preserve">as </w:t>
      </w:r>
      <w:r w:rsidR="00386CF9">
        <w:t xml:space="preserve">plantations of Norway spruce and slightly less profitable than </w:t>
      </w:r>
      <w:r w:rsidR="007143FD">
        <w:t>the very productive plantation of Douglas-fir</w:t>
      </w:r>
      <w:r>
        <w:t xml:space="preserve">. </w:t>
      </w:r>
      <w:commentRangeEnd w:id="32"/>
      <w:r w:rsidR="005552A4">
        <w:rPr>
          <w:rStyle w:val="Marquedecommentaire"/>
        </w:rPr>
        <w:commentReference w:id="32"/>
      </w:r>
    </w:p>
    <w:p w14:paraId="279D048B" w14:textId="7BB92AC6" w:rsidR="00A964B0" w:rsidRDefault="009E240C" w:rsidP="009E240C">
      <w:pPr>
        <w:pStyle w:val="Titre1"/>
      </w:pPr>
      <w:r>
        <w:lastRenderedPageBreak/>
        <w:t xml:space="preserve">Acknowledgements </w:t>
      </w:r>
    </w:p>
    <w:p w14:paraId="16A15F3A" w14:textId="57FBA019" w:rsidR="00D4729A" w:rsidRDefault="00A964B0" w:rsidP="00A964B0">
      <w:r>
        <w:t xml:space="preserve">This report was written as part of a project under the Wallonia Recovery Plan (PRW108) entitled ‘30 years of Pro Silva silviculture at </w:t>
      </w:r>
      <w:proofErr w:type="spellStart"/>
      <w:r>
        <w:t>Haugimont</w:t>
      </w:r>
      <w:proofErr w:type="spellEnd"/>
      <w:r>
        <w:t xml:space="preserve"> (</w:t>
      </w:r>
      <w:proofErr w:type="spellStart"/>
      <w:r>
        <w:t>UNamur</w:t>
      </w:r>
      <w:proofErr w:type="spellEnd"/>
      <w:r>
        <w:t xml:space="preserve">): ecological and economic assessment - Lessons and prospects for resilient forests in Wallonia (HAUGIMONT)’. All the project partners and the steering committee, and Olivier Noiret in particular, have contributed to the analysis in this document. This analysis was also based on Guillaume </w:t>
      </w:r>
      <w:del w:id="33" w:author="Guillaume" w:date="2025-03-06T11:49:00Z">
        <w:r w:rsidDel="002E6DA3">
          <w:delText xml:space="preserve">de </w:delText>
        </w:r>
      </w:del>
      <w:ins w:id="34" w:author="Guillaume" w:date="2025-03-06T11:49:00Z">
        <w:r w:rsidR="002E6DA3">
          <w:t xml:space="preserve">De </w:t>
        </w:r>
      </w:ins>
      <w:r>
        <w:t xml:space="preserve">Decker's final year thesis and on discussions with the bioengineering students on the 2024 forestry economics course (Master's degree in Forest Resource and Natural Environment Management, Gembloux </w:t>
      </w:r>
      <w:proofErr w:type="spellStart"/>
      <w:r>
        <w:t>Agro</w:t>
      </w:r>
      <w:proofErr w:type="spellEnd"/>
      <w:r>
        <w:t xml:space="preserve">-Bio Tech, </w:t>
      </w:r>
      <w:proofErr w:type="spellStart"/>
      <w:r>
        <w:t>ULiège</w:t>
      </w:r>
      <w:proofErr w:type="spellEnd"/>
      <w:r>
        <w:t>).</w:t>
      </w:r>
    </w:p>
    <w:p w14:paraId="12D40E04" w14:textId="77777777" w:rsidR="00F36BBD" w:rsidRDefault="00F36BBD" w:rsidP="00A964B0"/>
    <w:p w14:paraId="1C1DEE15" w14:textId="77777777" w:rsidR="00C9669C" w:rsidRDefault="00C9669C">
      <w:pPr>
        <w:jc w:val="left"/>
        <w:rPr>
          <w:rFonts w:asciiTheme="majorHAnsi" w:eastAsiaTheme="majorEastAsia" w:hAnsiTheme="majorHAnsi" w:cstheme="majorBidi"/>
          <w:color w:val="0F4761" w:themeColor="accent1" w:themeShade="BF"/>
          <w:sz w:val="40"/>
          <w:szCs w:val="40"/>
        </w:rPr>
      </w:pPr>
      <w:r>
        <w:br w:type="page"/>
      </w:r>
    </w:p>
    <w:p w14:paraId="0AB3A12F" w14:textId="770127E1" w:rsidR="00C9669C" w:rsidRPr="00C9669C" w:rsidRDefault="00C9669C" w:rsidP="00C9669C">
      <w:pPr>
        <w:pStyle w:val="Titre1"/>
        <w:numPr>
          <w:ilvl w:val="0"/>
          <w:numId w:val="0"/>
        </w:numPr>
        <w:ind w:left="432" w:hanging="432"/>
        <w:jc w:val="center"/>
        <w:rPr>
          <w:b/>
          <w:bCs/>
          <w:sz w:val="48"/>
          <w:szCs w:val="48"/>
        </w:rPr>
      </w:pPr>
      <w:r w:rsidRPr="00C9669C">
        <w:rPr>
          <w:b/>
          <w:bCs/>
          <w:sz w:val="48"/>
          <w:szCs w:val="48"/>
        </w:rPr>
        <w:lastRenderedPageBreak/>
        <w:t>Supplementary materials</w:t>
      </w:r>
    </w:p>
    <w:p w14:paraId="34D98B54" w14:textId="43435F81" w:rsidR="00F36BBD" w:rsidRDefault="00C9669C" w:rsidP="00F36BBD">
      <w:pPr>
        <w:pStyle w:val="Titre1"/>
      </w:pPr>
      <w:r>
        <w:t>Theoretical scenario Hypotheses</w:t>
      </w:r>
    </w:p>
    <w:p w14:paraId="7936850E" w14:textId="79F10B33" w:rsidR="00153D6B" w:rsidRDefault="00153D6B" w:rsidP="00680AD8">
      <w:pPr>
        <w:pStyle w:val="Titre2"/>
      </w:pPr>
      <w:r>
        <w:t xml:space="preserve">Common hypotheses for  all </w:t>
      </w:r>
      <w:r w:rsidR="00B87C74">
        <w:t>theoretical scenarios</w:t>
      </w:r>
    </w:p>
    <w:p w14:paraId="74F84ADF" w14:textId="77777777" w:rsidR="00B87C74" w:rsidRDefault="00B87C74" w:rsidP="00B87C74">
      <w:pPr>
        <w:pStyle w:val="Paragraphedeliste"/>
        <w:numPr>
          <w:ilvl w:val="0"/>
          <w:numId w:val="1"/>
        </w:numPr>
      </w:pPr>
      <w:r>
        <w:t xml:space="preserve">The land rent was set at 5,000 €/ha. This value corresponded to an expert valuation for the year 2019, considering the characteristics of the estate (e.g. yield potential and location). </w:t>
      </w:r>
    </w:p>
    <w:p w14:paraId="6210BE21" w14:textId="3FF207F4" w:rsidR="00EE7848" w:rsidRDefault="00EE7848" w:rsidP="00EE7848">
      <w:pPr>
        <w:pStyle w:val="Paragraphedeliste"/>
        <w:numPr>
          <w:ilvl w:val="0"/>
          <w:numId w:val="1"/>
        </w:numPr>
      </w:pPr>
      <w:r>
        <w:t xml:space="preserve">The timber prices were extracted from the price list published by the national forest expert union </w:t>
      </w:r>
      <w:r>
        <w:fldChar w:fldCharType="begin"/>
      </w:r>
      <w:r w:rsidR="008F6569">
        <w:instrText xml:space="preserve"> ADDIN ZOTERO_ITEM CSL_CITATION {"citationID":"jOR9fH8J","properties":{"formattedCitation":"(F\\uc0\\u233{}d\\uc0\\u233{}ration Nationale des Experts Forestiers, 2019)","plainCitation":"(Fédération Nationale des Experts Forestiers, 2019)","noteIndex":0},"citationItems":[{"id":9119,"uris":["http://zotero.org/users/1509360/items/V4ZX8QLQ"],"itemData":{"id":9119,"type":"report","publisher-place":"Jambes, Belgique","title":"Prix des bois automne-hivers 2018-2019","author":[{"family":"Fédération Nationale des Experts Forestiers","given":""}],"issued":{"date-parts":[["2019"]]}}}],"schema":"https://github.com/citation-style-language/schema/raw/master/csl-citation.json"} </w:instrText>
      </w:r>
      <w:r>
        <w:fldChar w:fldCharType="separate"/>
      </w:r>
      <w:r w:rsidRPr="00573DF6">
        <w:rPr>
          <w:rFonts w:ascii="Aptos" w:hAnsi="Aptos" w:cs="Times New Roman"/>
        </w:rPr>
        <w:t>(Fédération Nationale des Experts Forestiers, 2019)</w:t>
      </w:r>
      <w:r>
        <w:fldChar w:fldCharType="end"/>
      </w:r>
      <w:r>
        <w:t xml:space="preserve">. </w:t>
      </w:r>
      <w:r w:rsidRPr="00A26437">
        <w:t xml:space="preserve">For each </w:t>
      </w:r>
      <w:r>
        <w:t>species and size class</w:t>
      </w:r>
      <w:r w:rsidRPr="00A26437">
        <w:t>, the price list proposed a price range, and, by default, we used the average value.</w:t>
      </w:r>
    </w:p>
    <w:p w14:paraId="375AD859" w14:textId="77777777" w:rsidR="00EE7848" w:rsidRPr="00EF3CBF" w:rsidRDefault="00EE7848" w:rsidP="00EE7848">
      <w:pPr>
        <w:pStyle w:val="Paragraphedeliste"/>
        <w:numPr>
          <w:ilvl w:val="0"/>
          <w:numId w:val="1"/>
        </w:numPr>
      </w:pPr>
      <w:r w:rsidRPr="00193F49">
        <w:t>The cost of management (timber sales, plantation follow-up, tree marking) was set to 35</w:t>
      </w:r>
      <w:r>
        <w:t> </w:t>
      </w:r>
      <w:r w:rsidRPr="00193F49">
        <w:t xml:space="preserve">€/ha which corresponded to the average value published by the national forest expert union </w:t>
      </w:r>
      <w:r w:rsidRPr="00193F49">
        <w:fldChar w:fldCharType="begin"/>
      </w:r>
      <w:r>
        <w:instrText xml:space="preserve"> ADDIN ZOTERO_ITEM CSL_CITATION {"citationID":"dX1ZAsMg","properties":{"formattedCitation":"(F\\uc0\\u233{}d\\uc0\\u233{}ration Nationale des Experts Forestier, n.d.)","plainCitation":"(Fédération Nationale des Experts Forestier, n.d.)","noteIndex":0},"citationItems":[{"id":10447,"uris":["http://zotero.org/users/1509360/items/C27E7G87"],"itemData":{"id":10447,"type":"webpage","container-title":"Fédération Nationale des Experts Forestiers","title":"Les compétences","URL":"https://experts-forestiers.be/comp-tences","author":[{"family":"Fédération Nationale des Experts Forestier","given":""}],"accessed":{"date-parts":[["2025",2,27]]}}}],"schema":"https://github.com/citation-style-language/schema/raw/master/csl-citation.json"} </w:instrText>
      </w:r>
      <w:r w:rsidRPr="00193F49">
        <w:fldChar w:fldCharType="separate"/>
      </w:r>
      <w:r w:rsidRPr="00193F49">
        <w:rPr>
          <w:rFonts w:ascii="Aptos" w:hAnsi="Aptos" w:cs="Times New Roman"/>
        </w:rPr>
        <w:t>(Fédération Nationale des Experts Forestier, n.d.)</w:t>
      </w:r>
      <w:r w:rsidRPr="00193F49">
        <w:fldChar w:fldCharType="end"/>
      </w:r>
      <w:r w:rsidRPr="00193F49">
        <w:t>.</w:t>
      </w:r>
    </w:p>
    <w:p w14:paraId="2C91CBCA" w14:textId="4313E863" w:rsidR="00C0109B" w:rsidRPr="009553AB" w:rsidRDefault="00C0109B" w:rsidP="00B87C74">
      <w:pPr>
        <w:pStyle w:val="Paragraphedeliste"/>
        <w:numPr>
          <w:ilvl w:val="0"/>
          <w:numId w:val="14"/>
        </w:numPr>
        <w:rPr>
          <w:highlight w:val="yellow"/>
        </w:rPr>
      </w:pPr>
      <w:r>
        <w:rPr>
          <w:highlight w:val="yellow"/>
        </w:rPr>
        <w:t xml:space="preserve">Firewood (if any) was </w:t>
      </w:r>
      <w:r w:rsidR="00BD3F45">
        <w:rPr>
          <w:highlight w:val="yellow"/>
        </w:rPr>
        <w:t>sold 35 €/m³.</w:t>
      </w:r>
    </w:p>
    <w:p w14:paraId="73995061" w14:textId="74659C9F" w:rsidR="00680AD8" w:rsidRDefault="00680AD8" w:rsidP="00680AD8">
      <w:pPr>
        <w:pStyle w:val="Titre2"/>
      </w:pPr>
      <w:r>
        <w:t>Even-aged coniferous plantations</w:t>
      </w:r>
    </w:p>
    <w:p w14:paraId="5BADA13B" w14:textId="57F850A2" w:rsidR="00680AD8" w:rsidRDefault="00680AD8" w:rsidP="00680AD8">
      <w:r>
        <w:t xml:space="preserve">Six theoretical scenarios corresponded to even-aged Norway spruce or Douglas-fir plantations. </w:t>
      </w:r>
    </w:p>
    <w:p w14:paraId="2F0F4859" w14:textId="77777777" w:rsidR="00680AD8" w:rsidRDefault="00680AD8" w:rsidP="00680AD8">
      <w:r>
        <w:t xml:space="preserve">For all scenarios, a set of common assumptions were made to estimate the associated costs and revenues, and additional assumptions were then made specifically for each scenario. </w:t>
      </w:r>
    </w:p>
    <w:p w14:paraId="78575818" w14:textId="5064981B" w:rsidR="00680AD8" w:rsidRPr="00E60132" w:rsidRDefault="00680AD8" w:rsidP="00680AD8">
      <w:pPr>
        <w:pStyle w:val="Paragraphedeliste"/>
        <w:numPr>
          <w:ilvl w:val="0"/>
          <w:numId w:val="1"/>
        </w:numPr>
      </w:pPr>
      <w:r>
        <w:t xml:space="preserve">A </w:t>
      </w:r>
      <w:r w:rsidR="00D41584">
        <w:t>mulching</w:t>
      </w:r>
      <w:r>
        <w:t xml:space="preserve"> was carried out before planting</w:t>
      </w:r>
      <w:r w:rsidRPr="00E60132">
        <w:t xml:space="preserve">. </w:t>
      </w:r>
      <w:r w:rsidR="00A5221C">
        <w:t>Mulching</w:t>
      </w:r>
      <w:r w:rsidRPr="00E60132">
        <w:t xml:space="preserve"> followed by planting with a hoe was the most common method over the last 30 years in Belgium. It was also the choice made by the manager prior to 1992. The associated cost was estimated at 1,238 €/ha. This value was extracted from the price list published in 2019 by a regional forest worker union </w:t>
      </w:r>
      <w:r w:rsidRPr="00E60132">
        <w:fldChar w:fldCharType="begin"/>
      </w:r>
      <w:r w:rsidR="008F6569">
        <w:instrText xml:space="preserve"> ADDIN ZOTERO_ITEM CSL_CITATION {"citationID":"YZ0LJx9a","properties":{"formattedCitation":"(Union des entrepreneurs de travaux forestiers de Wallonie, 2019)","plainCitation":"(Union des entrepreneurs de travaux forestiers de Wallonie, 2019)","noteIndex":0},"citationItems":[{"id":9117,"uris":["http://zotero.org/users/1509360/items/BXKELZVU"],"itemData":{"id":9117,"type":"report","publisher-place":"Jambes, Belgique","title":"Prix d'orientation des principaux travaux sylvicoles","URL":"www.confederationbois.be.be","author":[{"family":"Union des entrepreneurs de travaux forestiers de Wallonie","given":""}],"issued":{"date-parts":[["2019"]]}}}],"schema":"https://github.com/citation-style-language/schema/raw/master/csl-citation.json"} </w:instrText>
      </w:r>
      <w:r w:rsidRPr="00E60132">
        <w:fldChar w:fldCharType="separate"/>
      </w:r>
      <w:r w:rsidRPr="007A7A32">
        <w:rPr>
          <w:rFonts w:ascii="Aptos" w:hAnsi="Aptos"/>
        </w:rPr>
        <w:t>(Union des entrepreneurs de travaux forestiers de Wallonie, 2019)</w:t>
      </w:r>
      <w:r w:rsidRPr="00E60132">
        <w:fldChar w:fldCharType="end"/>
      </w:r>
      <w:r w:rsidRPr="00E60132">
        <w:t>.</w:t>
      </w:r>
      <w:r>
        <w:t xml:space="preserve"> </w:t>
      </w:r>
      <w:r w:rsidRPr="00A26437">
        <w:t>For each silvicultural intervention, the price list proposed a price range, and, by default, we used the average value.</w:t>
      </w:r>
    </w:p>
    <w:p w14:paraId="49DB81C9" w14:textId="76F07A94" w:rsidR="00680AD8" w:rsidRPr="00E60132" w:rsidRDefault="00680AD8" w:rsidP="00680AD8">
      <w:pPr>
        <w:pStyle w:val="Paragraphedeliste"/>
        <w:numPr>
          <w:ilvl w:val="0"/>
          <w:numId w:val="1"/>
        </w:numPr>
      </w:pPr>
      <w:r w:rsidRPr="00E60132">
        <w:t xml:space="preserve">2000 </w:t>
      </w:r>
      <w:r>
        <w:t>trees were planted (manually with a hoe)</w:t>
      </w:r>
      <w:r w:rsidRPr="00E60132">
        <w:t xml:space="preserve"> per hectare (2 x 2.5m</w:t>
      </w:r>
      <w:r>
        <w:t xml:space="preserve"> spacing</w:t>
      </w:r>
      <w:r w:rsidRPr="00E60132">
        <w:t xml:space="preserve">). Local silvicultural guidelines </w:t>
      </w:r>
      <w:r w:rsidRPr="00E60132">
        <w:fldChar w:fldCharType="begin"/>
      </w:r>
      <w:r>
        <w:instrText xml:space="preserve"> ADDIN ZOTERO_ITEM CSL_CITATION {"citationID":"ymVpJPdu","properties":{"formattedCitation":"(Perin et al., 2016b)","plainCitation":"(Perin et al., 2016b)","noteIndex":0},"citationItems":[{"id":6408,"uris":["http://zotero.org/users/1509360/items/GS3PU48S"],"itemData":{"id":6408,"type":"article-journal","container-title":"Forêt.Nature","title":"De nouvelles normes sylvicoles pour les futaies pures équiennes d'épicéa et de douglas en appui à la gestion de la forêt publique en Wallonie","volume":"139","author":[{"family":"Perin","given":"Jérôme"},{"family":"Hébert","given":"Jacques"},{"family":"Lejeune","given":"Philippe"},{"family":"Claessens","given":"Hugues"}],"issued":{"date-parts":[["2016"]]}}}],"schema":"https://github.com/citation-style-language/schema/raw/master/csl-citation.json"} </w:instrText>
      </w:r>
      <w:r w:rsidRPr="00E60132">
        <w:fldChar w:fldCharType="separate"/>
      </w:r>
      <w:r w:rsidRPr="00B63412">
        <w:rPr>
          <w:rFonts w:ascii="Aptos" w:hAnsi="Aptos"/>
        </w:rPr>
        <w:t>(Perin et al., 2016b)</w:t>
      </w:r>
      <w:r w:rsidRPr="00E60132">
        <w:fldChar w:fldCharType="end"/>
      </w:r>
      <w:r w:rsidRPr="00E60132">
        <w:t xml:space="preserve"> promoted two planting densities: 2000 and 2500 tree/ha. We chose the former to limit the initial investment, on the assumption of favorable survival rate of seedlings. The total cost of this operation was estimated at 1969 €/ha, assuming that the cost of the seedling was 0.52 €/plant and the cost of labor was 0.46</w:t>
      </w:r>
      <w:r>
        <w:t> </w:t>
      </w:r>
      <w:r w:rsidRPr="00E60132">
        <w:t xml:space="preserve">€/plant </w:t>
      </w:r>
      <w:r w:rsidRPr="00E60132">
        <w:fldChar w:fldCharType="begin"/>
      </w:r>
      <w:r w:rsidR="008F6569">
        <w:instrText xml:space="preserve"> ADDIN ZOTERO_ITEM CSL_CITATION {"citationID":"0Qik2zHw","properties":{"formattedCitation":"(ArboPlant, 2023; Union des entrepreneurs de travaux forestiers de Wallonie, 2019)","plainCitation":"(ArboPlant, 2023; Union des entrepreneurs de travaux forestiers de Wallonie, 2019)","noteIndex":0},"citationItems":[{"id":9118,"uris":["http://zotero.org/users/1509360/items/AMHFVBHC"],"itemData":{"id":9118,"type":"post-weblog","title":"Comparaison des coûts de plantation","URL":"https://www.arboplants.be/public/documents/web/comparaison_co%C3%BBt_plantation_2023_tvac.pdf?t=8294","author":[{"family":"ArboPlant","given":""}],"issued":{"date-parts":[["2023"]]}}},{"id":9117,"uris":["http://zotero.org/users/1509360/items/BXKELZVU"],"itemData":{"id":9117,"type":"report","publisher-place":"Jambes, Belgique","title":"Prix d'orientation des principaux travaux sylvicoles","URL":"www.confederationbois.be.be","author":[{"family":"Union des entrepreneurs de travaux forestiers de Wallonie","given":""}],"issued":{"date-parts":[["2019"]]}}}],"schema":"https://github.com/citation-style-language/schema/raw/master/csl-citation.json"} </w:instrText>
      </w:r>
      <w:r w:rsidRPr="00E60132">
        <w:fldChar w:fldCharType="separate"/>
      </w:r>
      <w:r w:rsidRPr="00E60132">
        <w:rPr>
          <w:rFonts w:ascii="Aptos" w:hAnsi="Aptos"/>
        </w:rPr>
        <w:t>(ArboPlant, 2023; Union des entrepreneurs de travaux forestiers de Wallonie, 2019)</w:t>
      </w:r>
      <w:r w:rsidRPr="00E60132">
        <w:fldChar w:fldCharType="end"/>
      </w:r>
      <w:r w:rsidRPr="00E60132">
        <w:t>.</w:t>
      </w:r>
    </w:p>
    <w:p w14:paraId="050ED99C" w14:textId="79665450" w:rsidR="00680AD8" w:rsidRPr="00E60132" w:rsidRDefault="00680AD8" w:rsidP="00680AD8">
      <w:pPr>
        <w:pStyle w:val="Paragraphedeliste"/>
        <w:numPr>
          <w:ilvl w:val="0"/>
          <w:numId w:val="1"/>
        </w:numPr>
      </w:pPr>
      <w:r w:rsidRPr="00E60132">
        <w:t xml:space="preserve">Plantation </w:t>
      </w:r>
      <w:r>
        <w:t xml:space="preserve">was cleared from the competitive vegetation </w:t>
      </w:r>
      <w:r w:rsidRPr="00E60132">
        <w:t xml:space="preserve">3 years after planting. We assume that shredding before </w:t>
      </w:r>
      <w:r>
        <w:t>planting</w:t>
      </w:r>
      <w:r w:rsidRPr="00E60132">
        <w:t xml:space="preserve"> allows for moderate development of competing vegetation in the years following planting. A single </w:t>
      </w:r>
      <w:r>
        <w:t>clearing</w:t>
      </w:r>
      <w:r w:rsidRPr="00E60132">
        <w:t xml:space="preserve"> was therefore simulated after 3 years. Additional </w:t>
      </w:r>
      <w:r>
        <w:t>clearing</w:t>
      </w:r>
      <w:r w:rsidRPr="00E60132">
        <w:t xml:space="preserve"> (in year 2) can sometimes be necessary, but we had not taken this into account, so as not to underestimate the profitability of the theoretical no-hazard scenario. The cost of </w:t>
      </w:r>
      <w:r>
        <w:t>clearing</w:t>
      </w:r>
      <w:r w:rsidRPr="00E60132">
        <w:t xml:space="preserve"> was estimated at 944 €/ha </w:t>
      </w:r>
      <w:r w:rsidRPr="00E60132">
        <w:fldChar w:fldCharType="begin"/>
      </w:r>
      <w:r w:rsidR="008F6569">
        <w:instrText xml:space="preserve"> ADDIN ZOTERO_ITEM CSL_CITATION {"citationID":"rXfiPKaw","properties":{"formattedCitation":"(Union des entrepreneurs de travaux forestiers de Wallonie, 2019)","plainCitation":"(Union des entrepreneurs de travaux forestiers de Wallonie, 2019)","noteIndex":0},"citationItems":[{"id":9117,"uris":["http://zotero.org/users/1509360/items/BXKELZVU"],"itemData":{"id":9117,"type":"report","publisher-place":"Jambes, Belgique","title":"Prix d'orientation des principaux travaux sylvicoles","URL":"www.confederationbois.be.be","author":[{"family":"Union des entrepreneurs de travaux forestiers de Wallonie","given":""}],"issued":{"date-parts":[["2019"]]}}}],"schema":"https://github.com/citation-style-language/schema/raw/master/csl-citation.json"} </w:instrText>
      </w:r>
      <w:r w:rsidRPr="00E60132">
        <w:fldChar w:fldCharType="separate"/>
      </w:r>
      <w:r w:rsidRPr="00E60132">
        <w:rPr>
          <w:rFonts w:ascii="Aptos" w:hAnsi="Aptos"/>
        </w:rPr>
        <w:t>(Union des entrepreneurs de travaux forestiers de Wallonie, 2019)</w:t>
      </w:r>
      <w:r w:rsidRPr="00E60132">
        <w:fldChar w:fldCharType="end"/>
      </w:r>
      <w:r w:rsidRPr="00E60132">
        <w:t>.</w:t>
      </w:r>
    </w:p>
    <w:p w14:paraId="25BEE421" w14:textId="5858CF30" w:rsidR="00680AD8" w:rsidRDefault="00680AD8" w:rsidP="00680AD8">
      <w:pPr>
        <w:pStyle w:val="Paragraphedeliste"/>
        <w:numPr>
          <w:ilvl w:val="0"/>
          <w:numId w:val="1"/>
        </w:numPr>
      </w:pPr>
      <w:r>
        <w:t xml:space="preserve">Every tree was pruned </w:t>
      </w:r>
      <w:r w:rsidRPr="00E60132">
        <w:t>up to 2 m before the first thinning. This work eased tree marking and stand inspection. Some managers now omit this operation</w:t>
      </w:r>
      <w:r>
        <w:t xml:space="preserve">, but it is still widely applied and used to be carried out systematically in Belgium. The cost of pruning was </w:t>
      </w:r>
      <w:r>
        <w:lastRenderedPageBreak/>
        <w:t xml:space="preserve">estimated at 2032 €/ha </w:t>
      </w:r>
      <w:r>
        <w:fldChar w:fldCharType="begin"/>
      </w:r>
      <w:r w:rsidR="008F6569">
        <w:instrText xml:space="preserve"> ADDIN ZOTERO_ITEM CSL_CITATION {"citationID":"lWQhUKQI","properties":{"formattedCitation":"(Union des entrepreneurs de travaux forestiers de Wallonie, 2019)","plainCitation":"(Union des entrepreneurs de travaux forestiers de Wallonie, 2019)","noteIndex":0},"citationItems":[{"id":9117,"uris":["http://zotero.org/users/1509360/items/BXKELZVU"],"itemData":{"id":9117,"type":"report","publisher-place":"Jambes, Belgique","title":"Prix d'orientation des principaux travaux sylvicoles","URL":"www.confederationbois.be.be","author":[{"family":"Union des entrepreneurs de travaux forestiers de Wallonie","given":""}],"issued":{"date-parts":[["2019"]]}}}],"schema":"https://github.com/citation-style-language/schema/raw/master/csl-citation.json"} </w:instrText>
      </w:r>
      <w:r>
        <w:fldChar w:fldCharType="separate"/>
      </w:r>
      <w:r w:rsidRPr="00A53CDE">
        <w:rPr>
          <w:rFonts w:ascii="Aptos" w:hAnsi="Aptos"/>
        </w:rPr>
        <w:t>(Union des entrepreneurs de travaux forestiers de Wallonie, 2019)</w:t>
      </w:r>
      <w:r>
        <w:fldChar w:fldCharType="end"/>
      </w:r>
      <w:r>
        <w:t>.</w:t>
      </w:r>
    </w:p>
    <w:p w14:paraId="27429125" w14:textId="77777777" w:rsidR="00680AD8" w:rsidRDefault="00680AD8" w:rsidP="00680AD8">
      <w:pPr>
        <w:pStyle w:val="Paragraphedeliste"/>
        <w:numPr>
          <w:ilvl w:val="0"/>
          <w:numId w:val="1"/>
        </w:numPr>
      </w:pPr>
      <w:r w:rsidRPr="00350CAD">
        <w:t xml:space="preserve">The volume of thinned trees </w:t>
      </w:r>
      <w:r>
        <w:t xml:space="preserve">per diameter class </w:t>
      </w:r>
      <w:r w:rsidRPr="00350CAD">
        <w:t xml:space="preserve">was extracted from </w:t>
      </w:r>
      <w:r w:rsidRPr="002D0ADC">
        <w:t>local yield tables</w:t>
      </w:r>
      <w:r>
        <w:t xml:space="preserve"> (Perin et al., 2016). </w:t>
      </w:r>
    </w:p>
    <w:p w14:paraId="3FC6F309" w14:textId="77777777" w:rsidR="00680AD8" w:rsidRDefault="00680AD8" w:rsidP="00680AD8">
      <w:pPr>
        <w:pStyle w:val="Paragraphedeliste"/>
        <w:numPr>
          <w:ilvl w:val="0"/>
          <w:numId w:val="1"/>
        </w:numPr>
      </w:pPr>
      <w:commentRangeStart w:id="35"/>
      <w:r>
        <w:t xml:space="preserve">The rotation (stand age at clear-cut) was chosen as the one maximizing the internal rate of return. </w:t>
      </w:r>
      <w:commentRangeEnd w:id="35"/>
      <w:r w:rsidR="00D435FE">
        <w:rPr>
          <w:rStyle w:val="Marquedecommentaire"/>
        </w:rPr>
        <w:commentReference w:id="35"/>
      </w:r>
    </w:p>
    <w:p w14:paraId="4E667BC2" w14:textId="738C9697" w:rsidR="00680AD8" w:rsidRDefault="00680AD8" w:rsidP="00680AD8">
      <w:pPr>
        <w:pStyle w:val="Paragraphedeliste"/>
        <w:numPr>
          <w:ilvl w:val="0"/>
          <w:numId w:val="1"/>
        </w:numPr>
      </w:pPr>
      <w:r>
        <w:t xml:space="preserve">The timber prices were extracted from </w:t>
      </w:r>
      <w:r w:rsidR="003F730A">
        <w:t>t</w:t>
      </w:r>
      <w:r>
        <w:t xml:space="preserve">he price list published by the national forest expert union </w:t>
      </w:r>
      <w:r>
        <w:fldChar w:fldCharType="begin"/>
      </w:r>
      <w:r w:rsidR="008F6569">
        <w:instrText xml:space="preserve"> ADDIN ZOTERO_ITEM CSL_CITATION {"citationID":"uKsRNoY2","properties":{"formattedCitation":"(F\\uc0\\u233{}d\\uc0\\u233{}ration Nationale des Experts Forestiers, 2019)","plainCitation":"(Fédération Nationale des Experts Forestiers, 2019)","noteIndex":0},"citationItems":[{"id":9119,"uris":["http://zotero.org/users/1509360/items/V4ZX8QLQ"],"itemData":{"id":9119,"type":"report","publisher-place":"Jambes, Belgique","title":"Prix des bois automne-hivers 2018-2019","author":[{"family":"Fédération Nationale des Experts Forestiers","given":""}],"issued":{"date-parts":[["2019"]]}}}],"schema":"https://github.com/citation-style-language/schema/raw/master/csl-citation.json"} </w:instrText>
      </w:r>
      <w:r>
        <w:fldChar w:fldCharType="separate"/>
      </w:r>
      <w:r w:rsidRPr="00573DF6">
        <w:rPr>
          <w:rFonts w:ascii="Aptos" w:hAnsi="Aptos" w:cs="Times New Roman"/>
        </w:rPr>
        <w:t>(Fédération Nationale des Experts Forestiers, 2019)</w:t>
      </w:r>
      <w:r>
        <w:fldChar w:fldCharType="end"/>
      </w:r>
      <w:r>
        <w:t xml:space="preserve">. </w:t>
      </w:r>
      <w:r w:rsidRPr="00A26437">
        <w:t xml:space="preserve">For each </w:t>
      </w:r>
      <w:r>
        <w:t>species and size class</w:t>
      </w:r>
      <w:r w:rsidRPr="00A26437">
        <w:t>, the price list proposed a price range, and, by default, we used the average value.</w:t>
      </w:r>
    </w:p>
    <w:p w14:paraId="2D623274" w14:textId="77777777" w:rsidR="00680AD8" w:rsidRPr="00193F49" w:rsidRDefault="00680AD8" w:rsidP="00680AD8">
      <w:pPr>
        <w:pStyle w:val="Paragraphedeliste"/>
        <w:numPr>
          <w:ilvl w:val="0"/>
          <w:numId w:val="1"/>
        </w:numPr>
      </w:pPr>
      <w:r w:rsidRPr="00193F49">
        <w:t>The cost of management (timber sales, plantation follow-up, tree marking) was set to 35</w:t>
      </w:r>
      <w:r>
        <w:t> </w:t>
      </w:r>
      <w:r w:rsidRPr="00193F49">
        <w:t xml:space="preserve">€/ha which corresponded to the average value published by the national forest expert union </w:t>
      </w:r>
      <w:r w:rsidRPr="00193F49">
        <w:fldChar w:fldCharType="begin"/>
      </w:r>
      <w:r w:rsidRPr="00193F49">
        <w:instrText xml:space="preserve"> ADDIN ZOTERO_ITEM CSL_CITATION {"citationID":"q8UJCaSL","properties":{"formattedCitation":"(F\\uc0\\u233{}d\\uc0\\u233{}ration Nationale des Experts Forestier, n.d.)","plainCitation":"(Fédération Nationale des Experts Forestier, n.d.)","noteIndex":0},"citationItems":[{"id":10447,"uris":["http://zotero.org/users/1509360/items/C27E7G87"],"itemData":{"id":10447,"type":"webpage","container-title":"Fédération Nationale des Experts Forestiers","title":"Les compétences","URL":"https://experts-forestiers.be/comp-tences","author":[{"family":"Fédération Nationale des Experts Forestier","given":""}],"accessed":{"date-parts":[["2025",2,27]]}}}],"schema":"https://github.com/citation-style-language/schema/raw/master/csl-citation.json"} </w:instrText>
      </w:r>
      <w:r w:rsidRPr="00193F49">
        <w:fldChar w:fldCharType="separate"/>
      </w:r>
      <w:r w:rsidRPr="00193F49">
        <w:rPr>
          <w:rFonts w:ascii="Aptos" w:hAnsi="Aptos" w:cs="Times New Roman"/>
        </w:rPr>
        <w:t>(Fédération Nationale des Experts Forestier, n.d.)</w:t>
      </w:r>
      <w:r w:rsidRPr="00193F49">
        <w:fldChar w:fldCharType="end"/>
      </w:r>
      <w:r w:rsidRPr="00193F49">
        <w:t>.</w:t>
      </w:r>
    </w:p>
    <w:p w14:paraId="2B36629C" w14:textId="657976A5" w:rsidR="00680AD8" w:rsidRPr="00384C87" w:rsidRDefault="00680AD8" w:rsidP="00680AD8">
      <w:pPr>
        <w:pStyle w:val="Titre3"/>
      </w:pPr>
      <w:r>
        <w:t xml:space="preserve">Spruce </w:t>
      </w:r>
      <w:r w:rsidR="00F3602A">
        <w:t>plantation</w:t>
      </w:r>
      <w:r>
        <w:t xml:space="preserve"> </w:t>
      </w:r>
      <w:r w:rsidRPr="0048171F">
        <w:t>without hazards</w:t>
      </w:r>
      <w:r w:rsidR="00C248A5">
        <w:t xml:space="preserve"> (SPR1)</w:t>
      </w:r>
    </w:p>
    <w:p w14:paraId="6071C5AC" w14:textId="77777777" w:rsidR="00680AD8" w:rsidRDefault="00680AD8" w:rsidP="00680AD8">
      <w:pPr>
        <w:pStyle w:val="Paragraphedeliste"/>
        <w:numPr>
          <w:ilvl w:val="0"/>
          <w:numId w:val="2"/>
        </w:numPr>
      </w:pPr>
      <w:r>
        <w:t>The top height of 50-year-old hazard-free Norway s</w:t>
      </w:r>
      <w:r w:rsidRPr="00384C87">
        <w:t xml:space="preserve">pruce </w:t>
      </w:r>
      <w:r>
        <w:t>stand</w:t>
      </w:r>
      <w:r w:rsidRPr="00384C87">
        <w:t xml:space="preserve"> </w:t>
      </w:r>
      <w:r>
        <w:t xml:space="preserve">was set at 27 m (Site index = 27 m). According to the associated yield table </w:t>
      </w:r>
      <w:r>
        <w:fldChar w:fldCharType="begin"/>
      </w:r>
      <w:r>
        <w:instrText xml:space="preserve"> ADDIN ZOTERO_ITEM CSL_CITATION {"citationID":"G6Ur5Hpi","properties":{"formattedCitation":"(Perin et al., 2016b)","plainCitation":"(Perin et al., 2016b)","noteIndex":0},"citationItems":[{"id":6408,"uris":["http://zotero.org/users/1509360/items/GS3PU48S"],"itemData":{"id":6408,"type":"article-journal","container-title":"Forêt.Nature","title":"De nouvelles normes sylvicoles pour les futaies pures équiennes d'épicéa et de douglas en appui à la gestion de la forêt publique en Wallonie","volume":"139","author":[{"family":"Perin","given":"Jérôme"},{"family":"Hébert","given":"Jacques"},{"family":"Lejeune","given":"Philippe"},{"family":"Claessens","given":"Hugues"}],"issued":{"date-parts":[["2016"]]}}}],"schema":"https://github.com/citation-style-language/schema/raw/master/csl-citation.json"} </w:instrText>
      </w:r>
      <w:r>
        <w:fldChar w:fldCharType="separate"/>
      </w:r>
      <w:r w:rsidRPr="00B63412">
        <w:rPr>
          <w:rFonts w:ascii="Aptos" w:hAnsi="Aptos"/>
        </w:rPr>
        <w:t>(Perin et al., 2016b)</w:t>
      </w:r>
      <w:r>
        <w:fldChar w:fldCharType="end"/>
      </w:r>
      <w:r>
        <w:t>, it corresponded to a mean annual volume increment of 14.6 m³/ha/year. This is the yield potential that was expected on most sites in the forest estate.</w:t>
      </w:r>
    </w:p>
    <w:p w14:paraId="07B950DF" w14:textId="4A8AFD7A" w:rsidR="00680AD8" w:rsidRPr="00384C87" w:rsidRDefault="00680AD8" w:rsidP="00680AD8">
      <w:pPr>
        <w:pStyle w:val="Titre3"/>
      </w:pPr>
      <w:r w:rsidRPr="00384C87">
        <w:t>S</w:t>
      </w:r>
      <w:r>
        <w:t xml:space="preserve">pruce </w:t>
      </w:r>
      <w:r w:rsidR="00F3602A">
        <w:t xml:space="preserve">plantation </w:t>
      </w:r>
      <w:r>
        <w:t>with bark beetle or windfall damage</w:t>
      </w:r>
      <w:r w:rsidR="00C248A5">
        <w:t xml:space="preserve"> (SPR2)</w:t>
      </w:r>
    </w:p>
    <w:p w14:paraId="6B603860" w14:textId="77777777" w:rsidR="00680AD8" w:rsidRPr="00384C87" w:rsidRDefault="00680AD8" w:rsidP="00680AD8">
      <w:r w:rsidRPr="00384C87">
        <w:t xml:space="preserve">As a result of various hazards, notably windfall or bark beetle damage, some spruce stands are not complete or are harvested before the optimum harvesting time and in poor conditions. The latest bark beetle crisis clearly highlighted the importance of this risk, which is </w:t>
      </w:r>
      <w:r>
        <w:t>particularly</w:t>
      </w:r>
      <w:r w:rsidRPr="00384C87">
        <w:t xml:space="preserve"> high at low </w:t>
      </w:r>
      <w:r>
        <w:t xml:space="preserve">elevation such as in our study case </w:t>
      </w:r>
      <w:r>
        <w:fldChar w:fldCharType="begin"/>
      </w:r>
      <w:r>
        <w:instrText xml:space="preserve"> ADDIN ZOTERO_ITEM CSL_CITATION {"citationID":"rNRckiVa","properties":{"formattedCitation":"(Gomez, 2012)","plainCitation":"(Gomez, 2012)","noteIndex":0},"citationItems":[{"id":9120,"uris":["http://zotero.org/users/1509360/items/9M3FHNIG"],"itemData":{"id":9120,"type":"article-journal","container-title":"Rendez-vous techniques","page":"3-8","title":"Quel avenir pour le sapin et l’épicéa. Synthèse bibliographique sur l’autécologie et la vulnérabilité comparée du sapin et de l’épicéa dans le cadre des changements climatiques.","volume":"Hors série no. 6","author":[{"family":"Gomez","given":"N"}],"issued":{"date-parts":[["2012"]]}}}],"schema":"https://github.com/citation-style-language/schema/raw/master/csl-citation.json"} </w:instrText>
      </w:r>
      <w:r>
        <w:fldChar w:fldCharType="separate"/>
      </w:r>
      <w:r w:rsidRPr="0091719A">
        <w:rPr>
          <w:rFonts w:ascii="Aptos" w:hAnsi="Aptos"/>
        </w:rPr>
        <w:t>(Gomez, 2012)</w:t>
      </w:r>
      <w:r>
        <w:fldChar w:fldCharType="end"/>
      </w:r>
      <w:r w:rsidRPr="00384C87">
        <w:t xml:space="preserve">. Such damage </w:t>
      </w:r>
      <w:r>
        <w:t>had been</w:t>
      </w:r>
      <w:r w:rsidRPr="00384C87">
        <w:t xml:space="preserve"> observed </w:t>
      </w:r>
      <w:r>
        <w:t>in</w:t>
      </w:r>
      <w:r w:rsidRPr="00384C87">
        <w:t xml:space="preserve"> the estate and led to the premature felling of 18 ha of spruce. To simulate this hazard, we made the following additional assumptions:</w:t>
      </w:r>
    </w:p>
    <w:p w14:paraId="655FB202" w14:textId="77777777" w:rsidR="00680AD8" w:rsidRDefault="00680AD8" w:rsidP="00680AD8">
      <w:pPr>
        <w:pStyle w:val="Paragraphedeliste"/>
        <w:numPr>
          <w:ilvl w:val="0"/>
          <w:numId w:val="2"/>
        </w:numPr>
      </w:pPr>
      <w:r>
        <w:t>The stand was clear-cut prematurely (af</w:t>
      </w:r>
      <w:r w:rsidRPr="00384C87">
        <w:t>ter 46 years</w:t>
      </w:r>
      <w:r>
        <w:t xml:space="preserve">, </w:t>
      </w:r>
      <w:r w:rsidRPr="00384C87">
        <w:t>i.e</w:t>
      </w:r>
      <w:r w:rsidRPr="007C338A">
        <w:t>. 18 y</w:t>
      </w:r>
      <w:r w:rsidRPr="00384C87">
        <w:t xml:space="preserve">ears before the optimum </w:t>
      </w:r>
      <w:r>
        <w:t xml:space="preserve">time) </w:t>
      </w:r>
      <w:r w:rsidRPr="00384C87">
        <w:t>assum</w:t>
      </w:r>
      <w:r>
        <w:t>ing</w:t>
      </w:r>
      <w:r w:rsidRPr="00384C87">
        <w:t xml:space="preserve"> a windthrow or </w:t>
      </w:r>
      <w:r>
        <w:t xml:space="preserve">a </w:t>
      </w:r>
      <w:r w:rsidRPr="00384C87">
        <w:t xml:space="preserve">bark beetle attack </w:t>
      </w:r>
      <w:r>
        <w:t xml:space="preserve">had </w:t>
      </w:r>
      <w:r w:rsidRPr="00384C87">
        <w:t>occur</w:t>
      </w:r>
      <w:r>
        <w:t>red. B</w:t>
      </w:r>
      <w:r w:rsidRPr="00384C87">
        <w:t xml:space="preserve">ark beetles generally attack trees over </w:t>
      </w:r>
      <w:r>
        <w:t>20</w:t>
      </w:r>
      <w:r w:rsidRPr="00384C87">
        <w:t xml:space="preserve"> cm in </w:t>
      </w:r>
      <w:r>
        <w:t>diameter</w:t>
      </w:r>
      <w:r w:rsidRPr="00384C87">
        <w:t xml:space="preserve"> </w:t>
      </w:r>
      <w:r>
        <w:fldChar w:fldCharType="begin"/>
      </w:r>
      <w:r>
        <w:instrText xml:space="preserve"> ADDIN ZOTERO_ITEM CSL_CITATION {"citationID":"oFi5BTdU","properties":{"formattedCitation":"(Saintonge et al., 2022)","plainCitation":"(Saintonge et al., 2022)","noteIndex":0},"citationItems":[{"id":9123,"uris":["http://zotero.org/users/1509360/items/44DW2EJI"],"itemData":{"id":9123,"type":"article-journal","abstract":"The bark beetle crisis currently affects common spruce in the plains of a large part of Europe. Starting as early as 2015, it mainly resulted from the exceptionally hot and dry weather conditions in many spruce stands across Europe between 2018 and 2020. Moreover, repeated gales uprooted scattered trees. The volume of dead wood is unusually high. The methods for assessing such damage have shown their limitations, and the recent advances in tele-detection complement these assessments. In this context, the capacities for efficacious control are limited, but fortunately a sawing authorisation made it possible – especially in the last two years – to valorise most of the infested batches except small-sized ones. All this leads us to believe that at the end of the crisis, the surface occupied by spruce trees in the plains will be far smaller or even zero in certain territories.","container-title":"Revue forestière française","DOI":"10.20870/revforfr.2021.7201","ISSN":"1951-6827","issue":"6","language":"fr","license":"Copyright (c) 2022 François-Xavier Saintonge, Max Gillette, Simon Blaser, Valentin Queloz, Quentin Leroy","note":"number: 6","page":"619-641","source":"revueforestierefrancaise.agroparistech.fr","title":"Situation et gestion de la crise liée aux scolytes de l'Épicéa commun fin 2021 dans l’est de la France, en Suisse et en Wallonie","volume":"73","author":[{"family":"Saintonge","given":"François-Xavier"},{"family":"Gillette","given":"Max"},{"family":"Blaser","given":"Simon"},{"family":"Queloz","given":"Valentin"},{"family":"Leroy","given":"Quentin"}],"issued":{"date-parts":[["2022",10,27]]}}}],"schema":"https://github.com/citation-style-language/schema/raw/master/csl-citation.json"} </w:instrText>
      </w:r>
      <w:r>
        <w:fldChar w:fldCharType="separate"/>
      </w:r>
      <w:r w:rsidRPr="007C338A">
        <w:rPr>
          <w:rFonts w:ascii="Aptos" w:hAnsi="Aptos"/>
        </w:rPr>
        <w:t>(Saintonge et al., 2022)</w:t>
      </w:r>
      <w:r>
        <w:fldChar w:fldCharType="end"/>
      </w:r>
      <w:r w:rsidRPr="00384C87">
        <w:t>, i.e. in stands over 30 years old</w:t>
      </w:r>
      <w:r>
        <w:t xml:space="preserve"> (with site index = 27 m)</w:t>
      </w:r>
      <w:r w:rsidRPr="00384C87">
        <w:t xml:space="preserve">. At 52 years of age, the mean squared </w:t>
      </w:r>
      <w:r>
        <w:t>diameter</w:t>
      </w:r>
      <w:r w:rsidRPr="00384C87">
        <w:t xml:space="preserve"> </w:t>
      </w:r>
      <w:r>
        <w:t>was</w:t>
      </w:r>
      <w:r w:rsidRPr="00384C87">
        <w:t xml:space="preserve"> </w:t>
      </w:r>
      <w:r>
        <w:t>36</w:t>
      </w:r>
      <w:r w:rsidRPr="00384C87">
        <w:t xml:space="preserve"> cm and the dominant height </w:t>
      </w:r>
      <w:r>
        <w:t>was</w:t>
      </w:r>
      <w:r w:rsidRPr="00384C87">
        <w:t xml:space="preserve"> 27.4 m. </w:t>
      </w:r>
    </w:p>
    <w:p w14:paraId="233CEFBD" w14:textId="77777777" w:rsidR="00680AD8" w:rsidRDefault="00680AD8" w:rsidP="00680AD8">
      <w:pPr>
        <w:pStyle w:val="Paragraphedeliste"/>
        <w:numPr>
          <w:ilvl w:val="0"/>
          <w:numId w:val="2"/>
        </w:numPr>
      </w:pPr>
      <w:r>
        <w:t>The timber unit price was reduced by 45%</w:t>
      </w:r>
      <w:r w:rsidRPr="00384C87">
        <w:t xml:space="preserve">. Following bark beetle or windthrow damage, </w:t>
      </w:r>
      <w:r>
        <w:t>timber value</w:t>
      </w:r>
      <w:r w:rsidRPr="00384C87">
        <w:t xml:space="preserve"> is often reduced (salvage value). In 2019, the reduction in the price of </w:t>
      </w:r>
      <w:r>
        <w:t>spruce timber following bark beetle attack</w:t>
      </w:r>
      <w:r w:rsidRPr="00384C87">
        <w:t xml:space="preserve"> was highly variable</w:t>
      </w:r>
      <w:r>
        <w:t xml:space="preserve">. It </w:t>
      </w:r>
      <w:r w:rsidRPr="00384C87">
        <w:t>ranged from 25% to 90%</w:t>
      </w:r>
      <w:r>
        <w:t xml:space="preserve"> </w:t>
      </w:r>
      <w:r>
        <w:fldChar w:fldCharType="begin"/>
      </w:r>
      <w:r>
        <w:instrText xml:space="preserve"> ADDIN ZOTERO_ITEM CSL_CITATION {"citationID":"XzdfrZDM","properties":{"formattedCitation":"(Saintonge et al., 2022)","plainCitation":"(Saintonge et al., 2022)","noteIndex":0},"citationItems":[{"id":9123,"uris":["http://zotero.org/users/1509360/items/44DW2EJI"],"itemData":{"id":9123,"type":"article-journal","abstract":"The bark beetle crisis currently affects common spruce in the plains of a large part of Europe. Starting as early as 2015, it mainly resulted from the exceptionally hot and dry weather conditions in many spruce stands across Europe between 2018 and 2020. Moreover, repeated gales uprooted scattered trees. The volume of dead wood is unusually high. The methods for assessing such damage have shown their limitations, and the recent advances in tele-detection complement these assessments. In this context, the capacities for efficacious control are limited, but fortunately a sawing authorisation made it possible – especially in the last two years – to valorise most of the infested batches except small-sized ones. All this leads us to believe that at the end of the crisis, the surface occupied by spruce trees in the plains will be far smaller or even zero in certain territories.","container-title":"Revue forestière française","DOI":"10.20870/revforfr.2021.7201","ISSN":"1951-6827","issue":"6","language":"fr","license":"Copyright (c) 2022 François-Xavier Saintonge, Max Gillette, Simon Blaser, Valentin Queloz, Quentin Leroy","note":"number: 6","page":"619-641","source":"revueforestierefrancaise.agroparistech.fr","title":"Situation et gestion de la crise liée aux scolytes de l'Épicéa commun fin 2021 dans l’est de la France, en Suisse et en Wallonie","volume":"73","author":[{"family":"Saintonge","given":"François-Xavier"},{"family":"Gillette","given":"Max"},{"family":"Blaser","given":"Simon"},{"family":"Queloz","given":"Valentin"},{"family":"Leroy","given":"Quentin"}],"issued":{"date-parts":[["2022",10,27]]}}}],"schema":"https://github.com/citation-style-language/schema/raw/master/csl-citation.json"} </w:instrText>
      </w:r>
      <w:r>
        <w:fldChar w:fldCharType="separate"/>
      </w:r>
      <w:r w:rsidRPr="007C338A">
        <w:rPr>
          <w:rFonts w:ascii="Aptos" w:hAnsi="Aptos"/>
        </w:rPr>
        <w:t>(Saintonge et al., 2022)</w:t>
      </w:r>
      <w:r>
        <w:fldChar w:fldCharType="end"/>
      </w:r>
      <w:r w:rsidRPr="00384C87">
        <w:t>.</w:t>
      </w:r>
    </w:p>
    <w:p w14:paraId="73C5E68C" w14:textId="12904C92" w:rsidR="00680AD8" w:rsidRPr="00384C87" w:rsidRDefault="00680AD8" w:rsidP="00680AD8">
      <w:pPr>
        <w:pStyle w:val="Titre3"/>
      </w:pPr>
      <w:r w:rsidRPr="00384C87">
        <w:t>S</w:t>
      </w:r>
      <w:r>
        <w:t xml:space="preserve">pruce </w:t>
      </w:r>
      <w:r w:rsidR="00F3602A">
        <w:t xml:space="preserve">plantation </w:t>
      </w:r>
      <w:r>
        <w:t>with regeneration difficulties</w:t>
      </w:r>
      <w:r w:rsidR="00C248A5">
        <w:t xml:space="preserve"> (SPR3)</w:t>
      </w:r>
    </w:p>
    <w:p w14:paraId="0A2A6E3E" w14:textId="77777777" w:rsidR="00680AD8" w:rsidRPr="00384C87" w:rsidRDefault="00680AD8" w:rsidP="00680AD8">
      <w:r w:rsidRPr="00384C87">
        <w:t>Various factors can affect the success of spruce plantations. Beetle attacks</w:t>
      </w:r>
      <w:r>
        <w:t>, ungulate browsing</w:t>
      </w:r>
      <w:r w:rsidRPr="00384C87">
        <w:t xml:space="preserve"> </w:t>
      </w:r>
      <w:r>
        <w:t xml:space="preserve">or strong development of competing vegetation </w:t>
      </w:r>
      <w:r w:rsidRPr="00384C87">
        <w:t xml:space="preserve">can </w:t>
      </w:r>
      <w:r>
        <w:t>affect plantations</w:t>
      </w:r>
      <w:r w:rsidRPr="00384C87">
        <w:t xml:space="preserve">. Additional assumptions can therefore be made to take account of the extra costs required to ensure the </w:t>
      </w:r>
      <w:r>
        <w:t>good</w:t>
      </w:r>
      <w:r w:rsidRPr="00384C87">
        <w:t xml:space="preserve"> development of plantations in more complicated situations:</w:t>
      </w:r>
    </w:p>
    <w:p w14:paraId="18D3EADC" w14:textId="70670F25" w:rsidR="00680AD8" w:rsidRPr="00A26437" w:rsidRDefault="00680AD8" w:rsidP="00680AD8">
      <w:pPr>
        <w:pStyle w:val="Paragraphedeliste"/>
        <w:numPr>
          <w:ilvl w:val="0"/>
          <w:numId w:val="3"/>
        </w:numPr>
      </w:pPr>
      <w:r>
        <w:t xml:space="preserve">A </w:t>
      </w:r>
      <w:r w:rsidRPr="00384C87">
        <w:t xml:space="preserve">2-year period </w:t>
      </w:r>
      <w:r>
        <w:t xml:space="preserve">was added </w:t>
      </w:r>
      <w:r w:rsidRPr="00384C87">
        <w:t xml:space="preserve">between clear-cutting and planting. In the months following clear-cutting, </w:t>
      </w:r>
      <w:r>
        <w:t xml:space="preserve">beetle </w:t>
      </w:r>
      <w:r w:rsidRPr="00384C87">
        <w:t>populations</w:t>
      </w:r>
      <w:r>
        <w:t xml:space="preserve"> of </w:t>
      </w:r>
      <w:proofErr w:type="spellStart"/>
      <w:r w:rsidRPr="00A26437">
        <w:rPr>
          <w:i/>
          <w:iCs/>
        </w:rPr>
        <w:t>Hylobius</w:t>
      </w:r>
      <w:proofErr w:type="spellEnd"/>
      <w:r>
        <w:t xml:space="preserve"> sp.</w:t>
      </w:r>
      <w:r w:rsidRPr="00384C87">
        <w:t xml:space="preserve"> can be particularly abundant</w:t>
      </w:r>
      <w:r>
        <w:t xml:space="preserve"> but t</w:t>
      </w:r>
      <w:r w:rsidRPr="00384C87">
        <w:t xml:space="preserve">hey gradually diminish over time. To reduce the risk of attack, it </w:t>
      </w:r>
      <w:r>
        <w:t>has been suggested</w:t>
      </w:r>
      <w:r w:rsidRPr="00384C87">
        <w:t xml:space="preserve"> to wait at least 2 years between clear-cutting and planting</w:t>
      </w:r>
      <w:r>
        <w:t xml:space="preserve"> </w:t>
      </w:r>
      <w:r>
        <w:fldChar w:fldCharType="begin"/>
      </w:r>
      <w:r w:rsidR="008F6569">
        <w:instrText xml:space="preserve"> ADDIN ZOTERO_ITEM CSL_CITATION {"citationID":"f2rp5tFQ","properties":{"formattedCitation":"(Lieutier, 2007)","plainCitation":"(Lieutier, 2007)","noteIndex":0},"citationItems":[{"id":9253,"uris":["http://zotero.org/users/1509360/items/FHA8CT9Q"],"itemData":{"id":9253,"type":"book","ISBN":"978-1-4020-2240-1","language":"en","number-of-pages":"1","publisher":"Springer Netherlands","publisher-place":"Dordrecht","source":"K10plus ISBN","title":"Bark and Wood Boring Insects in Living Trees in Europe, a Synthesis","author":[{"family":"Lieutier","given":"François"}],"contributor":[{"family":"Day","given":"Keith R."},{"family":"Battisti","given":"Andrea"},{"family":"Grégoire","given":"Jean-Claude"},{"family":"Evans","given":"Hugh F."}],"issued":{"date-parts":[["2007"]]}}}],"schema":"https://github.com/citation-style-language/schema/raw/master/csl-citation.json"} </w:instrText>
      </w:r>
      <w:r>
        <w:fldChar w:fldCharType="separate"/>
      </w:r>
      <w:r w:rsidRPr="00A26437">
        <w:rPr>
          <w:rFonts w:ascii="Aptos" w:hAnsi="Aptos"/>
        </w:rPr>
        <w:t>(Lieutier, 2007)</w:t>
      </w:r>
      <w:r>
        <w:fldChar w:fldCharType="end"/>
      </w:r>
      <w:r w:rsidRPr="00384C87">
        <w:t xml:space="preserve">. This delay </w:t>
      </w:r>
      <w:r>
        <w:t>induced an additional</w:t>
      </w:r>
      <w:r w:rsidRPr="00384C87">
        <w:t xml:space="preserve"> cost </w:t>
      </w:r>
      <w:r>
        <w:t xml:space="preserve">of </w:t>
      </w:r>
      <w:r w:rsidRPr="00384C87">
        <w:t>site preparation</w:t>
      </w:r>
      <w:r>
        <w:t xml:space="preserve"> and an additional capital opportunity cost</w:t>
      </w:r>
      <w:r w:rsidRPr="00384C87">
        <w:t xml:space="preserve">. The </w:t>
      </w:r>
      <w:r>
        <w:t xml:space="preserve">cost of </w:t>
      </w:r>
      <w:r>
        <w:lastRenderedPageBreak/>
        <w:t xml:space="preserve">site preparation was set value </w:t>
      </w:r>
      <w:r w:rsidRPr="00384C87">
        <w:t>1,526</w:t>
      </w:r>
      <w:r>
        <w:t xml:space="preserve"> €</w:t>
      </w:r>
      <w:r w:rsidRPr="00384C87">
        <w:t>/ha (</w:t>
      </w:r>
      <w:r>
        <w:t>instead of</w:t>
      </w:r>
      <w:r w:rsidRPr="00384C87">
        <w:t xml:space="preserve"> 1,238</w:t>
      </w:r>
      <w:r>
        <w:t xml:space="preserve"> €</w:t>
      </w:r>
      <w:r w:rsidRPr="00384C87">
        <w:t>/ha)</w:t>
      </w:r>
      <w:r>
        <w:t xml:space="preserve">, the maximum value provided by the price list of regional forest worker union </w:t>
      </w:r>
      <w:r>
        <w:fldChar w:fldCharType="begin"/>
      </w:r>
      <w:r w:rsidR="008F6569">
        <w:instrText xml:space="preserve"> ADDIN ZOTERO_ITEM CSL_CITATION {"citationID":"xDdYaVmE","properties":{"formattedCitation":"(Union des entrepreneurs de travaux forestiers de Wallonie, 2019)","plainCitation":"(Union des entrepreneurs de travaux forestiers de Wallonie, 2019)","noteIndex":0},"citationItems":[{"id":9117,"uris":["http://zotero.org/users/1509360/items/BXKELZVU"],"itemData":{"id":9117,"type":"report","publisher-place":"Jambes, Belgique","title":"Prix d'orientation des principaux travaux sylvicoles","URL":"www.confederationbois.be.be","author":[{"family":"Union des entrepreneurs de travaux forestiers de Wallonie","given":""}],"issued":{"date-parts":[["2019"]]}}}],"schema":"https://github.com/citation-style-language/schema/raw/master/csl-citation.json"} </w:instrText>
      </w:r>
      <w:r>
        <w:fldChar w:fldCharType="separate"/>
      </w:r>
      <w:r w:rsidRPr="00A26437">
        <w:rPr>
          <w:rFonts w:ascii="Aptos" w:hAnsi="Aptos"/>
        </w:rPr>
        <w:t>(Union des entrepreneurs de travaux forestiers de Wallonie, 2019)</w:t>
      </w:r>
      <w:r>
        <w:fldChar w:fldCharType="end"/>
      </w:r>
      <w:r>
        <w:t>.</w:t>
      </w:r>
    </w:p>
    <w:p w14:paraId="14E5C574" w14:textId="31FCEB59" w:rsidR="00680AD8" w:rsidRDefault="00680AD8" w:rsidP="00680AD8">
      <w:pPr>
        <w:pStyle w:val="Paragraphedeliste"/>
        <w:numPr>
          <w:ilvl w:val="0"/>
          <w:numId w:val="3"/>
        </w:numPr>
      </w:pPr>
      <w:r>
        <w:t>S</w:t>
      </w:r>
      <w:r w:rsidRPr="00384C87">
        <w:t>eedlings</w:t>
      </w:r>
      <w:r>
        <w:t xml:space="preserve"> were </w:t>
      </w:r>
      <w:r w:rsidRPr="00384C87">
        <w:t>chemically protected against beetles</w:t>
      </w:r>
      <w:r>
        <w:t xml:space="preserve"> inducing an additional </w:t>
      </w:r>
      <w:r w:rsidRPr="00A26437">
        <w:t xml:space="preserve">cost </w:t>
      </w:r>
      <w:r>
        <w:t>of</w:t>
      </w:r>
      <w:r w:rsidRPr="00A26437">
        <w:t xml:space="preserve"> 0.15</w:t>
      </w:r>
      <w:r>
        <w:t> €</w:t>
      </w:r>
      <w:r w:rsidRPr="00A26437">
        <w:t>/</w:t>
      </w:r>
      <w:r>
        <w:t>tree</w:t>
      </w:r>
      <w:r w:rsidRPr="00A26437">
        <w:t xml:space="preserve"> (300</w:t>
      </w:r>
      <w:r>
        <w:t>€</w:t>
      </w:r>
      <w:r w:rsidRPr="00A26437">
        <w:t>/ha)</w:t>
      </w:r>
      <w:r>
        <w:t xml:space="preserve"> </w:t>
      </w:r>
      <w:r>
        <w:fldChar w:fldCharType="begin"/>
      </w:r>
      <w:r w:rsidR="008F6569">
        <w:instrText xml:space="preserve"> ADDIN ZOTERO_ITEM CSL_CITATION {"citationID":"DdE7fDL1","properties":{"formattedCitation":"(Union des entrepreneurs de travaux forestiers de Wallonie, 2019)","plainCitation":"(Union des entrepreneurs de travaux forestiers de Wallonie, 2019)","noteIndex":0},"citationItems":[{"id":9117,"uris":["http://zotero.org/users/1509360/items/BXKELZVU"],"itemData":{"id":9117,"type":"report","publisher-place":"Jambes, Belgique","title":"Prix d'orientation des principaux travaux sylvicoles","URL":"www.confederationbois.be.be","author":[{"family":"Union des entrepreneurs de travaux forestiers de Wallonie","given":""}],"issued":{"date-parts":[["2019"]]}}}],"schema":"https://github.com/citation-style-language/schema/raw/master/csl-citation.json"} </w:instrText>
      </w:r>
      <w:r>
        <w:fldChar w:fldCharType="separate"/>
      </w:r>
      <w:r w:rsidRPr="00A26437">
        <w:rPr>
          <w:rFonts w:ascii="Aptos" w:hAnsi="Aptos"/>
        </w:rPr>
        <w:t>(Union des entrepreneurs de travaux forestiers de Wallonie, 2019)</w:t>
      </w:r>
      <w:r>
        <w:fldChar w:fldCharType="end"/>
      </w:r>
      <w:r w:rsidRPr="00A26437">
        <w:t>.</w:t>
      </w:r>
    </w:p>
    <w:p w14:paraId="4DD4AA36" w14:textId="77777777" w:rsidR="00680AD8" w:rsidRDefault="00680AD8" w:rsidP="00680AD8">
      <w:pPr>
        <w:pStyle w:val="Paragraphedeliste"/>
        <w:numPr>
          <w:ilvl w:val="0"/>
          <w:numId w:val="3"/>
        </w:numPr>
      </w:pPr>
      <w:r>
        <w:t>T</w:t>
      </w:r>
      <w:r w:rsidRPr="00384C87">
        <w:t xml:space="preserve">wo </w:t>
      </w:r>
      <w:r>
        <w:t>vegetation clearings were c</w:t>
      </w:r>
      <w:r w:rsidRPr="00384C87">
        <w:t>arried out 2 and 3 years after planting (944</w:t>
      </w:r>
      <w:r>
        <w:t xml:space="preserve"> €</w:t>
      </w:r>
      <w:r w:rsidRPr="00384C87">
        <w:t xml:space="preserve">/ha for each </w:t>
      </w:r>
      <w:r>
        <w:t>cleaning</w:t>
      </w:r>
      <w:r w:rsidRPr="00384C87">
        <w:t>).</w:t>
      </w:r>
    </w:p>
    <w:p w14:paraId="7292C6DC" w14:textId="32B0427E" w:rsidR="00680AD8" w:rsidRDefault="00680AD8" w:rsidP="00680AD8">
      <w:pPr>
        <w:pStyle w:val="Titre3"/>
      </w:pPr>
      <w:r>
        <w:t xml:space="preserve">Douglas-fir </w:t>
      </w:r>
      <w:r w:rsidR="00F3602A">
        <w:t xml:space="preserve">plantation </w:t>
      </w:r>
      <w:r w:rsidRPr="0048171F">
        <w:t>without hazards</w:t>
      </w:r>
      <w:r w:rsidR="00C248A5">
        <w:t xml:space="preserve"> (DOU1)</w:t>
      </w:r>
    </w:p>
    <w:p w14:paraId="03E3DFAF" w14:textId="77777777" w:rsidR="00680AD8" w:rsidRDefault="00680AD8" w:rsidP="00680AD8">
      <w:pPr>
        <w:pStyle w:val="Paragraphedeliste"/>
        <w:numPr>
          <w:ilvl w:val="0"/>
          <w:numId w:val="2"/>
        </w:numPr>
      </w:pPr>
      <w:r>
        <w:t>The top height of 50-year-old hazard-free s</w:t>
      </w:r>
      <w:r w:rsidRPr="00384C87">
        <w:t xml:space="preserve">pruce </w:t>
      </w:r>
      <w:r>
        <w:t>stand</w:t>
      </w:r>
      <w:r w:rsidRPr="00384C87">
        <w:t xml:space="preserve"> </w:t>
      </w:r>
      <w:r>
        <w:t xml:space="preserve">was set at 40 m (Site index = 40 m). According to the associated yield table </w:t>
      </w:r>
      <w:r>
        <w:fldChar w:fldCharType="begin"/>
      </w:r>
      <w:r>
        <w:instrText xml:space="preserve"> ADDIN ZOTERO_ITEM CSL_CITATION {"citationID":"HGDsWOqF","properties":{"formattedCitation":"(Perin et al., 2016b)","plainCitation":"(Perin et al., 2016b)","noteIndex":0},"citationItems":[{"id":6408,"uris":["http://zotero.org/users/1509360/items/GS3PU48S"],"itemData":{"id":6408,"type":"article-journal","container-title":"Forêt.Nature","title":"De nouvelles normes sylvicoles pour les futaies pures équiennes d'épicéa et de douglas en appui à la gestion de la forêt publique en Wallonie","volume":"139","author":[{"family":"Perin","given":"Jérôme"},{"family":"Hébert","given":"Jacques"},{"family":"Lejeune","given":"Philippe"},{"family":"Claessens","given":"Hugues"}],"issued":{"date-parts":[["2016"]]}}}],"schema":"https://github.com/citation-style-language/schema/raw/master/csl-citation.json"} </w:instrText>
      </w:r>
      <w:r>
        <w:fldChar w:fldCharType="separate"/>
      </w:r>
      <w:r w:rsidRPr="00B63412">
        <w:rPr>
          <w:rFonts w:ascii="Aptos" w:hAnsi="Aptos"/>
        </w:rPr>
        <w:t>(Perin et al., 2016b)</w:t>
      </w:r>
      <w:r>
        <w:fldChar w:fldCharType="end"/>
      </w:r>
      <w:r>
        <w:t>, it corresponded to a mean annual volume increment of 22.4 m³/ha/year. This is the yield potential that was expected on most sites in the forest estate.</w:t>
      </w:r>
    </w:p>
    <w:p w14:paraId="5808F67E" w14:textId="22B82E64" w:rsidR="00680AD8" w:rsidRDefault="00680AD8" w:rsidP="00680AD8">
      <w:pPr>
        <w:pStyle w:val="Titre3"/>
      </w:pPr>
      <w:r>
        <w:t xml:space="preserve">Douglas-fir </w:t>
      </w:r>
      <w:r w:rsidR="00F3602A">
        <w:t xml:space="preserve">plantation </w:t>
      </w:r>
      <w:r>
        <w:t>with a growth decline</w:t>
      </w:r>
      <w:r w:rsidR="00C248A5">
        <w:t xml:space="preserve"> (DOU2)</w:t>
      </w:r>
    </w:p>
    <w:p w14:paraId="6AE52945" w14:textId="22604FBA" w:rsidR="00680AD8" w:rsidRDefault="00680AD8" w:rsidP="00680AD8">
      <w:r>
        <w:t xml:space="preserve">Various factors such as bio-aggressors and particular climatic events are likely to affect the sustained productivity of Douglas-fir stands. In recent years, significant defoliation has been reported since 2015 </w:t>
      </w:r>
      <w:r>
        <w:fldChar w:fldCharType="begin"/>
      </w:r>
      <w:r w:rsidR="008F6569">
        <w:instrText xml:space="preserve"> ADDIN ZOTERO_ITEM CSL_CITATION {"citationID":"zAuwjBg8","properties":{"formattedCitation":"(Wilson et al., 2020)","plainCitation":"(Wilson et al., 2020)","noteIndex":0},"citationItems":[{"id":7373,"uris":["http://zotero.org/users/1509360/items/7QEA52TQ"],"itemData":{"id":7373,"type":"article-journal","container-title":"Quarterly Journal of Forestry","ISSN":"0033-5568","issue":"4","language":"en","publisher":"Hall - McCartney","source":"orbi.uliege.be","title":"The Douglas fir needle midge (Contarinia pseudotsugae) A potential threat to Douglas fir in the United Kingdom and Ireland?","URL":"https://orbi.uliege.be/handle/2268/250137","volume":"114","author":[{"family":"Wilson","given":"Edward"},{"family":"San Martin","given":"Gilles"},{"family":"Ligot","given":"Gauthier"}],"accessed":{"date-parts":[["2020",12,3]]},"issued":{"date-parts":[["2020",9]]}}}],"schema":"https://github.com/citation-style-language/schema/raw/master/csl-citation.json"} </w:instrText>
      </w:r>
      <w:r>
        <w:fldChar w:fldCharType="separate"/>
      </w:r>
      <w:r w:rsidRPr="00562124">
        <w:rPr>
          <w:rFonts w:ascii="Aptos" w:hAnsi="Aptos"/>
        </w:rPr>
        <w:t>(Wilson et al., 2020)</w:t>
      </w:r>
      <w:r>
        <w:fldChar w:fldCharType="end"/>
      </w:r>
      <w:r>
        <w:t xml:space="preserve"> and suggested that yield production might have been reduced. To simulate this hazard, we simulated a Douglas-fir stand with a reduced yield level.</w:t>
      </w:r>
    </w:p>
    <w:p w14:paraId="746D32AD" w14:textId="77777777" w:rsidR="00680AD8" w:rsidRDefault="00680AD8" w:rsidP="00680AD8">
      <w:pPr>
        <w:pStyle w:val="Paragraphedeliste"/>
        <w:numPr>
          <w:ilvl w:val="0"/>
          <w:numId w:val="2"/>
        </w:numPr>
      </w:pPr>
      <w:r>
        <w:t>The top height of 50-year-old hazard-free s</w:t>
      </w:r>
      <w:r w:rsidRPr="00384C87">
        <w:t xml:space="preserve">pruce </w:t>
      </w:r>
      <w:r>
        <w:t>stand</w:t>
      </w:r>
      <w:r w:rsidRPr="00384C87">
        <w:t xml:space="preserve"> </w:t>
      </w:r>
      <w:r>
        <w:t xml:space="preserve">was set at 32 m (Site index = 32 m). According to the associated yield table </w:t>
      </w:r>
      <w:r>
        <w:fldChar w:fldCharType="begin"/>
      </w:r>
      <w:r>
        <w:instrText xml:space="preserve"> ADDIN ZOTERO_ITEM CSL_CITATION {"citationID":"K00ewITb","properties":{"formattedCitation":"(Perin et al., 2016b)","plainCitation":"(Perin et al., 2016b)","noteIndex":0},"citationItems":[{"id":6408,"uris":["http://zotero.org/users/1509360/items/GS3PU48S"],"itemData":{"id":6408,"type":"article-journal","container-title":"Forêt.Nature","title":"De nouvelles normes sylvicoles pour les futaies pures équiennes d'épicéa et de douglas en appui à la gestion de la forêt publique en Wallonie","volume":"139","author":[{"family":"Perin","given":"Jérôme"},{"family":"Hébert","given":"Jacques"},{"family":"Lejeune","given":"Philippe"},{"family":"Claessens","given":"Hugues"}],"issued":{"date-parts":[["2016"]]}}}],"schema":"https://github.com/citation-style-language/schema/raw/master/csl-citation.json"} </w:instrText>
      </w:r>
      <w:r>
        <w:fldChar w:fldCharType="separate"/>
      </w:r>
      <w:r w:rsidRPr="00B63412">
        <w:rPr>
          <w:rFonts w:ascii="Aptos" w:hAnsi="Aptos"/>
        </w:rPr>
        <w:t>(Perin et al., 2016b)</w:t>
      </w:r>
      <w:r>
        <w:fldChar w:fldCharType="end"/>
      </w:r>
      <w:r>
        <w:t>, it corresponded to a mean annual volume increment of 15.9 m³/ha/year. This represented a 20% drop in top height growth and a 29% drop in volume increment.</w:t>
      </w:r>
    </w:p>
    <w:p w14:paraId="1C3E055F" w14:textId="425000F0" w:rsidR="00680AD8" w:rsidRDefault="00680AD8" w:rsidP="00680AD8">
      <w:pPr>
        <w:pStyle w:val="Titre3"/>
      </w:pPr>
      <w:r>
        <w:t xml:space="preserve">Douglas-fir </w:t>
      </w:r>
      <w:r w:rsidR="00F3602A">
        <w:t xml:space="preserve">plantation </w:t>
      </w:r>
      <w:r>
        <w:t>with regeneration difficulties</w:t>
      </w:r>
      <w:r w:rsidR="00C248A5">
        <w:t xml:space="preserve"> (DOU3)</w:t>
      </w:r>
    </w:p>
    <w:p w14:paraId="1260BDFE" w14:textId="444A283F" w:rsidR="00680AD8" w:rsidRDefault="00680AD8" w:rsidP="00680AD8">
      <w:r>
        <w:t xml:space="preserve">Douglas-fir pests and specific climatic events can also affect plant recovery in the years following planting. In fact, over the last 10-15 years, Douglas-fir plantations seem to have become more difficult to grow successfully under certain conditions. The growth of young Douglas-fir trees can be severely affected by various pests </w:t>
      </w:r>
      <w:r>
        <w:fldChar w:fldCharType="begin"/>
      </w:r>
      <w:r w:rsidR="008F6569">
        <w:instrText xml:space="preserve"> ADDIN ZOTERO_ITEM CSL_CITATION {"citationID":"a0sExhNU","properties":{"formattedCitation":"(Ligot et al., 2020; Wilson et al., 2020)","plainCitation":"(Ligot et al., 2020; Wilson et al., 2020)","noteIndex":0},"citationItems":[{"id":5860,"uris":["http://zotero.org/users/1509360/items/WNMLH8WF"],"itemData":{"id":5860,"type":"article-journal","container-title":"Forestry","DOI":"10.1093/forestry/cpaa004","issue":"616-629","page":"1-14","title":"Transforming even-aged coniferous stands to multi-aged stands: an opportunity to increase tree species diversity?","volume":"93","author":[{"family":"Ligot","given":"Gauthier"},{"family":"Balandier","given":"P"},{"family":"Scmitz","given":"S"},{"family":"Claessens","given":"H"}],"issued":{"date-parts":[["2020"]]}}},{"id":7373,"uris":["http://zotero.org/users/1509360/items/7QEA52TQ"],"itemData":{"id":7373,"type":"article-journal","container-title":"Quarterly Journal of Forestry","ISSN":"0033-5568","issue":"4","language":"en","publisher":"Hall - McCartney","source":"orbi.uliege.be","title":"The Douglas fir needle midge (Contarinia pseudotsugae) A potential threat to Douglas fir in the United Kingdom and Ireland?","URL":"https://orbi.uliege.be/handle/2268/250137","volume":"114","author":[{"family":"Wilson","given":"Edward"},{"family":"San Martin","given":"Gilles"},{"family":"Ligot","given":"Gauthier"}],"accessed":{"date-parts":[["2020",12,3]]},"issued":{"date-parts":[["2020",9]]}},"label":"page"}],"schema":"https://github.com/citation-style-language/schema/raw/master/csl-citation.json"} </w:instrText>
      </w:r>
      <w:r>
        <w:fldChar w:fldCharType="separate"/>
      </w:r>
      <w:r w:rsidRPr="00E92955">
        <w:rPr>
          <w:rFonts w:ascii="Aptos" w:hAnsi="Aptos"/>
        </w:rPr>
        <w:t>(Ligot et al., 2020; Wilson et al., 2020)</w:t>
      </w:r>
      <w:r>
        <w:fldChar w:fldCharType="end"/>
      </w:r>
      <w:r>
        <w:t>, and in the most extreme cases, significant mortality was observed. To simulate this hazard, we made the following additional assumptions:</w:t>
      </w:r>
    </w:p>
    <w:p w14:paraId="246580C2" w14:textId="77777777" w:rsidR="00680AD8" w:rsidRDefault="00680AD8" w:rsidP="00680AD8">
      <w:pPr>
        <w:pStyle w:val="Paragraphedeliste"/>
        <w:numPr>
          <w:ilvl w:val="0"/>
          <w:numId w:val="2"/>
        </w:numPr>
      </w:pPr>
      <w:r>
        <w:t>Three years after, 50% of the trees died and 1000 new trees were planted (985 €/ha). Slow tree growth and replanting led to a strong development of competitive vegetation and additional clearings were carried out repeated years 3, 4 and 5 (944 €/ha for each clearing).</w:t>
      </w:r>
    </w:p>
    <w:p w14:paraId="650950E4" w14:textId="0EB9CB83" w:rsidR="00680AD8" w:rsidRDefault="00680AD8" w:rsidP="00680AD8">
      <w:pPr>
        <w:pStyle w:val="Titre2"/>
      </w:pPr>
      <w:r>
        <w:t xml:space="preserve">Even-aged oak </w:t>
      </w:r>
      <w:r w:rsidR="00997A61">
        <w:t>stands</w:t>
      </w:r>
    </w:p>
    <w:p w14:paraId="7B3289D5" w14:textId="46D39B98" w:rsidR="00B84E45" w:rsidRDefault="00C5137E" w:rsidP="003D170D">
      <w:pPr>
        <w:pStyle w:val="Paragraphedeliste"/>
        <w:numPr>
          <w:ilvl w:val="0"/>
          <w:numId w:val="1"/>
        </w:numPr>
      </w:pPr>
      <w:r>
        <w:t xml:space="preserve">Simulations were initiated </w:t>
      </w:r>
      <w:r w:rsidR="00D943DE">
        <w:t xml:space="preserve">by </w:t>
      </w:r>
      <w:r w:rsidR="00133AF0">
        <w:t xml:space="preserve">creating a </w:t>
      </w:r>
      <w:r w:rsidR="00F2570E">
        <w:t xml:space="preserve">36 year-old </w:t>
      </w:r>
      <w:r w:rsidR="00133AF0">
        <w:t>virtual stand of</w:t>
      </w:r>
      <w:r>
        <w:t xml:space="preserve"> </w:t>
      </w:r>
      <w:r w:rsidR="00133AF0">
        <w:t>1</w:t>
      </w:r>
      <w:r w:rsidR="004805D2">
        <w:t>,</w:t>
      </w:r>
      <w:r w:rsidR="00133AF0">
        <w:t>500 trees</w:t>
      </w:r>
      <w:r w:rsidR="00A04987">
        <w:t xml:space="preserve"> </w:t>
      </w:r>
      <w:r w:rsidR="00666162">
        <w:t xml:space="preserve">whose diameter was drawn </w:t>
      </w:r>
      <w:r w:rsidR="004805D2">
        <w:t xml:space="preserve">from </w:t>
      </w:r>
      <w:r w:rsidR="00666162">
        <w:t xml:space="preserve">a </w:t>
      </w:r>
      <w:r w:rsidR="004805D2">
        <w:t xml:space="preserve">bounded </w:t>
      </w:r>
      <w:r w:rsidR="00666162">
        <w:t>normal distribution</w:t>
      </w:r>
      <w:r w:rsidR="000A3C95">
        <w:t xml:space="preserve">. </w:t>
      </w:r>
      <w:r w:rsidR="000C5B03">
        <w:t xml:space="preserve">The distribution </w:t>
      </w:r>
      <w:r w:rsidR="004805D2">
        <w:t xml:space="preserve">parameters were chosen </w:t>
      </w:r>
      <w:r w:rsidR="00804B2D">
        <w:t xml:space="preserve">so that </w:t>
      </w:r>
      <w:r w:rsidR="00B11A3D">
        <w:t>the post-harvest diameter distribution</w:t>
      </w:r>
      <w:r w:rsidR="000C5B03">
        <w:t xml:space="preserve"> </w:t>
      </w:r>
      <w:r w:rsidR="004805D2">
        <w:t>matched</w:t>
      </w:r>
      <w:r w:rsidR="00B11A3D">
        <w:t xml:space="preserve"> the</w:t>
      </w:r>
      <w:r w:rsidR="00857A38">
        <w:t xml:space="preserve"> post-harvest </w:t>
      </w:r>
      <w:r w:rsidR="00B11A3D">
        <w:t xml:space="preserve"> value</w:t>
      </w:r>
      <w:r w:rsidR="004805D2">
        <w:t>s of stand basal area and stand density</w:t>
      </w:r>
      <w:r w:rsidR="00B11A3D">
        <w:t xml:space="preserve"> provided in the stand evolution provided by </w:t>
      </w:r>
      <w:r w:rsidR="000C5B03">
        <w:t xml:space="preserve">Sardin </w:t>
      </w:r>
      <w:r w:rsidR="000C5B03">
        <w:fldChar w:fldCharType="begin"/>
      </w:r>
      <w:r w:rsidR="008F6569">
        <w:instrText xml:space="preserve"> ADDIN ZOTERO_ITEM CSL_CITATION {"citationID":"m4uydwPS","properties":{"formattedCitation":"(2008, p. 199)","plainCitation":"(2008, p. 199)","noteIndex":0},"citationItems":[{"id":6777,"uris":["http://zotero.org/users/1509360/items/2V8XKQ7Z"],"itemData":{"id":6777,"type":"book","number-of-pages":"455p","publisher":"Office national des forêts","publisher-place":"Paris","title":"Chênaies continentales (Guide des sylvicultures)","title-short":"Chênaies continentales (Guide des sylvicultures)","author":[{"family":"Sardin","given":"T"}],"issued":{"date-parts":[["2008"]]}},"locator":"199","label":"page","suppress-author":true}],"schema":"https://github.com/citation-style-language/schema/raw/master/csl-citation.json"} </w:instrText>
      </w:r>
      <w:r w:rsidR="000C5B03">
        <w:fldChar w:fldCharType="separate"/>
      </w:r>
      <w:r w:rsidR="000C5B03" w:rsidRPr="00B11A3D">
        <w:rPr>
          <w:rFonts w:ascii="Aptos" w:hAnsi="Aptos"/>
        </w:rPr>
        <w:t>(2008, p. 199)</w:t>
      </w:r>
      <w:r w:rsidR="000C5B03">
        <w:fldChar w:fldCharType="end"/>
      </w:r>
      <w:r w:rsidR="00B11A3D">
        <w:t xml:space="preserve">. </w:t>
      </w:r>
      <w:r w:rsidR="000A3C95">
        <w:t>T</w:t>
      </w:r>
      <w:r w:rsidR="004739C1">
        <w:t xml:space="preserve">he standard deviation was arbitrarily set to </w:t>
      </w:r>
      <w:r w:rsidR="00A90AEB">
        <w:t>1.5 cm</w:t>
      </w:r>
      <w:r w:rsidR="004739C1">
        <w:t>.</w:t>
      </w:r>
      <w:r w:rsidR="00133AF0">
        <w:t xml:space="preserve"> </w:t>
      </w:r>
      <w:r w:rsidR="00F2570E">
        <w:t xml:space="preserve">The </w:t>
      </w:r>
      <w:r w:rsidR="00B11A3D">
        <w:t xml:space="preserve">diameter distribution was bounded </w:t>
      </w:r>
      <w:r w:rsidR="00F07F0D">
        <w:t xml:space="preserve">to </w:t>
      </w:r>
      <w:r w:rsidR="00857A38">
        <w:t>prevent generating</w:t>
      </w:r>
      <w:r w:rsidR="00F07F0D">
        <w:t xml:space="preserve"> diameter smaller than </w:t>
      </w:r>
      <w:r w:rsidR="00F2570E">
        <w:t>7 cm.</w:t>
      </w:r>
      <w:r w:rsidR="008F4AFF">
        <w:t xml:space="preserve"> </w:t>
      </w:r>
    </w:p>
    <w:p w14:paraId="34916053" w14:textId="52DEA48A" w:rsidR="008D24CE" w:rsidRDefault="00DF19B4" w:rsidP="00B84E45">
      <w:pPr>
        <w:pStyle w:val="Paragraphedeliste"/>
        <w:numPr>
          <w:ilvl w:val="0"/>
          <w:numId w:val="1"/>
        </w:numPr>
      </w:pPr>
      <w:r>
        <w:lastRenderedPageBreak/>
        <w:t xml:space="preserve">Thinning </w:t>
      </w:r>
      <w:r w:rsidR="00E211CA">
        <w:t>was</w:t>
      </w:r>
      <w:r>
        <w:t xml:space="preserve"> carried out every 8 years</w:t>
      </w:r>
      <w:r w:rsidR="00CB7F35">
        <w:t xml:space="preserve"> following  to the stand evolution table proposed by Sardin </w:t>
      </w:r>
      <w:r w:rsidR="00CB7F35">
        <w:fldChar w:fldCharType="begin"/>
      </w:r>
      <w:r w:rsidR="008F6569">
        <w:instrText xml:space="preserve"> ADDIN ZOTERO_ITEM CSL_CITATION {"citationID":"uTTk7nnp","properties":{"formattedCitation":"(2008, p. 199)","plainCitation":"(2008, p. 199)","noteIndex":0},"citationItems":[{"id":6777,"uris":["http://zotero.org/users/1509360/items/2V8XKQ7Z"],"itemData":{"id":6777,"type":"book","number-of-pages":"455p","publisher":"Office national des forêts","publisher-place":"Paris","title":"Chênaies continentales (Guide des sylvicultures)","title-short":"Chênaies continentales (Guide des sylvicultures)","author":[{"family":"Sardin","given":"T"}],"issued":{"date-parts":[["2008"]]}},"locator":"199","label":"page","suppress-author":true}],"schema":"https://github.com/citation-style-language/schema/raw/master/csl-citation.json"} </w:instrText>
      </w:r>
      <w:r w:rsidR="00CB7F35">
        <w:fldChar w:fldCharType="separate"/>
      </w:r>
      <w:r w:rsidR="00CB7F35" w:rsidRPr="00441AAC">
        <w:rPr>
          <w:rFonts w:ascii="Aptos" w:hAnsi="Aptos"/>
        </w:rPr>
        <w:t>(2008, p. 199)</w:t>
      </w:r>
      <w:r w:rsidR="00CB7F35">
        <w:fldChar w:fldCharType="end"/>
      </w:r>
      <w:r w:rsidR="00CB7F35">
        <w:rPr>
          <w:rStyle w:val="Appelnotedebasdep"/>
        </w:rPr>
        <w:footnoteReference w:id="2"/>
      </w:r>
      <w:r w:rsidR="00CB7F35" w:rsidRPr="008E0E29">
        <w:t>.</w:t>
      </w:r>
    </w:p>
    <w:p w14:paraId="6A2619DF" w14:textId="29D48573" w:rsidR="00CB7F35" w:rsidRDefault="00CB7F35" w:rsidP="00B84E45">
      <w:pPr>
        <w:pStyle w:val="Paragraphedeliste"/>
        <w:numPr>
          <w:ilvl w:val="0"/>
          <w:numId w:val="1"/>
        </w:numPr>
      </w:pPr>
      <w:r>
        <w:t>The forest dynamics simulator was then used to estimate t</w:t>
      </w:r>
      <w:r w:rsidRPr="00350CAD">
        <w:t xml:space="preserve">he volume of </w:t>
      </w:r>
      <w:r>
        <w:t>cut</w:t>
      </w:r>
      <w:r w:rsidRPr="00350CAD">
        <w:t xml:space="preserve"> trees </w:t>
      </w:r>
      <w:r>
        <w:t>per diameter class using regional allometric relationship</w:t>
      </w:r>
      <w:r w:rsidR="00EE7848">
        <w:t>s</w:t>
      </w:r>
      <w:r>
        <w:t xml:space="preserve"> </w:t>
      </w:r>
      <w:r>
        <w:fldChar w:fldCharType="begin"/>
      </w:r>
      <w:r w:rsidR="008F6569">
        <w:instrText xml:space="preserve"> ADDIN ZOTERO_ITEM CSL_CITATION {"citationID":"qXRNKrpo","properties":{"formattedCitation":"(Dagnelie et al., 2013)","plainCitation":"(Dagnelie et al., 2013)","noteIndex":0},"citationItems":[{"id":4691,"uris":["http://zotero.org/users/1509360/items/S8TTLM8H"],"itemData":{"id":4691,"type":"book","number-of-pages":"176","publisher":"Les Presses Agronomiques de Gembloux","publisher-place":"Gembloux","title":"Cubage des arbres et des peuplements forestiers : Tables et équations","author":[{"family":"Dagnelie","given":"Pierre"},{"family":"Palm","given":"Rudy"},{"family":"Rondeux","given":"Jacques"}],"issued":{"date-parts":[["2013"]]}}}],"schema":"https://github.com/citation-style-language/schema/raw/master/csl-citation.json"} </w:instrText>
      </w:r>
      <w:r>
        <w:fldChar w:fldCharType="separate"/>
      </w:r>
      <w:r w:rsidRPr="00CB7F35">
        <w:rPr>
          <w:rFonts w:ascii="Aptos" w:hAnsi="Aptos"/>
        </w:rPr>
        <w:t>(Dagnelie et al., 2013)</w:t>
      </w:r>
      <w:r>
        <w:fldChar w:fldCharType="end"/>
      </w:r>
      <w:r>
        <w:t>.</w:t>
      </w:r>
    </w:p>
    <w:p w14:paraId="4A2AD59D" w14:textId="59CFD142" w:rsidR="00E211CA" w:rsidRDefault="00B84E45" w:rsidP="007D44C3">
      <w:pPr>
        <w:pStyle w:val="Paragraphedeliste"/>
        <w:numPr>
          <w:ilvl w:val="0"/>
          <w:numId w:val="1"/>
        </w:numPr>
      </w:pPr>
      <w:r>
        <w:t>The rotation (stand age at clear-cut)</w:t>
      </w:r>
      <w:r w:rsidR="00E211CA">
        <w:t xml:space="preserve"> or the diameter at which regeneration cuts started</w:t>
      </w:r>
      <w:r>
        <w:t xml:space="preserve"> </w:t>
      </w:r>
      <w:r w:rsidR="00E211CA">
        <w:t>was</w:t>
      </w:r>
      <w:r>
        <w:t xml:space="preserve"> chosen as the one maximizing the internal rate of return. </w:t>
      </w:r>
    </w:p>
    <w:p w14:paraId="007B103D" w14:textId="7F3A1DC0" w:rsidR="00680AD8" w:rsidRDefault="00990E31" w:rsidP="00680AD8">
      <w:pPr>
        <w:pStyle w:val="Titre3"/>
      </w:pPr>
      <w:r>
        <w:t>Oak p</w:t>
      </w:r>
      <w:r w:rsidR="00680AD8">
        <w:t>lantation without hazards</w:t>
      </w:r>
      <w:r w:rsidR="00C248A5">
        <w:t xml:space="preserve"> (OAK1)</w:t>
      </w:r>
    </w:p>
    <w:p w14:paraId="0C2AB3A1" w14:textId="06B17A63" w:rsidR="00680AD8" w:rsidRDefault="00680AD8" w:rsidP="00680AD8">
      <w:pPr>
        <w:pStyle w:val="Paragraphedeliste"/>
        <w:numPr>
          <w:ilvl w:val="0"/>
          <w:numId w:val="11"/>
        </w:numPr>
      </w:pPr>
      <w:r w:rsidRPr="008E0E29">
        <w:t xml:space="preserve">The top height of </w:t>
      </w:r>
      <w:r>
        <w:t>100</w:t>
      </w:r>
      <w:r w:rsidRPr="008E0E29">
        <w:t xml:space="preserve">-year-old </w:t>
      </w:r>
      <w:r>
        <w:t>oak</w:t>
      </w:r>
      <w:r w:rsidRPr="008E0E29">
        <w:t xml:space="preserve"> stand was set at 27</w:t>
      </w:r>
      <w:r>
        <w:t>.5</w:t>
      </w:r>
      <w:r w:rsidRPr="008E0E29">
        <w:t xml:space="preserve"> m (Site index = 27</w:t>
      </w:r>
      <w:r>
        <w:t>.5 </w:t>
      </w:r>
      <w:r w:rsidRPr="008E0E29">
        <w:t>m)</w:t>
      </w:r>
      <w:r>
        <w:t>. The increment of the quadratic mean diameter is slightly greater than 0.53 cm/year (approximately constant ring with of 0.26 cm/year).</w:t>
      </w:r>
    </w:p>
    <w:p w14:paraId="24D8D5A5" w14:textId="4496A530" w:rsidR="00AE00F3" w:rsidRDefault="00AE00F3" w:rsidP="00AE00F3">
      <w:pPr>
        <w:pStyle w:val="Paragraphedeliste"/>
        <w:numPr>
          <w:ilvl w:val="0"/>
          <w:numId w:val="11"/>
        </w:numPr>
      </w:pPr>
      <w:r>
        <w:t xml:space="preserve">As for coniferous plantation, a shredding was carried out before planting at an estimated cost of </w:t>
      </w:r>
      <w:r w:rsidRPr="00E60132">
        <w:t xml:space="preserve">1,238 €/ha </w:t>
      </w:r>
      <w:r w:rsidRPr="00E60132">
        <w:fldChar w:fldCharType="begin"/>
      </w:r>
      <w:r w:rsidR="008F6569">
        <w:instrText xml:space="preserve"> ADDIN ZOTERO_ITEM CSL_CITATION {"citationID":"oPvzpDoq","properties":{"formattedCitation":"(Union des entrepreneurs de travaux forestiers de Wallonie, 2019)","plainCitation":"(Union des entrepreneurs de travaux forestiers de Wallonie, 2019)","noteIndex":0},"citationItems":[{"id":9117,"uris":["http://zotero.org/users/1509360/items/BXKELZVU"],"itemData":{"id":9117,"type":"report","publisher-place":"Jambes, Belgique","title":"Prix d'orientation des principaux travaux sylvicoles","URL":"www.confederationbois.be.be","author":[{"family":"Union des entrepreneurs de travaux forestiers de Wallonie","given":""}],"issued":{"date-parts":[["2019"]]}}}],"schema":"https://github.com/citation-style-language/schema/raw/master/csl-citation.json"} </w:instrText>
      </w:r>
      <w:r w:rsidRPr="00E60132">
        <w:fldChar w:fldCharType="separate"/>
      </w:r>
      <w:r w:rsidRPr="00EB6160">
        <w:rPr>
          <w:rFonts w:ascii="Aptos" w:hAnsi="Aptos"/>
        </w:rPr>
        <w:t>(Union des entrepreneurs de travaux forestiers de Wallonie, 2019)</w:t>
      </w:r>
      <w:r w:rsidRPr="00E60132">
        <w:fldChar w:fldCharType="end"/>
      </w:r>
      <w:r w:rsidRPr="00E60132">
        <w:t>.</w:t>
      </w:r>
      <w:r>
        <w:t xml:space="preserve"> </w:t>
      </w:r>
    </w:p>
    <w:p w14:paraId="7A81056D" w14:textId="6D1D7072" w:rsidR="00D41584" w:rsidRDefault="00D41584" w:rsidP="00AE00F3">
      <w:pPr>
        <w:pStyle w:val="Paragraphedeliste"/>
        <w:numPr>
          <w:ilvl w:val="0"/>
          <w:numId w:val="11"/>
        </w:numPr>
      </w:pPr>
      <w:r>
        <w:t xml:space="preserve">Before planting, </w:t>
      </w:r>
    </w:p>
    <w:p w14:paraId="2D88D9A8" w14:textId="2A6FF241" w:rsidR="00AE00F3" w:rsidRDefault="00AE00F3" w:rsidP="00AE00F3">
      <w:pPr>
        <w:pStyle w:val="Paragraphedeliste"/>
        <w:numPr>
          <w:ilvl w:val="0"/>
          <w:numId w:val="11"/>
        </w:numPr>
      </w:pPr>
      <w:r>
        <w:t>1500</w:t>
      </w:r>
      <w:r w:rsidRPr="00E60132">
        <w:t xml:space="preserve"> </w:t>
      </w:r>
      <w:r>
        <w:t>trees were planted (manually with a hoe)</w:t>
      </w:r>
      <w:r w:rsidRPr="00E60132">
        <w:t xml:space="preserve"> per hectare</w:t>
      </w:r>
      <w:r>
        <w:t xml:space="preserve">. The density was lower than that for the coniferous plantations and followed the guidelines of Sardin </w:t>
      </w:r>
      <w:r>
        <w:fldChar w:fldCharType="begin"/>
      </w:r>
      <w:r w:rsidR="008F6569">
        <w:instrText xml:space="preserve"> ADDIN ZOTERO_ITEM CSL_CITATION {"citationID":"CfwXoAnc","properties":{"formattedCitation":"(2008, p. 155)","plainCitation":"(2008, p. 155)","noteIndex":0},"citationItems":[{"id":6777,"uris":["http://zotero.org/users/1509360/items/2V8XKQ7Z"],"itemData":{"id":6777,"type":"book","number-of-pages":"455p","publisher":"Office national des forêts","publisher-place":"Paris","title":"Chênaies continentales (Guide des sylvicultures)","title-short":"Chênaies continentales (Guide des sylvicultures)","author":[{"family":"Sardin","given":"T"}],"issued":{"date-parts":[["2008"]]}},"locator":"155","label":"page","suppress-author":true}],"schema":"https://github.com/citation-style-language/schema/raw/master/csl-citation.json"} </w:instrText>
      </w:r>
      <w:r>
        <w:fldChar w:fldCharType="separate"/>
      </w:r>
      <w:r w:rsidRPr="00FE15E5">
        <w:rPr>
          <w:rFonts w:ascii="Aptos" w:hAnsi="Aptos"/>
        </w:rPr>
        <w:t>(2008, p. 155)</w:t>
      </w:r>
      <w:r>
        <w:fldChar w:fldCharType="end"/>
      </w:r>
      <w:r>
        <w:rPr>
          <w:rStyle w:val="Appelnotedebasdep"/>
        </w:rPr>
        <w:footnoteReference w:id="3"/>
      </w:r>
      <w:r>
        <w:t xml:space="preserve">. The trees were planted every 1,5 </w:t>
      </w:r>
      <w:r w:rsidRPr="00E60132">
        <w:t>m</w:t>
      </w:r>
      <w:r>
        <w:t xml:space="preserve"> within the plantation lines and the plantation lines are all 3 m </w:t>
      </w:r>
      <w:commentRangeStart w:id="36"/>
      <w:r>
        <w:t>apart except when separated by a logging track (5-6 m in this case)</w:t>
      </w:r>
      <w:r w:rsidRPr="00E60132">
        <w:t xml:space="preserve">. The total cost of this operation was estimated at </w:t>
      </w:r>
      <w:r>
        <w:t>1476</w:t>
      </w:r>
      <w:r w:rsidRPr="00E60132">
        <w:t xml:space="preserve"> €/ha, assuming that the cost of the seedling was 0.52 €/plant and the cost of labor was 0.46</w:t>
      </w:r>
      <w:r>
        <w:t> </w:t>
      </w:r>
      <w:r w:rsidRPr="00E60132">
        <w:t xml:space="preserve">€/plant </w:t>
      </w:r>
      <w:r w:rsidRPr="00E60132">
        <w:fldChar w:fldCharType="begin"/>
      </w:r>
      <w:r w:rsidR="008F6569">
        <w:instrText xml:space="preserve"> ADDIN ZOTERO_ITEM CSL_CITATION {"citationID":"RZSYCXHW","properties":{"formattedCitation":"(ArboPlant, 2023; Union des entrepreneurs de travaux forestiers de Wallonie, 2019)","plainCitation":"(ArboPlant, 2023; Union des entrepreneurs de travaux forestiers de Wallonie, 2019)","noteIndex":0},"citationItems":[{"id":9118,"uris":["http://zotero.org/users/1509360/items/AMHFVBHC"],"itemData":{"id":9118,"type":"post-weblog","title":"Comparaison des coûts de plantation","URL":"https://www.arboplants.be/public/documents/web/comparaison_co%C3%BBt_plantation_2023_tvac.pdf?t=8294","author":[{"family":"ArboPlant","given":""}],"issued":{"date-parts":[["2023"]]}}},{"id":9117,"uris":["http://zotero.org/users/1509360/items/BXKELZVU"],"itemData":{"id":9117,"type":"report","publisher-place":"Jambes, Belgique","title":"Prix d'orientation des principaux travaux sylvicoles","URL":"www.confederationbois.be.be","author":[{"family":"Union des entrepreneurs de travaux forestiers de Wallonie","given":""}],"issued":{"date-parts":[["2019"]]}}}],"schema":"https://github.com/citation-style-language/schema/raw/master/csl-citation.json"} </w:instrText>
      </w:r>
      <w:r w:rsidRPr="00E60132">
        <w:fldChar w:fldCharType="separate"/>
      </w:r>
      <w:r w:rsidRPr="00EB6160">
        <w:rPr>
          <w:rFonts w:ascii="Aptos" w:hAnsi="Aptos"/>
        </w:rPr>
        <w:t>(ArboPlant, 2023; Union des entrepreneurs de travaux forestiers de Wallonie, 2019)</w:t>
      </w:r>
      <w:r w:rsidRPr="00E60132">
        <w:fldChar w:fldCharType="end"/>
      </w:r>
      <w:r w:rsidRPr="00E60132">
        <w:t>.</w:t>
      </w:r>
    </w:p>
    <w:p w14:paraId="7612DD24" w14:textId="4F863608" w:rsidR="00AE00F3" w:rsidRPr="00EF3CBF" w:rsidRDefault="00AE00F3" w:rsidP="00AE00F3">
      <w:pPr>
        <w:pStyle w:val="Paragraphedeliste"/>
        <w:numPr>
          <w:ilvl w:val="0"/>
          <w:numId w:val="11"/>
        </w:numPr>
      </w:pPr>
      <w:r w:rsidRPr="00EF3CBF">
        <w:t xml:space="preserve">Plantation was cleared from the competitive vegetation in years 2, 4, 5 and 7. We assumed that shredding before planting allows for moderate development of competing vegetation in the years following </w:t>
      </w:r>
      <w:commentRangeEnd w:id="36"/>
      <w:r w:rsidR="008E4702">
        <w:rPr>
          <w:rStyle w:val="Marquedecommentaire"/>
        </w:rPr>
        <w:commentReference w:id="36"/>
      </w:r>
      <w:r w:rsidRPr="00EF3CBF">
        <w:t xml:space="preserve">planting. The two first clearings costed about 400 €/ha while the two last ones, removing mostly young naturally-regenerated trees, costed 192 €/ha </w:t>
      </w:r>
      <w:r w:rsidRPr="00EF3CBF">
        <w:fldChar w:fldCharType="begin"/>
      </w:r>
      <w:r w:rsidR="008F6569">
        <w:instrText xml:space="preserve"> ADDIN ZOTERO_ITEM CSL_CITATION {"citationID":"B8O3XSQm","properties":{"formattedCitation":"(Sardin, 2008; Union des entrepreneurs de travaux forestiers de Wallonie, 2019)","plainCitation":"(Sardin, 2008; Union des entrepreneurs de travaux forestiers de Wallonie, 2019)","noteIndex":0},"citationItems":[{"id":6777,"uris":["http://zotero.org/users/1509360/items/2V8XKQ7Z"],"itemData":{"id":6777,"type":"book","number-of-pages":"455p","publisher":"Office national des forêts","publisher-place":"Paris","title":"Chênaies continentales (Guide des sylvicultures)","title-short":"Chênaies continentales (Guide des sylvicultures)","author":[{"family":"Sardin","given":"T"}],"issued":{"date-parts":[["2008"]]}}},{"id":9117,"uris":["http://zotero.org/users/1509360/items/BXKELZVU"],"itemData":{"id":9117,"type":"report","publisher-place":"Jambes, Belgique","title":"Prix d'orientation des principaux travaux sylvicoles","URL":"www.confederationbois.be.be","author":[{"family":"Union des entrepreneurs de travaux forestiers de Wallonie","given":""}],"issued":{"date-parts":[["2019"]]}}}],"schema":"https://github.com/citation-style-language/schema/raw/master/csl-citation.json"} </w:instrText>
      </w:r>
      <w:r w:rsidRPr="00EF3CBF">
        <w:fldChar w:fldCharType="separate"/>
      </w:r>
      <w:r w:rsidRPr="00EF3CBF">
        <w:rPr>
          <w:rFonts w:ascii="Aptos" w:hAnsi="Aptos"/>
        </w:rPr>
        <w:t>(Sardin, 2008; Union des entrepreneurs de travaux forestiers de Wallonie, 2019)</w:t>
      </w:r>
      <w:r w:rsidRPr="00EF3CBF">
        <w:fldChar w:fldCharType="end"/>
      </w:r>
      <w:r w:rsidRPr="00EF3CBF">
        <w:t>.</w:t>
      </w:r>
    </w:p>
    <w:p w14:paraId="5233B5F8" w14:textId="68231B78" w:rsidR="00AE00F3" w:rsidRDefault="00AE00F3" w:rsidP="00997A61">
      <w:pPr>
        <w:pStyle w:val="Paragraphedeliste"/>
        <w:numPr>
          <w:ilvl w:val="0"/>
          <w:numId w:val="11"/>
        </w:numPr>
      </w:pPr>
      <w:r>
        <w:t>Release treatment</w:t>
      </w:r>
      <w:r w:rsidRPr="00EF3CBF">
        <w:t xml:space="preserve"> were also carried out in years 11 and 20 at a cost of 115 €/ha </w:t>
      </w:r>
      <w:r w:rsidRPr="00EF3CBF">
        <w:fldChar w:fldCharType="begin"/>
      </w:r>
      <w:r w:rsidR="008F6569">
        <w:instrText xml:space="preserve"> ADDIN ZOTERO_ITEM CSL_CITATION {"citationID":"5aehQ5nx","properties":{"formattedCitation":"(Sardin, 2008; Union des entrepreneurs de travaux forestiers de Wallonie, 2019)","plainCitation":"(Sardin, 2008; Union des entrepreneurs de travaux forestiers de Wallonie, 2019)","noteIndex":0},"citationItems":[{"id":6777,"uris":["http://zotero.org/users/1509360/items/2V8XKQ7Z"],"itemData":{"id":6777,"type":"book","number-of-pages":"455p","publisher":"Office national des forêts","publisher-place":"Paris","title":"Chênaies continentales (Guide des sylvicultures)","title-short":"Chênaies continentales (Guide des sylvicultures)","author":[{"family":"Sardin","given":"T"}],"issued":{"date-parts":[["2008"]]}}},{"id":9117,"uris":["http://zotero.org/users/1509360/items/BXKELZVU"],"itemData":{"id":9117,"type":"report","publisher-place":"Jambes, Belgique","title":"Prix d'orientation des principaux travaux sylvicoles","URL":"www.confederationbois.be.be","author":[{"family":"Union des entrepreneurs de travaux forestiers de Wallonie","given":""}],"issued":{"date-parts":[["2019"]]}}}],"schema":"https://github.com/citation-style-language/schema/raw/master/csl-citation.json"} </w:instrText>
      </w:r>
      <w:r w:rsidRPr="00EF3CBF">
        <w:fldChar w:fldCharType="separate"/>
      </w:r>
      <w:r w:rsidRPr="00EF3CBF">
        <w:rPr>
          <w:rFonts w:ascii="Aptos" w:hAnsi="Aptos"/>
        </w:rPr>
        <w:t>(Sardin, 2008; Union des entrepreneurs de travaux forestiers de Wallonie, 2019)</w:t>
      </w:r>
      <w:r w:rsidRPr="00EF3CBF">
        <w:fldChar w:fldCharType="end"/>
      </w:r>
      <w:r>
        <w:t xml:space="preserve"> to ensure that enough oak trees can thrive with limited competing trees around them (e.g. 200-300 oak trees of 6-8 m in height).</w:t>
      </w:r>
    </w:p>
    <w:p w14:paraId="18A77993" w14:textId="458CADC2" w:rsidR="00B82812" w:rsidRDefault="00B82812" w:rsidP="00B82812">
      <w:pPr>
        <w:pStyle w:val="Titre3"/>
      </w:pPr>
      <w:r>
        <w:t>Oak plantation with a growth decline (OAK2)</w:t>
      </w:r>
    </w:p>
    <w:p w14:paraId="6BEFA9F5" w14:textId="77777777" w:rsidR="00B82812" w:rsidRPr="002859F2" w:rsidRDefault="00B82812" w:rsidP="00B82812">
      <w:r>
        <w:t xml:space="preserve">Various factors such as bio-aggressors and particular climatic events are likely to affect the sustained productivity of oak plantations. Though not observed recently in the study area, oak defoliation and decline have been observed in southern Belgium and elsewhere in Western Europe </w:t>
      </w:r>
      <w:r>
        <w:fldChar w:fldCharType="begin"/>
      </w:r>
      <w:r>
        <w:instrText xml:space="preserve"> ADDIN ZOTERO_ITEM CSL_CITATION {"citationID":"rIM328YA","properties":{"formattedCitation":"(Denman et al., 2014)","plainCitation":"(Denman et al., 2014)","noteIndex":0},"citationItems":[{"id":10624,"uris":["http://zotero.org/users/1509360/items/49JICEYQ"],"itemData":{"id":10624,"type":"article-journal","abstract":"Acute Oak Decline (AOD) is a relatively new decline-disease affecting both native oak species (Quercus robur and Q. petraea) in Britain. The key aim of this study was to describe the symptoms, and signs of AOD, to set a baseline. The second aim was to compare and review the European literature on what appear to be similar disorders on oak. AOD is characterized by four key features: weeping patches more-or-less vertically aligned on oak tree trunks; cracks between bark plates from which dark fluid seeps; inner bark necrosis and the presence (in &amp;gt;90 per cent of cases) of larval galleries of the oak buprestid, Agrilus biguttatus, on the phloem–sapwood interface. In this study, it was noted that although larval galleries were present in the inner bark in 19 of 21 trees, the ‘D-shaped’ exit holes of the adult beetles were seen less frequently on bark plates of affected trees (33 per cent of cases). Similar disorders reported in Europe are compared with AOD in Britain and potential causes of the condition discussed. Based on the unmistakable symptoms, it is hypothesized that AOD is a distinctive, identifiable condition within the broader oak decline syndrome.","container-title":"Forestry: An International Journal of Forest Research","DOI":"10.1093/forestry/cpu010","ISSN":"0015-752X","issue":"4","journalAbbreviation":"Forestry (Lond)","page":"535-551","source":"Silverchair","title":"A description of the symptoms of Acute Oak Decline in Britain and a comparative review on causes of similar disorders on oak in Europe","volume":"87","author":[{"family":"Denman","given":"Sandra"},{"family":"Brown","given":"Nathan"},{"family":"Kirk","given":"Susan"},{"family":"Jeger","given":"Mike"},{"family":"Webber","given":"Joan"}],"issued":{"date-parts":[["2014",10,1]]}}}],"schema":"https://github.com/citation-style-language/schema/raw/master/csl-citation.json"} </w:instrText>
      </w:r>
      <w:r>
        <w:fldChar w:fldCharType="separate"/>
      </w:r>
      <w:r w:rsidRPr="00F04B16">
        <w:rPr>
          <w:rFonts w:ascii="Aptos" w:hAnsi="Aptos"/>
        </w:rPr>
        <w:t>(Denman et al., 2014)</w:t>
      </w:r>
      <w:r>
        <w:fldChar w:fldCharType="end"/>
      </w:r>
      <w:r>
        <w:t xml:space="preserve">. </w:t>
      </w:r>
    </w:p>
    <w:p w14:paraId="542488F8" w14:textId="1FBCD1FD" w:rsidR="00B82812" w:rsidRPr="004F014E" w:rsidRDefault="00B82812" w:rsidP="00B82812">
      <w:pPr>
        <w:pStyle w:val="Paragraphedeliste"/>
        <w:numPr>
          <w:ilvl w:val="0"/>
          <w:numId w:val="12"/>
        </w:numPr>
      </w:pPr>
      <w:r w:rsidRPr="008E0E29">
        <w:t xml:space="preserve">The top height of </w:t>
      </w:r>
      <w:r>
        <w:t>100</w:t>
      </w:r>
      <w:r w:rsidRPr="008E0E29">
        <w:t xml:space="preserve">-year-old </w:t>
      </w:r>
      <w:r>
        <w:t>oak</w:t>
      </w:r>
      <w:r w:rsidRPr="008E0E29">
        <w:t xml:space="preserve"> stand was set at </w:t>
      </w:r>
      <w:r>
        <w:t>24</w:t>
      </w:r>
      <w:r w:rsidRPr="008E0E29">
        <w:t xml:space="preserve"> m</w:t>
      </w:r>
      <w:r>
        <w:t xml:space="preserve">. The increment of the quadratic mean diameter is slightly greater than 0.47 cm/year (reduction of 10 %).   </w:t>
      </w:r>
    </w:p>
    <w:p w14:paraId="5D39D532" w14:textId="3DFB556A" w:rsidR="00680AD8" w:rsidRDefault="00990E31" w:rsidP="00680AD8">
      <w:pPr>
        <w:pStyle w:val="Titre3"/>
      </w:pPr>
      <w:r>
        <w:lastRenderedPageBreak/>
        <w:t>Oak p</w:t>
      </w:r>
      <w:r w:rsidR="00680AD8">
        <w:t>lantation with regeneration difficulties</w:t>
      </w:r>
      <w:r w:rsidR="00C248A5">
        <w:t xml:space="preserve">  (OAK</w:t>
      </w:r>
      <w:r w:rsidR="00B82812">
        <w:t>3</w:t>
      </w:r>
      <w:r w:rsidR="00C248A5">
        <w:t>)</w:t>
      </w:r>
    </w:p>
    <w:p w14:paraId="0EB4BCDD" w14:textId="77777777" w:rsidR="00680AD8" w:rsidRDefault="00680AD8" w:rsidP="00680AD8">
      <w:r w:rsidRPr="00384C87">
        <w:t xml:space="preserve">Various factors can affect the success of </w:t>
      </w:r>
      <w:r>
        <w:t>oak</w:t>
      </w:r>
      <w:r w:rsidRPr="00384C87">
        <w:t xml:space="preserve"> plantations. </w:t>
      </w:r>
      <w:r>
        <w:t>In particular, ungulate browsing</w:t>
      </w:r>
      <w:r w:rsidRPr="00384C87">
        <w:t xml:space="preserve"> </w:t>
      </w:r>
      <w:r>
        <w:t xml:space="preserve">and strong development of competing vegetation </w:t>
      </w:r>
      <w:r w:rsidRPr="00384C87">
        <w:t xml:space="preserve">can </w:t>
      </w:r>
      <w:r>
        <w:t>affect plantations</w:t>
      </w:r>
      <w:r w:rsidRPr="00384C87">
        <w:t xml:space="preserve">. Additional assumptions can therefore be made to take account of the extra costs required to ensure the </w:t>
      </w:r>
      <w:r>
        <w:t>good</w:t>
      </w:r>
      <w:r w:rsidRPr="00384C87">
        <w:t xml:space="preserve"> development of plantations in more complicated situations</w:t>
      </w:r>
      <w:r>
        <w:t>:</w:t>
      </w:r>
    </w:p>
    <w:p w14:paraId="46BE366A" w14:textId="77777777" w:rsidR="00680AD8" w:rsidRPr="00642F9D" w:rsidRDefault="00680AD8" w:rsidP="00680AD8">
      <w:pPr>
        <w:pStyle w:val="Paragraphedeliste"/>
        <w:numPr>
          <w:ilvl w:val="0"/>
          <w:numId w:val="10"/>
        </w:numPr>
      </w:pPr>
      <w:r w:rsidRPr="00642F9D">
        <w:t xml:space="preserve">Assuming that 30% of the planted seedlings failed to establish, a replanting with 500 seedlings was carried out 2 years after. </w:t>
      </w:r>
    </w:p>
    <w:p w14:paraId="0A3A48F8" w14:textId="0410BF97" w:rsidR="00680AD8" w:rsidRPr="00133471" w:rsidRDefault="00680AD8" w:rsidP="00680AD8">
      <w:pPr>
        <w:pStyle w:val="Paragraphedeliste"/>
        <w:numPr>
          <w:ilvl w:val="0"/>
          <w:numId w:val="10"/>
        </w:numPr>
        <w:rPr>
          <w:lang w:val="fr-FR"/>
        </w:rPr>
      </w:pPr>
      <w:r w:rsidRPr="00642F9D">
        <w:t xml:space="preserve">Planted seedlings were protected with plastic shelters to protect them from browsing. </w:t>
      </w:r>
      <w:r w:rsidRPr="00133471">
        <w:rPr>
          <w:lang w:val="fr-FR"/>
        </w:rPr>
        <w:t xml:space="preserve">The protection </w:t>
      </w:r>
      <w:r w:rsidRPr="00680AD8">
        <w:rPr>
          <w:lang w:val="fr-FR"/>
        </w:rPr>
        <w:t xml:space="preserve">and </w:t>
      </w:r>
      <w:proofErr w:type="spellStart"/>
      <w:r w:rsidRPr="00680AD8">
        <w:rPr>
          <w:lang w:val="fr-FR"/>
        </w:rPr>
        <w:t>its</w:t>
      </w:r>
      <w:proofErr w:type="spellEnd"/>
      <w:r w:rsidRPr="00680AD8">
        <w:rPr>
          <w:lang w:val="fr-FR"/>
        </w:rPr>
        <w:t xml:space="preserve"> installation </w:t>
      </w:r>
      <w:proofErr w:type="spellStart"/>
      <w:r w:rsidRPr="00680AD8">
        <w:rPr>
          <w:lang w:val="fr-FR"/>
        </w:rPr>
        <w:t>costed</w:t>
      </w:r>
      <w:proofErr w:type="spellEnd"/>
      <w:r w:rsidRPr="00680AD8">
        <w:rPr>
          <w:lang w:val="fr-FR"/>
        </w:rPr>
        <w:t xml:space="preserve"> 1.31 €/</w:t>
      </w:r>
      <w:proofErr w:type="spellStart"/>
      <w:r w:rsidRPr="00680AD8">
        <w:rPr>
          <w:lang w:val="fr-FR"/>
        </w:rPr>
        <w:t>tree</w:t>
      </w:r>
      <w:proofErr w:type="spellEnd"/>
      <w:r w:rsidRPr="00133471">
        <w:rPr>
          <w:lang w:val="fr-FR"/>
        </w:rPr>
        <w:t xml:space="preserve"> </w:t>
      </w:r>
      <w:r w:rsidRPr="00642F9D">
        <w:fldChar w:fldCharType="begin"/>
      </w:r>
      <w:r w:rsidR="008F6569">
        <w:rPr>
          <w:lang w:val="fr-FR"/>
        </w:rPr>
        <w:instrText xml:space="preserve"> ADDIN ZOTERO_ITEM CSL_CITATION {"citationID":"YY671LfD","properties":{"formattedCitation":"(Union des entrepreneurs de travaux forestiers de Wallonie, 2019)","plainCitation":"(Union des entrepreneurs de travaux forestiers de Wallonie, 2019)","noteIndex":0},"citationItems":[{"id":9117,"uris":["http://zotero.org/users/1509360/items/BXKELZVU"],"itemData":{"id":9117,"type":"report","publisher-place":"Jambes, Belgique","title":"Prix d'orientation des principaux travaux sylvicoles","URL":"www.confederationbois.be.be","author":[{"family":"Union des entrepreneurs de travaux forestiers de Wallonie","given":""}],"issued":{"date-parts":[["2019"]]}}}],"schema":"https://github.com/citation-style-language/schema/raw/master/csl-citation.json"} </w:instrText>
      </w:r>
      <w:r w:rsidRPr="00642F9D">
        <w:fldChar w:fldCharType="separate"/>
      </w:r>
      <w:r w:rsidRPr="00133471">
        <w:rPr>
          <w:rFonts w:ascii="Aptos" w:hAnsi="Aptos"/>
          <w:lang w:val="fr-FR"/>
        </w:rPr>
        <w:t>(Union des entrepreneurs de travaux forestiers de Wallonie, 2019)</w:t>
      </w:r>
      <w:r w:rsidRPr="00642F9D">
        <w:fldChar w:fldCharType="end"/>
      </w:r>
      <w:r w:rsidRPr="00133471">
        <w:rPr>
          <w:lang w:val="fr-FR"/>
        </w:rPr>
        <w:t>.</w:t>
      </w:r>
    </w:p>
    <w:p w14:paraId="02D2BD00" w14:textId="7D1EF16D" w:rsidR="00680AD8" w:rsidRDefault="00680AD8" w:rsidP="001E4C79">
      <w:pPr>
        <w:pStyle w:val="Titre3"/>
      </w:pPr>
      <w:r>
        <w:t>Shelterwood</w:t>
      </w:r>
      <w:r w:rsidR="00B63FB2">
        <w:t xml:space="preserve">-managed oak stand </w:t>
      </w:r>
      <w:r>
        <w:t>without hazard</w:t>
      </w:r>
      <w:r w:rsidR="00917A89">
        <w:t xml:space="preserve"> (OAK_SHLTR1)</w:t>
      </w:r>
    </w:p>
    <w:p w14:paraId="45F3F20B" w14:textId="0C35173B" w:rsidR="002F7FEB" w:rsidRDefault="00473FD8" w:rsidP="00C4424C">
      <w:r>
        <w:t>In this scenario, the stand is never clearcut</w:t>
      </w:r>
      <w:r w:rsidR="002F7FEB">
        <w:t>. Once the dominant</w:t>
      </w:r>
      <w:r w:rsidR="002F7FEB" w:rsidRPr="002F7FEB">
        <w:t xml:space="preserve"> </w:t>
      </w:r>
      <w:r w:rsidR="002F7FEB">
        <w:t xml:space="preserve">diameter (mean of the diameter of the 100 largest trees) reached a given threshold, the stand is regenerated applying the shelterwood system as described by </w:t>
      </w:r>
      <w:r w:rsidR="002F7FEB">
        <w:fldChar w:fldCharType="begin"/>
      </w:r>
      <w:r w:rsidR="008F6569">
        <w:instrText xml:space="preserve"> ADDIN ZOTERO_ITEM CSL_CITATION {"citationID":"0ImAmGEJ","properties":{"formattedCitation":"(Sardin, 2008)","plainCitation":"(Sardin, 2008)","noteIndex":0},"citationItems":[{"id":6777,"uris":["http://zotero.org/users/1509360/items/2V8XKQ7Z"],"itemData":{"id":6777,"type":"book","number-of-pages":"455p","publisher":"Office national des forêts","publisher-place":"Paris","title":"Chênaies continentales (Guide des sylvicultures)","title-short":"Chênaies continentales (Guide des sylvicultures)","author":[{"family":"Sardin","given":"T"}],"issued":{"date-parts":[["2008"]]}}}],"schema":"https://github.com/citation-style-language/schema/raw/master/csl-citation.json"} </w:instrText>
      </w:r>
      <w:r w:rsidR="002F7FEB">
        <w:fldChar w:fldCharType="separate"/>
      </w:r>
      <w:r w:rsidR="002F7FEB" w:rsidRPr="00C4424C">
        <w:rPr>
          <w:rFonts w:ascii="Aptos" w:hAnsi="Aptos"/>
        </w:rPr>
        <w:t>(Sardin, 2008)</w:t>
      </w:r>
      <w:r w:rsidR="002F7FEB">
        <w:fldChar w:fldCharType="end"/>
      </w:r>
      <w:r w:rsidR="000C2BA3">
        <w:t xml:space="preserve"> : i.e. stand overstory is harvested with 4 cuts </w:t>
      </w:r>
      <w:r w:rsidR="002D60C6">
        <w:t>over</w:t>
      </w:r>
      <w:r w:rsidR="000C2BA3">
        <w:t xml:space="preserve"> a period of</w:t>
      </w:r>
      <w:r w:rsidR="00833784">
        <w:t xml:space="preserve"> 12</w:t>
      </w:r>
      <w:r w:rsidR="000C2BA3">
        <w:t xml:space="preserve"> years.</w:t>
      </w:r>
      <w:r w:rsidR="006C7618">
        <w:t xml:space="preserve"> Regeneration tending required nevertheless making additional hypotheses :</w:t>
      </w:r>
    </w:p>
    <w:p w14:paraId="69A9574E" w14:textId="4DD74DAB" w:rsidR="00680AD8" w:rsidRPr="00BB0CED" w:rsidRDefault="00680AD8" w:rsidP="00680AD8">
      <w:pPr>
        <w:pStyle w:val="Paragraphedeliste"/>
        <w:numPr>
          <w:ilvl w:val="0"/>
          <w:numId w:val="1"/>
        </w:numPr>
      </w:pPr>
      <w:r>
        <w:t xml:space="preserve">Silvicultural access paths were </w:t>
      </w:r>
      <w:r w:rsidRPr="00BB0CED">
        <w:t>created between plantation lines to facilitate movement on foot for tending operations. They are created in year 2 (300 €/ha) and maintained in years 5 and 11 (</w:t>
      </w:r>
      <w:r w:rsidR="00DD3026" w:rsidRPr="00BB0CED">
        <w:t>300</w:t>
      </w:r>
      <w:r w:rsidRPr="00BB0CED">
        <w:t xml:space="preserve"> €/ha and 150 €/ha respectively).</w:t>
      </w:r>
    </w:p>
    <w:p w14:paraId="6D32C35E" w14:textId="0D83B486" w:rsidR="008C742E" w:rsidRDefault="00402A6A" w:rsidP="00B63FB2">
      <w:pPr>
        <w:pStyle w:val="Paragraphedeliste"/>
        <w:numPr>
          <w:ilvl w:val="0"/>
          <w:numId w:val="1"/>
        </w:numPr>
      </w:pPr>
      <w:r w:rsidRPr="00BB0CED">
        <w:t>Clearing were carried out in years 2</w:t>
      </w:r>
      <w:r w:rsidR="00EA0A9F" w:rsidRPr="00BB0CED">
        <w:t xml:space="preserve">, </w:t>
      </w:r>
      <w:r w:rsidRPr="00BB0CED">
        <w:t>4</w:t>
      </w:r>
      <w:r w:rsidR="00EA0A9F" w:rsidRPr="00BB0CED">
        <w:t>, 5, 7, 11 and 20. As the stands</w:t>
      </w:r>
      <w:r w:rsidR="00EA0A9F">
        <w:t xml:space="preserve"> develops, </w:t>
      </w:r>
      <w:r w:rsidR="006D63F0">
        <w:t xml:space="preserve">clearing require less work. The two first clearing costed </w:t>
      </w:r>
      <w:r w:rsidR="00612F1A">
        <w:t>400 €/ha</w:t>
      </w:r>
      <w:r w:rsidR="006D63F0">
        <w:t>,</w:t>
      </w:r>
      <w:r w:rsidR="002921C1">
        <w:t xml:space="preserve"> the two intermediate ones costed 192 €/ha and the two last ones costed </w:t>
      </w:r>
      <w:r w:rsidR="00EA0A9F">
        <w:t>192 €/ha</w:t>
      </w:r>
      <w:r w:rsidR="002921C1">
        <w:t>.</w:t>
      </w:r>
      <w:r w:rsidR="00EA0A9F">
        <w:t xml:space="preserve"> </w:t>
      </w:r>
    </w:p>
    <w:p w14:paraId="53B7F4CB" w14:textId="61192AFF" w:rsidR="003A017A" w:rsidRDefault="003A017A" w:rsidP="003A017A">
      <w:pPr>
        <w:pStyle w:val="Titre3"/>
      </w:pPr>
      <w:r>
        <w:t>Shelterwood system with a growth decline (OAK_SHLTR2)</w:t>
      </w:r>
    </w:p>
    <w:p w14:paraId="5336F4C0" w14:textId="06EB8B53" w:rsidR="003A017A" w:rsidRPr="002859F2" w:rsidRDefault="003A017A" w:rsidP="003A017A">
      <w:r>
        <w:t>Similarly to the OAK</w:t>
      </w:r>
      <w:r w:rsidR="00AB221C">
        <w:t>2</w:t>
      </w:r>
      <w:r>
        <w:t xml:space="preserve"> scenario :</w:t>
      </w:r>
    </w:p>
    <w:p w14:paraId="763A11F5" w14:textId="07D8CEA2" w:rsidR="003A017A" w:rsidRPr="002317F9" w:rsidRDefault="003A017A" w:rsidP="003A017A">
      <w:pPr>
        <w:pStyle w:val="Paragraphedeliste"/>
        <w:numPr>
          <w:ilvl w:val="0"/>
          <w:numId w:val="12"/>
        </w:numPr>
      </w:pPr>
      <w:r w:rsidRPr="008E0E29">
        <w:t xml:space="preserve">The top height of </w:t>
      </w:r>
      <w:r>
        <w:t>100</w:t>
      </w:r>
      <w:r w:rsidRPr="008E0E29">
        <w:t xml:space="preserve">-year-old </w:t>
      </w:r>
      <w:r>
        <w:t>oak</w:t>
      </w:r>
      <w:r w:rsidRPr="008E0E29">
        <w:t xml:space="preserve"> stand was set at </w:t>
      </w:r>
      <w:r>
        <w:t>24</w:t>
      </w:r>
      <w:r w:rsidRPr="008E0E29">
        <w:t xml:space="preserve"> m</w:t>
      </w:r>
      <w:r>
        <w:t xml:space="preserve">. The increment of the quadratic mean diameter is slightly greater than 0.47 cm/year (reduction of 10 %). </w:t>
      </w:r>
    </w:p>
    <w:p w14:paraId="472A344A" w14:textId="37FDE1EC" w:rsidR="00680AD8" w:rsidRDefault="00D11048" w:rsidP="00D11048">
      <w:pPr>
        <w:pStyle w:val="Titre3"/>
      </w:pPr>
      <w:r>
        <w:t xml:space="preserve">Shelterwood-managed oak stand </w:t>
      </w:r>
      <w:r w:rsidR="00680AD8">
        <w:t>with regeneration difficulties</w:t>
      </w:r>
      <w:r w:rsidR="00917A89">
        <w:t xml:space="preserve"> (OAK_SHLTR</w:t>
      </w:r>
      <w:r w:rsidR="003A017A">
        <w:t>3</w:t>
      </w:r>
      <w:r w:rsidR="00917A89">
        <w:t>)</w:t>
      </w:r>
    </w:p>
    <w:p w14:paraId="417FD063" w14:textId="18B8AB87" w:rsidR="00590525" w:rsidRDefault="00590525" w:rsidP="00590525">
      <w:r w:rsidRPr="00384C87">
        <w:t xml:space="preserve">Various factors can affect the success of </w:t>
      </w:r>
      <w:r>
        <w:t>oak</w:t>
      </w:r>
      <w:r w:rsidRPr="00384C87">
        <w:t xml:space="preserve"> </w:t>
      </w:r>
      <w:r>
        <w:t>regeneration</w:t>
      </w:r>
      <w:r w:rsidRPr="00384C87">
        <w:t xml:space="preserve">. </w:t>
      </w:r>
      <w:r>
        <w:t xml:space="preserve">In particular, </w:t>
      </w:r>
      <w:r w:rsidR="004A1F99">
        <w:t xml:space="preserve">fruit production, </w:t>
      </w:r>
      <w:r>
        <w:t>ungulate browsing</w:t>
      </w:r>
      <w:r w:rsidRPr="00384C87">
        <w:t xml:space="preserve"> </w:t>
      </w:r>
      <w:r>
        <w:t xml:space="preserve">and strong development of competing vegetation </w:t>
      </w:r>
      <w:r w:rsidRPr="00384C87">
        <w:t xml:space="preserve">can </w:t>
      </w:r>
      <w:r>
        <w:t xml:space="preserve">affect </w:t>
      </w:r>
      <w:r w:rsidR="004A1F99">
        <w:t>regenerations</w:t>
      </w:r>
      <w:r w:rsidRPr="00384C87">
        <w:t>. Additional assumptions can therefore be made to take account of the extra costs required</w:t>
      </w:r>
      <w:r>
        <w:t>:</w:t>
      </w:r>
    </w:p>
    <w:p w14:paraId="61E0597A" w14:textId="1A4E6C70" w:rsidR="00CE6A3A" w:rsidRDefault="00590525" w:rsidP="00590525">
      <w:pPr>
        <w:pStyle w:val="Paragraphedeliste"/>
        <w:numPr>
          <w:ilvl w:val="0"/>
          <w:numId w:val="10"/>
        </w:numPr>
      </w:pPr>
      <w:r w:rsidRPr="00642F9D">
        <w:t xml:space="preserve">Assuming that </w:t>
      </w:r>
      <w:r w:rsidR="00C43F5E">
        <w:t xml:space="preserve">the natural regeneration of oak failed to established. A plantation is carried out with </w:t>
      </w:r>
      <w:r w:rsidR="00493750">
        <w:t>1500</w:t>
      </w:r>
      <w:r w:rsidR="00C43F5E">
        <w:t xml:space="preserve"> </w:t>
      </w:r>
      <w:r w:rsidR="0090597F">
        <w:t>seedlings</w:t>
      </w:r>
      <w:r w:rsidR="00BB0CED">
        <w:t xml:space="preserve"> (1476</w:t>
      </w:r>
      <w:r w:rsidR="00BB0CED" w:rsidRPr="00E60132">
        <w:t xml:space="preserve"> €/ha</w:t>
      </w:r>
      <w:r w:rsidR="00BB0CED">
        <w:t>)</w:t>
      </w:r>
      <w:r w:rsidR="0090597F">
        <w:t>.</w:t>
      </w:r>
      <w:r w:rsidR="00A5221C">
        <w:t xml:space="preserve"> A mulching was carried out before planting at a cost of</w:t>
      </w:r>
      <w:r w:rsidR="00A5221C" w:rsidRPr="00E60132">
        <w:t xml:space="preserve"> 1,238</w:t>
      </w:r>
      <w:r w:rsidR="00A5221C">
        <w:t> </w:t>
      </w:r>
      <w:r w:rsidR="00A5221C" w:rsidRPr="00E60132">
        <w:t xml:space="preserve">€/ha. </w:t>
      </w:r>
      <w:r w:rsidR="0090597F">
        <w:t xml:space="preserve"> </w:t>
      </w:r>
    </w:p>
    <w:p w14:paraId="7EB97F90" w14:textId="77777777" w:rsidR="00680AD8" w:rsidRDefault="00680AD8" w:rsidP="0001159A">
      <w:pPr>
        <w:pStyle w:val="Titre2"/>
      </w:pPr>
      <w:r>
        <w:t>Uneven-aged oak stands</w:t>
      </w:r>
    </w:p>
    <w:p w14:paraId="2E01603B" w14:textId="1AE36321" w:rsidR="00A31CA7" w:rsidRDefault="006F2D92" w:rsidP="00494992">
      <w:r>
        <w:t>For these scenarios, a</w:t>
      </w:r>
      <w:r w:rsidR="00494992" w:rsidRPr="00DE387B">
        <w:t xml:space="preserve"> 10-ha stand was generated with the same density of trees per 10-cm girth class and per species</w:t>
      </w:r>
      <w:r>
        <w:t xml:space="preserve"> as the one observed </w:t>
      </w:r>
      <w:r w:rsidR="00A31CA7">
        <w:t xml:space="preserve">with the field inventory conducted </w:t>
      </w:r>
      <w:r>
        <w:t>in block 2</w:t>
      </w:r>
      <w:r w:rsidR="00A31CA7">
        <w:t xml:space="preserve"> in 1992</w:t>
      </w:r>
      <w:r w:rsidR="00494992" w:rsidRPr="00DE387B">
        <w:t>.</w:t>
      </w:r>
      <w:r w:rsidR="00494992">
        <w:t xml:space="preserve"> </w:t>
      </w:r>
      <w:r w:rsidR="00C32A2E" w:rsidRPr="00CA5CF0">
        <w:rPr>
          <w:highlight w:val="yellow"/>
        </w:rPr>
        <w:t>For these scenarios, we did not optimize</w:t>
      </w:r>
      <w:r w:rsidR="00B73A48" w:rsidRPr="00CA5CF0">
        <w:rPr>
          <w:highlight w:val="yellow"/>
        </w:rPr>
        <w:t xml:space="preserve"> any</w:t>
      </w:r>
      <w:r w:rsidR="00C32A2E" w:rsidRPr="00CA5CF0">
        <w:rPr>
          <w:highlight w:val="yellow"/>
        </w:rPr>
        <w:t xml:space="preserve"> parameters </w:t>
      </w:r>
      <w:r w:rsidR="00B73A48" w:rsidRPr="00CA5CF0">
        <w:rPr>
          <w:highlight w:val="yellow"/>
        </w:rPr>
        <w:t xml:space="preserve">while for the others scenarios some parameters </w:t>
      </w:r>
      <w:r w:rsidR="00C32A2E" w:rsidRPr="00CA5CF0">
        <w:rPr>
          <w:highlight w:val="yellow"/>
        </w:rPr>
        <w:t>(</w:t>
      </w:r>
      <w:r w:rsidR="00A4012C">
        <w:rPr>
          <w:highlight w:val="yellow"/>
        </w:rPr>
        <w:t>e.</w:t>
      </w:r>
      <w:r w:rsidR="00A4012C" w:rsidRPr="00CA5CF0">
        <w:rPr>
          <w:highlight w:val="yellow"/>
        </w:rPr>
        <w:t>g.</w:t>
      </w:r>
      <w:r w:rsidR="00B73A48" w:rsidRPr="00CA5CF0">
        <w:rPr>
          <w:highlight w:val="yellow"/>
        </w:rPr>
        <w:t xml:space="preserve"> rotation) were optimized to maximize the IRR.</w:t>
      </w:r>
      <w:r w:rsidR="00A4012C">
        <w:t xml:space="preserve"> </w:t>
      </w:r>
      <w:r w:rsidR="00E034DA" w:rsidRPr="00E034DA">
        <w:rPr>
          <w:highlight w:val="green"/>
        </w:rPr>
        <w:t>How was tuned site productivity?</w:t>
      </w:r>
    </w:p>
    <w:p w14:paraId="1199D54E" w14:textId="77777777" w:rsidR="00A31CA7" w:rsidRDefault="00494992" w:rsidP="00A31CA7">
      <w:pPr>
        <w:pStyle w:val="Paragraphedeliste"/>
        <w:numPr>
          <w:ilvl w:val="0"/>
          <w:numId w:val="10"/>
        </w:numPr>
      </w:pPr>
      <w:r w:rsidRPr="00504B4E">
        <w:lastRenderedPageBreak/>
        <w:t xml:space="preserve">At each cut, trees were removed to reduce stand basal area to 14.5 m²/ha. </w:t>
      </w:r>
    </w:p>
    <w:p w14:paraId="3F32063D" w14:textId="2E969C4E" w:rsidR="007A1DE5" w:rsidRDefault="00494992" w:rsidP="00155B6D">
      <w:pPr>
        <w:pStyle w:val="Paragraphedeliste"/>
        <w:numPr>
          <w:ilvl w:val="0"/>
          <w:numId w:val="10"/>
        </w:numPr>
      </w:pPr>
      <w:r w:rsidRPr="00504B4E">
        <w:t>Of the total basal area cut, 50% was allocated to harvesting and 50% to thinning.</w:t>
      </w:r>
    </w:p>
    <w:p w14:paraId="3EBE46DA" w14:textId="0A4FD929" w:rsidR="00155B6D" w:rsidRDefault="00A7002A" w:rsidP="005C2E23">
      <w:pPr>
        <w:pStyle w:val="Paragraphedeliste"/>
        <w:numPr>
          <w:ilvl w:val="0"/>
          <w:numId w:val="10"/>
        </w:numPr>
      </w:pPr>
      <w:r>
        <w:t>The maintenance of the</w:t>
      </w:r>
      <w:r w:rsidR="00155B6D">
        <w:t xml:space="preserve"> natural regeneration</w:t>
      </w:r>
      <w:r>
        <w:t xml:space="preserve"> (and particularly that of oak) require clearing and pruning. </w:t>
      </w:r>
      <w:r w:rsidR="00E528FF" w:rsidRPr="00E528FF">
        <w:t xml:space="preserve">In the study area, these operations were estimated to require </w:t>
      </w:r>
      <w:r w:rsidR="00047928" w:rsidRPr="004144FB">
        <w:rPr>
          <w:highlight w:val="yellow"/>
        </w:rPr>
        <w:t>two</w:t>
      </w:r>
      <w:r w:rsidR="00E528FF" w:rsidRPr="00E528FF">
        <w:t xml:space="preserve"> working hours per hectare for a technician</w:t>
      </w:r>
      <w:r w:rsidR="00E528FF">
        <w:t xml:space="preserve">, i.e. </w:t>
      </w:r>
      <w:r w:rsidR="0032533B">
        <w:t xml:space="preserve"> </w:t>
      </w:r>
      <w:r w:rsidR="00FF11B2" w:rsidRPr="004144FB">
        <w:rPr>
          <w:highlight w:val="yellow"/>
        </w:rPr>
        <w:t>77 €/ha/year.</w:t>
      </w:r>
    </w:p>
    <w:p w14:paraId="54551D47" w14:textId="5ED6DD59" w:rsidR="00CD664C" w:rsidRDefault="00CD664C" w:rsidP="0001159A">
      <w:pPr>
        <w:pStyle w:val="Titre3"/>
      </w:pPr>
      <w:r w:rsidRPr="0001159A">
        <w:t xml:space="preserve">Uneven-aged </w:t>
      </w:r>
      <w:r w:rsidR="008C556F" w:rsidRPr="0001159A">
        <w:t>mixed</w:t>
      </w:r>
      <w:r w:rsidRPr="0001159A">
        <w:t xml:space="preserve"> stand without hazard (</w:t>
      </w:r>
      <w:r w:rsidR="008C556F" w:rsidRPr="0001159A">
        <w:t>MIX1</w:t>
      </w:r>
      <w:r w:rsidRPr="0001159A">
        <w:t>)</w:t>
      </w:r>
    </w:p>
    <w:p w14:paraId="5A0D6032" w14:textId="77777777" w:rsidR="00C3468D" w:rsidRDefault="00C3468D" w:rsidP="00C3468D">
      <w:pPr>
        <w:pStyle w:val="Paragraphedeliste"/>
        <w:numPr>
          <w:ilvl w:val="0"/>
          <w:numId w:val="10"/>
        </w:numPr>
      </w:pPr>
      <w:r w:rsidRPr="00504B4E">
        <w:t>Harvested trees were selected using a scoring system, weighted primarily (60%) by whether they exceeded a target harvesting diameter defined for each species (</w:t>
      </w:r>
      <w:r w:rsidRPr="00A31CA7">
        <w:rPr>
          <w:highlight w:val="yellow"/>
        </w:rPr>
        <w:t>Table</w:t>
      </w:r>
      <w:r w:rsidRPr="00504B4E">
        <w:t xml:space="preserve">), and secondarily by tree size (20%, with larger trees more likely to be harvested) and by a random component (20%). </w:t>
      </w:r>
    </w:p>
    <w:p w14:paraId="4E3047D0" w14:textId="40BAEF99" w:rsidR="00C3468D" w:rsidRDefault="00C3468D" w:rsidP="00C3468D">
      <w:pPr>
        <w:pStyle w:val="Paragraphedeliste"/>
        <w:numPr>
          <w:ilvl w:val="0"/>
          <w:numId w:val="10"/>
        </w:numPr>
      </w:pPr>
      <w:r w:rsidRPr="00504B4E">
        <w:t>Thinned trees were selected with a similar scoring system, based on species-specific weights (0–65%, see Supplementary Material) and tree size (20%</w:t>
      </w:r>
      <w:r>
        <w:t>, with smaller trees more likely to be thinned</w:t>
      </w:r>
      <w:r w:rsidRPr="00504B4E">
        <w:t>). The species-specific weights were set to preferentially remove species that strongly compete with oak, as well as exotic and coniferous species</w:t>
      </w:r>
      <w:r>
        <w:t xml:space="preserve"> </w:t>
      </w:r>
      <w:r w:rsidRPr="00504B4E">
        <w:t>(</w:t>
      </w:r>
      <w:r>
        <w:fldChar w:fldCharType="begin"/>
      </w:r>
      <w:r>
        <w:instrText xml:space="preserve"> REF _Ref209519676 \h </w:instrText>
      </w:r>
      <w:r>
        <w:fldChar w:fldCharType="separate"/>
      </w:r>
      <w:r w:rsidR="00D57DE6">
        <w:t xml:space="preserve">Table </w:t>
      </w:r>
      <w:r w:rsidR="00D57DE6">
        <w:rPr>
          <w:noProof/>
        </w:rPr>
        <w:t>6</w:t>
      </w:r>
      <w:r>
        <w:fldChar w:fldCharType="end"/>
      </w:r>
      <w:r w:rsidRPr="00504B4E">
        <w:t>).</w:t>
      </w:r>
    </w:p>
    <w:p w14:paraId="2D3FD4C0" w14:textId="3D7E890B" w:rsidR="00C3468D" w:rsidRDefault="00C3468D" w:rsidP="00C3468D">
      <w:pPr>
        <w:pStyle w:val="Paragraphedeliste"/>
        <w:numPr>
          <w:ilvl w:val="0"/>
          <w:numId w:val="10"/>
        </w:numPr>
      </w:pPr>
      <w:r>
        <w:t xml:space="preserve">Tree growth, mortality and recruitment were simulated using the models of Perin et al. </w:t>
      </w:r>
      <w:r>
        <w:fldChar w:fldCharType="begin"/>
      </w:r>
      <w:r w:rsidR="008F6569">
        <w:instrText xml:space="preserve"> ADDIN ZOTERO_ITEM CSL_CITATION {"citationID":"jwHGiLab","properties":{"formattedCitation":"(Perin et al., 2021)","plainCitation":"(Perin et al., 2021)","noteIndex":0},"citationItems":[{"id":7473,"uris":["http://zotero.org/users/1509360/items/GRTPVRM4"],"itemData":{"id":7473,"type":"article-journal","container-title":"Ecological Modelling","DOI":"10.1016/j.ecolmodel.2020.109382","ISSN":"0304-3800","journalAbbreviation":"Ecol. Model.","language":"en","publisher":"Elsevier","source":"orbi.uliege.be","title":"SIMREG, a tree-level distance-independent model to simulate forest dynamics and management from national forest inventory (NFI) data","URL":"https://orbi.uliege.be/handle/2268/253849","volume":"440","author":[{"family":"Perin","given":"Jérôme"},{"family":"Pitchugin","given":"Mikhail"},{"family":"Hebert","given":"Jacques"},{"family":"Brostaux","given":"Yves"},{"family":"Lejeune","given":"Philippe"},{"family":"Ligot","given":"Gauthier"}],"accessed":{"date-parts":[["2021",3,2]]},"issued":{"date-parts":[["2021",1,15]]}}}],"schema":"https://github.com/citation-style-language/schema/raw/master/csl-citation.json"} </w:instrText>
      </w:r>
      <w:r>
        <w:fldChar w:fldCharType="separate"/>
      </w:r>
      <w:r w:rsidRPr="007276DA">
        <w:rPr>
          <w:rFonts w:ascii="Aptos" w:hAnsi="Aptos"/>
        </w:rPr>
        <w:t>(Perin et al., 2021)</w:t>
      </w:r>
      <w:r>
        <w:fldChar w:fldCharType="end"/>
      </w:r>
      <w:r>
        <w:t xml:space="preserve"> that was calibrated for all species using the regional forest inventory in Southern Belgium. </w:t>
      </w:r>
    </w:p>
    <w:p w14:paraId="02F32C22" w14:textId="77777777" w:rsidR="00A8528D" w:rsidRPr="00A8528D" w:rsidRDefault="00A8528D" w:rsidP="00A8528D"/>
    <w:p w14:paraId="40C7EA06" w14:textId="07A4E2E1" w:rsidR="00C3468D" w:rsidRDefault="00C3468D" w:rsidP="00C3468D">
      <w:pPr>
        <w:pStyle w:val="Lgende"/>
        <w:keepNext/>
      </w:pPr>
      <w:bookmarkStart w:id="37" w:name="_Ref209519676"/>
      <w:bookmarkStart w:id="38" w:name="_Ref209519665"/>
      <w:r>
        <w:t xml:space="preserve">Table </w:t>
      </w:r>
      <w:fldSimple w:instr=" SEQ Table \* ARABIC ">
        <w:r w:rsidR="00D57DE6">
          <w:rPr>
            <w:noProof/>
          </w:rPr>
          <w:t>6</w:t>
        </w:r>
      </w:fldSimple>
      <w:bookmarkEnd w:id="37"/>
      <w:r>
        <w:t xml:space="preserve"> : Species-specific parameters used to simulate cut in uneven-aged stands using a multi-criteria thinning algorithm.</w:t>
      </w:r>
      <w:bookmarkEnd w:id="38"/>
    </w:p>
    <w:tbl>
      <w:tblPr>
        <w:tblStyle w:val="TableauGrille4"/>
        <w:tblW w:w="8980" w:type="dxa"/>
        <w:tblLook w:val="04A0" w:firstRow="1" w:lastRow="0" w:firstColumn="1" w:lastColumn="0" w:noHBand="0" w:noVBand="1"/>
      </w:tblPr>
      <w:tblGrid>
        <w:gridCol w:w="3235"/>
        <w:gridCol w:w="2880"/>
        <w:gridCol w:w="2865"/>
      </w:tblGrid>
      <w:tr w:rsidR="00C3468D" w:rsidRPr="001C289E" w14:paraId="0B8A2332" w14:textId="77777777" w:rsidTr="0079413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5" w:type="dxa"/>
            <w:noWrap/>
            <w:hideMark/>
          </w:tcPr>
          <w:p w14:paraId="5069C9F6" w14:textId="77777777" w:rsidR="00C3468D" w:rsidRPr="001C289E" w:rsidRDefault="00C3468D" w:rsidP="00794138">
            <w:pPr>
              <w:jc w:val="left"/>
              <w:rPr>
                <w:rFonts w:ascii="Aptos Narrow" w:eastAsia="Times New Roman" w:hAnsi="Aptos Narrow" w:cs="Times New Roman"/>
              </w:rPr>
            </w:pPr>
            <w:r w:rsidRPr="001C289E">
              <w:rPr>
                <w:rFonts w:ascii="Aptos Narrow" w:eastAsia="Times New Roman" w:hAnsi="Aptos Narrow" w:cs="Times New Roman"/>
              </w:rPr>
              <w:t>Species</w:t>
            </w:r>
          </w:p>
        </w:tc>
        <w:tc>
          <w:tcPr>
            <w:tcW w:w="2880" w:type="dxa"/>
            <w:noWrap/>
            <w:hideMark/>
          </w:tcPr>
          <w:p w14:paraId="0575BDC9" w14:textId="77777777" w:rsidR="00C3468D" w:rsidRPr="001C289E" w:rsidRDefault="00C3468D" w:rsidP="00794138">
            <w:pPr>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rPr>
            </w:pPr>
            <w:r w:rsidRPr="001C289E">
              <w:rPr>
                <w:rFonts w:ascii="Aptos Narrow" w:eastAsia="Times New Roman" w:hAnsi="Aptos Narrow" w:cs="Times New Roman"/>
              </w:rPr>
              <w:t>Harvesting diameter</w:t>
            </w:r>
          </w:p>
        </w:tc>
        <w:tc>
          <w:tcPr>
            <w:tcW w:w="2865" w:type="dxa"/>
            <w:noWrap/>
            <w:hideMark/>
          </w:tcPr>
          <w:p w14:paraId="10FE6C37" w14:textId="77777777" w:rsidR="00C3468D" w:rsidRPr="001C289E" w:rsidRDefault="00C3468D" w:rsidP="00794138">
            <w:pPr>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rPr>
            </w:pPr>
            <w:r w:rsidRPr="001C289E">
              <w:rPr>
                <w:rFonts w:ascii="Aptos Narrow" w:eastAsia="Times New Roman" w:hAnsi="Aptos Narrow" w:cs="Times New Roman"/>
              </w:rPr>
              <w:t>Weight</w:t>
            </w:r>
          </w:p>
        </w:tc>
      </w:tr>
      <w:tr w:rsidR="00C3468D" w:rsidRPr="001C289E" w14:paraId="797A3CA9" w14:textId="77777777" w:rsidTr="007941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5" w:type="dxa"/>
            <w:noWrap/>
            <w:hideMark/>
          </w:tcPr>
          <w:p w14:paraId="4D74E4E5" w14:textId="77777777" w:rsidR="00C3468D" w:rsidRPr="001C289E" w:rsidRDefault="00C3468D" w:rsidP="00794138">
            <w:pPr>
              <w:jc w:val="left"/>
              <w:rPr>
                <w:rFonts w:ascii="Aptos Narrow" w:eastAsia="Times New Roman" w:hAnsi="Aptos Narrow" w:cs="Times New Roman"/>
                <w:i/>
                <w:iCs/>
                <w:color w:val="000000"/>
              </w:rPr>
            </w:pPr>
            <w:r w:rsidRPr="001C289E">
              <w:rPr>
                <w:rFonts w:ascii="Aptos Narrow" w:eastAsia="Times New Roman" w:hAnsi="Aptos Narrow" w:cs="Times New Roman"/>
                <w:i/>
                <w:iCs/>
                <w:color w:val="000000"/>
              </w:rPr>
              <w:t>Pinus sylvestris</w:t>
            </w:r>
          </w:p>
        </w:tc>
        <w:tc>
          <w:tcPr>
            <w:tcW w:w="2880" w:type="dxa"/>
            <w:noWrap/>
            <w:hideMark/>
          </w:tcPr>
          <w:p w14:paraId="187DF3B8" w14:textId="77777777" w:rsidR="00C3468D" w:rsidRPr="001C289E" w:rsidRDefault="00C3468D" w:rsidP="0079413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rPr>
            </w:pPr>
            <w:r w:rsidRPr="001C289E">
              <w:rPr>
                <w:rFonts w:ascii="Aptos Narrow" w:eastAsia="Times New Roman" w:hAnsi="Aptos Narrow" w:cs="Times New Roman"/>
                <w:color w:val="000000"/>
              </w:rPr>
              <w:t>40</w:t>
            </w:r>
          </w:p>
        </w:tc>
        <w:tc>
          <w:tcPr>
            <w:tcW w:w="2865" w:type="dxa"/>
            <w:noWrap/>
            <w:hideMark/>
          </w:tcPr>
          <w:p w14:paraId="32FB9B1B" w14:textId="77777777" w:rsidR="00C3468D" w:rsidRPr="001C289E" w:rsidRDefault="00C3468D" w:rsidP="0079413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rPr>
            </w:pPr>
            <w:r w:rsidRPr="001C289E">
              <w:rPr>
                <w:rFonts w:ascii="Aptos Narrow" w:eastAsia="Times New Roman" w:hAnsi="Aptos Narrow" w:cs="Times New Roman"/>
                <w:color w:val="000000"/>
              </w:rPr>
              <w:t>0</w:t>
            </w:r>
          </w:p>
        </w:tc>
      </w:tr>
      <w:tr w:rsidR="00C3468D" w:rsidRPr="001C289E" w14:paraId="23888299" w14:textId="77777777" w:rsidTr="00794138">
        <w:trPr>
          <w:trHeight w:val="300"/>
        </w:trPr>
        <w:tc>
          <w:tcPr>
            <w:cnfStyle w:val="001000000000" w:firstRow="0" w:lastRow="0" w:firstColumn="1" w:lastColumn="0" w:oddVBand="0" w:evenVBand="0" w:oddHBand="0" w:evenHBand="0" w:firstRowFirstColumn="0" w:firstRowLastColumn="0" w:lastRowFirstColumn="0" w:lastRowLastColumn="0"/>
            <w:tcW w:w="3235" w:type="dxa"/>
            <w:noWrap/>
            <w:hideMark/>
          </w:tcPr>
          <w:p w14:paraId="61762823" w14:textId="77777777" w:rsidR="00C3468D" w:rsidRPr="001C289E" w:rsidRDefault="00C3468D" w:rsidP="00794138">
            <w:pPr>
              <w:jc w:val="left"/>
              <w:rPr>
                <w:rFonts w:ascii="Aptos Narrow" w:eastAsia="Times New Roman" w:hAnsi="Aptos Narrow" w:cs="Times New Roman"/>
                <w:color w:val="000000"/>
              </w:rPr>
            </w:pPr>
            <w:r w:rsidRPr="001C289E">
              <w:rPr>
                <w:rFonts w:ascii="Aptos Narrow" w:eastAsia="Times New Roman" w:hAnsi="Aptos Narrow" w:cs="Times New Roman"/>
                <w:i/>
                <w:iCs/>
                <w:color w:val="000000"/>
              </w:rPr>
              <w:t>Quercus</w:t>
            </w:r>
            <w:r w:rsidRPr="001C289E">
              <w:rPr>
                <w:rFonts w:ascii="Aptos Narrow" w:eastAsia="Times New Roman" w:hAnsi="Aptos Narrow" w:cs="Times New Roman"/>
                <w:color w:val="000000"/>
              </w:rPr>
              <w:t xml:space="preserve"> spp.</w:t>
            </w:r>
          </w:p>
        </w:tc>
        <w:tc>
          <w:tcPr>
            <w:tcW w:w="2880" w:type="dxa"/>
            <w:noWrap/>
            <w:hideMark/>
          </w:tcPr>
          <w:p w14:paraId="0CEEB397" w14:textId="77777777" w:rsidR="00C3468D" w:rsidRPr="001C289E" w:rsidRDefault="00C3468D" w:rsidP="00794138">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1C289E">
              <w:rPr>
                <w:rFonts w:ascii="Aptos Narrow" w:eastAsia="Times New Roman" w:hAnsi="Aptos Narrow" w:cs="Times New Roman"/>
                <w:color w:val="000000"/>
              </w:rPr>
              <w:t>65</w:t>
            </w:r>
          </w:p>
        </w:tc>
        <w:tc>
          <w:tcPr>
            <w:tcW w:w="2865" w:type="dxa"/>
            <w:noWrap/>
            <w:hideMark/>
          </w:tcPr>
          <w:p w14:paraId="3C6C5869" w14:textId="77777777" w:rsidR="00C3468D" w:rsidRPr="001C289E" w:rsidRDefault="00C3468D" w:rsidP="00794138">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1C289E">
              <w:rPr>
                <w:rFonts w:ascii="Aptos Narrow" w:eastAsia="Times New Roman" w:hAnsi="Aptos Narrow" w:cs="Times New Roman"/>
                <w:color w:val="000000"/>
              </w:rPr>
              <w:t>0</w:t>
            </w:r>
          </w:p>
        </w:tc>
      </w:tr>
      <w:tr w:rsidR="00C3468D" w:rsidRPr="001C289E" w14:paraId="01F0BD59" w14:textId="77777777" w:rsidTr="007941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5" w:type="dxa"/>
            <w:noWrap/>
            <w:hideMark/>
          </w:tcPr>
          <w:p w14:paraId="4706E1E0" w14:textId="77777777" w:rsidR="00C3468D" w:rsidRPr="001C289E" w:rsidRDefault="00C3468D" w:rsidP="00794138">
            <w:pPr>
              <w:jc w:val="left"/>
              <w:rPr>
                <w:rFonts w:ascii="Aptos Narrow" w:eastAsia="Times New Roman" w:hAnsi="Aptos Narrow" w:cs="Times New Roman"/>
                <w:i/>
                <w:iCs/>
                <w:color w:val="000000"/>
              </w:rPr>
            </w:pPr>
            <w:r w:rsidRPr="001C289E">
              <w:rPr>
                <w:rFonts w:ascii="Aptos Narrow" w:eastAsia="Times New Roman" w:hAnsi="Aptos Narrow" w:cs="Times New Roman"/>
                <w:i/>
                <w:iCs/>
                <w:color w:val="000000"/>
              </w:rPr>
              <w:t>Prunus avium</w:t>
            </w:r>
          </w:p>
        </w:tc>
        <w:tc>
          <w:tcPr>
            <w:tcW w:w="2880" w:type="dxa"/>
            <w:noWrap/>
            <w:hideMark/>
          </w:tcPr>
          <w:p w14:paraId="6E14345A" w14:textId="77777777" w:rsidR="00C3468D" w:rsidRPr="001C289E" w:rsidRDefault="00C3468D" w:rsidP="0079413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rPr>
            </w:pPr>
            <w:r w:rsidRPr="001C289E">
              <w:rPr>
                <w:rFonts w:ascii="Aptos Narrow" w:eastAsia="Times New Roman" w:hAnsi="Aptos Narrow" w:cs="Times New Roman"/>
                <w:color w:val="000000"/>
              </w:rPr>
              <w:t>40</w:t>
            </w:r>
          </w:p>
        </w:tc>
        <w:tc>
          <w:tcPr>
            <w:tcW w:w="2865" w:type="dxa"/>
            <w:noWrap/>
            <w:hideMark/>
          </w:tcPr>
          <w:p w14:paraId="182942B4" w14:textId="77777777" w:rsidR="00C3468D" w:rsidRPr="001C289E" w:rsidRDefault="00C3468D" w:rsidP="0079413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rPr>
            </w:pPr>
            <w:r w:rsidRPr="001C289E">
              <w:rPr>
                <w:rFonts w:ascii="Aptos Narrow" w:eastAsia="Times New Roman" w:hAnsi="Aptos Narrow" w:cs="Times New Roman"/>
                <w:color w:val="000000"/>
              </w:rPr>
              <w:t>0</w:t>
            </w:r>
          </w:p>
        </w:tc>
      </w:tr>
      <w:tr w:rsidR="00C3468D" w:rsidRPr="001C289E" w14:paraId="6B9E5AF5" w14:textId="77777777" w:rsidTr="00794138">
        <w:trPr>
          <w:trHeight w:val="300"/>
        </w:trPr>
        <w:tc>
          <w:tcPr>
            <w:cnfStyle w:val="001000000000" w:firstRow="0" w:lastRow="0" w:firstColumn="1" w:lastColumn="0" w:oddVBand="0" w:evenVBand="0" w:oddHBand="0" w:evenHBand="0" w:firstRowFirstColumn="0" w:firstRowLastColumn="0" w:lastRowFirstColumn="0" w:lastRowLastColumn="0"/>
            <w:tcW w:w="3235" w:type="dxa"/>
            <w:noWrap/>
            <w:hideMark/>
          </w:tcPr>
          <w:p w14:paraId="0B9CBD87" w14:textId="77777777" w:rsidR="00C3468D" w:rsidRPr="001C289E" w:rsidRDefault="00C3468D" w:rsidP="00794138">
            <w:pPr>
              <w:jc w:val="left"/>
              <w:rPr>
                <w:rFonts w:ascii="Aptos Narrow" w:eastAsia="Times New Roman" w:hAnsi="Aptos Narrow" w:cs="Times New Roman"/>
                <w:color w:val="000000"/>
              </w:rPr>
            </w:pPr>
            <w:r w:rsidRPr="001C289E">
              <w:rPr>
                <w:rFonts w:ascii="Aptos Narrow" w:eastAsia="Times New Roman" w:hAnsi="Aptos Narrow" w:cs="Times New Roman"/>
                <w:i/>
                <w:iCs/>
                <w:color w:val="000000"/>
              </w:rPr>
              <w:t>Alnus</w:t>
            </w:r>
            <w:r w:rsidRPr="001C289E">
              <w:rPr>
                <w:rFonts w:ascii="Aptos Narrow" w:eastAsia="Times New Roman" w:hAnsi="Aptos Narrow" w:cs="Times New Roman"/>
                <w:color w:val="000000"/>
              </w:rPr>
              <w:t xml:space="preserve"> spp.</w:t>
            </w:r>
          </w:p>
        </w:tc>
        <w:tc>
          <w:tcPr>
            <w:tcW w:w="2880" w:type="dxa"/>
            <w:noWrap/>
            <w:hideMark/>
          </w:tcPr>
          <w:p w14:paraId="171F8E62" w14:textId="77777777" w:rsidR="00C3468D" w:rsidRPr="001C289E" w:rsidRDefault="00C3468D" w:rsidP="00794138">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1C289E">
              <w:rPr>
                <w:rFonts w:ascii="Aptos Narrow" w:eastAsia="Times New Roman" w:hAnsi="Aptos Narrow" w:cs="Times New Roman"/>
                <w:color w:val="000000"/>
              </w:rPr>
              <w:t>30</w:t>
            </w:r>
          </w:p>
        </w:tc>
        <w:tc>
          <w:tcPr>
            <w:tcW w:w="2865" w:type="dxa"/>
            <w:noWrap/>
            <w:hideMark/>
          </w:tcPr>
          <w:p w14:paraId="30A601C3" w14:textId="77777777" w:rsidR="00C3468D" w:rsidRPr="001C289E" w:rsidRDefault="00C3468D" w:rsidP="00794138">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1C289E">
              <w:rPr>
                <w:rFonts w:ascii="Aptos Narrow" w:eastAsia="Times New Roman" w:hAnsi="Aptos Narrow" w:cs="Times New Roman"/>
                <w:color w:val="000000"/>
              </w:rPr>
              <w:t>0</w:t>
            </w:r>
          </w:p>
        </w:tc>
      </w:tr>
      <w:tr w:rsidR="00C3468D" w:rsidRPr="001C289E" w14:paraId="66C7152B" w14:textId="77777777" w:rsidTr="007941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5" w:type="dxa"/>
            <w:noWrap/>
            <w:hideMark/>
          </w:tcPr>
          <w:p w14:paraId="35146BA4" w14:textId="77777777" w:rsidR="00C3468D" w:rsidRPr="001C289E" w:rsidRDefault="00C3468D" w:rsidP="00794138">
            <w:pPr>
              <w:jc w:val="left"/>
              <w:rPr>
                <w:rFonts w:ascii="Aptos Narrow" w:eastAsia="Times New Roman" w:hAnsi="Aptos Narrow" w:cs="Times New Roman"/>
                <w:i/>
                <w:iCs/>
                <w:color w:val="000000"/>
              </w:rPr>
            </w:pPr>
            <w:r w:rsidRPr="001C289E">
              <w:rPr>
                <w:rFonts w:ascii="Aptos Narrow" w:eastAsia="Times New Roman" w:hAnsi="Aptos Narrow" w:cs="Times New Roman"/>
                <w:i/>
                <w:iCs/>
                <w:color w:val="000000"/>
              </w:rPr>
              <w:t xml:space="preserve">Pseudotsuga </w:t>
            </w:r>
            <w:proofErr w:type="spellStart"/>
            <w:r w:rsidRPr="001C289E">
              <w:rPr>
                <w:rFonts w:ascii="Aptos Narrow" w:eastAsia="Times New Roman" w:hAnsi="Aptos Narrow" w:cs="Times New Roman"/>
                <w:i/>
                <w:iCs/>
                <w:color w:val="000000"/>
              </w:rPr>
              <w:t>menziesii</w:t>
            </w:r>
            <w:proofErr w:type="spellEnd"/>
          </w:p>
        </w:tc>
        <w:tc>
          <w:tcPr>
            <w:tcW w:w="2880" w:type="dxa"/>
            <w:noWrap/>
            <w:hideMark/>
          </w:tcPr>
          <w:p w14:paraId="6B7253C2" w14:textId="77777777" w:rsidR="00C3468D" w:rsidRPr="001C289E" w:rsidRDefault="00C3468D" w:rsidP="0079413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rPr>
            </w:pPr>
            <w:r w:rsidRPr="001C289E">
              <w:rPr>
                <w:rFonts w:ascii="Aptos Narrow" w:eastAsia="Times New Roman" w:hAnsi="Aptos Narrow" w:cs="Times New Roman"/>
                <w:color w:val="000000"/>
              </w:rPr>
              <w:t>50</w:t>
            </w:r>
          </w:p>
        </w:tc>
        <w:tc>
          <w:tcPr>
            <w:tcW w:w="2865" w:type="dxa"/>
            <w:noWrap/>
            <w:hideMark/>
          </w:tcPr>
          <w:p w14:paraId="1C0429DF" w14:textId="77777777" w:rsidR="00C3468D" w:rsidRPr="001C289E" w:rsidRDefault="00C3468D" w:rsidP="0079413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rPr>
            </w:pPr>
            <w:r w:rsidRPr="001C289E">
              <w:rPr>
                <w:rFonts w:ascii="Aptos Narrow" w:eastAsia="Times New Roman" w:hAnsi="Aptos Narrow" w:cs="Times New Roman"/>
                <w:color w:val="000000"/>
              </w:rPr>
              <w:t>30</w:t>
            </w:r>
          </w:p>
        </w:tc>
      </w:tr>
      <w:tr w:rsidR="00C3468D" w:rsidRPr="001C289E" w14:paraId="1D9EDDB4" w14:textId="77777777" w:rsidTr="00794138">
        <w:trPr>
          <w:trHeight w:val="300"/>
        </w:trPr>
        <w:tc>
          <w:tcPr>
            <w:cnfStyle w:val="001000000000" w:firstRow="0" w:lastRow="0" w:firstColumn="1" w:lastColumn="0" w:oddVBand="0" w:evenVBand="0" w:oddHBand="0" w:evenHBand="0" w:firstRowFirstColumn="0" w:firstRowLastColumn="0" w:lastRowFirstColumn="0" w:lastRowLastColumn="0"/>
            <w:tcW w:w="3235" w:type="dxa"/>
            <w:noWrap/>
            <w:hideMark/>
          </w:tcPr>
          <w:p w14:paraId="7E84058F" w14:textId="77777777" w:rsidR="00C3468D" w:rsidRPr="001C289E" w:rsidRDefault="00C3468D" w:rsidP="00794138">
            <w:pPr>
              <w:jc w:val="left"/>
              <w:rPr>
                <w:rFonts w:ascii="Aptos Narrow" w:eastAsia="Times New Roman" w:hAnsi="Aptos Narrow" w:cs="Times New Roman"/>
                <w:i/>
                <w:iCs/>
                <w:color w:val="000000"/>
              </w:rPr>
            </w:pPr>
            <w:r w:rsidRPr="001C289E">
              <w:rPr>
                <w:rFonts w:ascii="Aptos Narrow" w:eastAsia="Times New Roman" w:hAnsi="Aptos Narrow" w:cs="Times New Roman"/>
                <w:i/>
                <w:iCs/>
                <w:color w:val="000000"/>
              </w:rPr>
              <w:t>Picea abies</w:t>
            </w:r>
          </w:p>
        </w:tc>
        <w:tc>
          <w:tcPr>
            <w:tcW w:w="2880" w:type="dxa"/>
            <w:noWrap/>
            <w:hideMark/>
          </w:tcPr>
          <w:p w14:paraId="29D63137" w14:textId="77777777" w:rsidR="00C3468D" w:rsidRPr="001C289E" w:rsidRDefault="00C3468D" w:rsidP="00794138">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1C289E">
              <w:rPr>
                <w:rFonts w:ascii="Aptos Narrow" w:eastAsia="Times New Roman" w:hAnsi="Aptos Narrow" w:cs="Times New Roman"/>
                <w:color w:val="000000"/>
              </w:rPr>
              <w:t>30</w:t>
            </w:r>
          </w:p>
        </w:tc>
        <w:tc>
          <w:tcPr>
            <w:tcW w:w="2865" w:type="dxa"/>
            <w:noWrap/>
            <w:hideMark/>
          </w:tcPr>
          <w:p w14:paraId="192AE4F9" w14:textId="77777777" w:rsidR="00C3468D" w:rsidRPr="001C289E" w:rsidRDefault="00C3468D" w:rsidP="00794138">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1C289E">
              <w:rPr>
                <w:rFonts w:ascii="Aptos Narrow" w:eastAsia="Times New Roman" w:hAnsi="Aptos Narrow" w:cs="Times New Roman"/>
                <w:color w:val="000000"/>
              </w:rPr>
              <w:t>50</w:t>
            </w:r>
          </w:p>
        </w:tc>
      </w:tr>
      <w:tr w:rsidR="00C3468D" w:rsidRPr="001C289E" w14:paraId="13AA48FA" w14:textId="77777777" w:rsidTr="007941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5" w:type="dxa"/>
            <w:noWrap/>
            <w:hideMark/>
          </w:tcPr>
          <w:p w14:paraId="72AC1389" w14:textId="77777777" w:rsidR="00C3468D" w:rsidRPr="001C289E" w:rsidRDefault="00C3468D" w:rsidP="00794138">
            <w:pPr>
              <w:jc w:val="left"/>
              <w:rPr>
                <w:rFonts w:ascii="Aptos Narrow" w:eastAsia="Times New Roman" w:hAnsi="Aptos Narrow" w:cs="Times New Roman"/>
                <w:i/>
                <w:iCs/>
                <w:color w:val="000000"/>
              </w:rPr>
            </w:pPr>
            <w:r w:rsidRPr="001C289E">
              <w:rPr>
                <w:rFonts w:ascii="Aptos Narrow" w:eastAsia="Times New Roman" w:hAnsi="Aptos Narrow" w:cs="Times New Roman"/>
                <w:i/>
                <w:iCs/>
                <w:color w:val="000000"/>
              </w:rPr>
              <w:t>Fraxinus excelsior</w:t>
            </w:r>
          </w:p>
        </w:tc>
        <w:tc>
          <w:tcPr>
            <w:tcW w:w="2880" w:type="dxa"/>
            <w:noWrap/>
            <w:hideMark/>
          </w:tcPr>
          <w:p w14:paraId="4E76641B" w14:textId="77777777" w:rsidR="00C3468D" w:rsidRPr="001C289E" w:rsidRDefault="00C3468D" w:rsidP="0079413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rPr>
            </w:pPr>
            <w:r w:rsidRPr="001C289E">
              <w:rPr>
                <w:rFonts w:ascii="Aptos Narrow" w:eastAsia="Times New Roman" w:hAnsi="Aptos Narrow" w:cs="Times New Roman"/>
                <w:color w:val="000000"/>
              </w:rPr>
              <w:t>40</w:t>
            </w:r>
          </w:p>
        </w:tc>
        <w:tc>
          <w:tcPr>
            <w:tcW w:w="2865" w:type="dxa"/>
            <w:noWrap/>
            <w:hideMark/>
          </w:tcPr>
          <w:p w14:paraId="2EEB4B08" w14:textId="77777777" w:rsidR="00C3468D" w:rsidRPr="001C289E" w:rsidRDefault="00C3468D" w:rsidP="0079413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rPr>
            </w:pPr>
            <w:r w:rsidRPr="001C289E">
              <w:rPr>
                <w:rFonts w:ascii="Aptos Narrow" w:eastAsia="Times New Roman" w:hAnsi="Aptos Narrow" w:cs="Times New Roman"/>
                <w:color w:val="000000"/>
              </w:rPr>
              <w:t>50</w:t>
            </w:r>
          </w:p>
        </w:tc>
      </w:tr>
      <w:tr w:rsidR="00C3468D" w:rsidRPr="001C289E" w14:paraId="7CF6DDFA" w14:textId="77777777" w:rsidTr="00794138">
        <w:trPr>
          <w:trHeight w:val="300"/>
        </w:trPr>
        <w:tc>
          <w:tcPr>
            <w:cnfStyle w:val="001000000000" w:firstRow="0" w:lastRow="0" w:firstColumn="1" w:lastColumn="0" w:oddVBand="0" w:evenVBand="0" w:oddHBand="0" w:evenHBand="0" w:firstRowFirstColumn="0" w:firstRowLastColumn="0" w:lastRowFirstColumn="0" w:lastRowLastColumn="0"/>
            <w:tcW w:w="3235" w:type="dxa"/>
            <w:noWrap/>
            <w:hideMark/>
          </w:tcPr>
          <w:p w14:paraId="06BE54D9" w14:textId="77777777" w:rsidR="00C3468D" w:rsidRPr="001C289E" w:rsidRDefault="00C3468D" w:rsidP="00794138">
            <w:pPr>
              <w:jc w:val="left"/>
              <w:rPr>
                <w:rFonts w:ascii="Aptos Narrow" w:eastAsia="Times New Roman" w:hAnsi="Aptos Narrow" w:cs="Times New Roman"/>
                <w:color w:val="000000"/>
              </w:rPr>
            </w:pPr>
            <w:r w:rsidRPr="001C289E">
              <w:rPr>
                <w:rFonts w:ascii="Aptos Narrow" w:eastAsia="Times New Roman" w:hAnsi="Aptos Narrow" w:cs="Times New Roman"/>
                <w:i/>
                <w:iCs/>
                <w:color w:val="000000"/>
              </w:rPr>
              <w:t>Betula</w:t>
            </w:r>
            <w:r w:rsidRPr="001C289E">
              <w:rPr>
                <w:rFonts w:ascii="Aptos Narrow" w:eastAsia="Times New Roman" w:hAnsi="Aptos Narrow" w:cs="Times New Roman"/>
                <w:color w:val="000000"/>
              </w:rPr>
              <w:t xml:space="preserve"> spp.</w:t>
            </w:r>
          </w:p>
        </w:tc>
        <w:tc>
          <w:tcPr>
            <w:tcW w:w="2880" w:type="dxa"/>
            <w:noWrap/>
            <w:hideMark/>
          </w:tcPr>
          <w:p w14:paraId="4EC9BAE2" w14:textId="77777777" w:rsidR="00C3468D" w:rsidRPr="001C289E" w:rsidRDefault="00C3468D" w:rsidP="00794138">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1C289E">
              <w:rPr>
                <w:rFonts w:ascii="Aptos Narrow" w:eastAsia="Times New Roman" w:hAnsi="Aptos Narrow" w:cs="Times New Roman"/>
                <w:color w:val="000000"/>
              </w:rPr>
              <w:t>30</w:t>
            </w:r>
          </w:p>
        </w:tc>
        <w:tc>
          <w:tcPr>
            <w:tcW w:w="2865" w:type="dxa"/>
            <w:noWrap/>
            <w:hideMark/>
          </w:tcPr>
          <w:p w14:paraId="2C1356D4" w14:textId="77777777" w:rsidR="00C3468D" w:rsidRPr="001C289E" w:rsidRDefault="00C3468D" w:rsidP="00794138">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1C289E">
              <w:rPr>
                <w:rFonts w:ascii="Aptos Narrow" w:eastAsia="Times New Roman" w:hAnsi="Aptos Narrow" w:cs="Times New Roman"/>
                <w:color w:val="000000"/>
              </w:rPr>
              <w:t>10</w:t>
            </w:r>
          </w:p>
        </w:tc>
      </w:tr>
      <w:tr w:rsidR="00C3468D" w:rsidRPr="001C289E" w14:paraId="5B4DC2EA" w14:textId="77777777" w:rsidTr="007941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5" w:type="dxa"/>
            <w:noWrap/>
            <w:hideMark/>
          </w:tcPr>
          <w:p w14:paraId="25AEAD4B" w14:textId="77777777" w:rsidR="00C3468D" w:rsidRPr="001C289E" w:rsidRDefault="00C3468D" w:rsidP="00794138">
            <w:pPr>
              <w:jc w:val="left"/>
              <w:rPr>
                <w:rFonts w:ascii="Aptos Narrow" w:eastAsia="Times New Roman" w:hAnsi="Aptos Narrow" w:cs="Times New Roman"/>
                <w:color w:val="000000"/>
              </w:rPr>
            </w:pPr>
            <w:r w:rsidRPr="001C289E">
              <w:rPr>
                <w:rFonts w:ascii="Aptos Narrow" w:eastAsia="Times New Roman" w:hAnsi="Aptos Narrow" w:cs="Times New Roman"/>
                <w:i/>
                <w:iCs/>
                <w:color w:val="000000"/>
              </w:rPr>
              <w:t>Larix</w:t>
            </w:r>
            <w:r w:rsidRPr="001C289E">
              <w:rPr>
                <w:rFonts w:ascii="Aptos Narrow" w:eastAsia="Times New Roman" w:hAnsi="Aptos Narrow" w:cs="Times New Roman"/>
                <w:color w:val="000000"/>
              </w:rPr>
              <w:t xml:space="preserve"> spp.</w:t>
            </w:r>
          </w:p>
        </w:tc>
        <w:tc>
          <w:tcPr>
            <w:tcW w:w="2880" w:type="dxa"/>
            <w:noWrap/>
            <w:hideMark/>
          </w:tcPr>
          <w:p w14:paraId="393AD842" w14:textId="77777777" w:rsidR="00C3468D" w:rsidRPr="001C289E" w:rsidRDefault="00C3468D" w:rsidP="0079413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rPr>
            </w:pPr>
            <w:r w:rsidRPr="001C289E">
              <w:rPr>
                <w:rFonts w:ascii="Aptos Narrow" w:eastAsia="Times New Roman" w:hAnsi="Aptos Narrow" w:cs="Times New Roman"/>
                <w:color w:val="000000"/>
              </w:rPr>
              <w:t>50</w:t>
            </w:r>
          </w:p>
        </w:tc>
        <w:tc>
          <w:tcPr>
            <w:tcW w:w="2865" w:type="dxa"/>
            <w:noWrap/>
            <w:hideMark/>
          </w:tcPr>
          <w:p w14:paraId="218736CB" w14:textId="77777777" w:rsidR="00C3468D" w:rsidRPr="001C289E" w:rsidRDefault="00C3468D" w:rsidP="0079413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rPr>
            </w:pPr>
            <w:r w:rsidRPr="001C289E">
              <w:rPr>
                <w:rFonts w:ascii="Aptos Narrow" w:eastAsia="Times New Roman" w:hAnsi="Aptos Narrow" w:cs="Times New Roman"/>
                <w:color w:val="000000"/>
              </w:rPr>
              <w:t>0</w:t>
            </w:r>
          </w:p>
        </w:tc>
      </w:tr>
      <w:tr w:rsidR="00C3468D" w:rsidRPr="001C289E" w14:paraId="054DA948" w14:textId="77777777" w:rsidTr="00794138">
        <w:trPr>
          <w:trHeight w:val="300"/>
        </w:trPr>
        <w:tc>
          <w:tcPr>
            <w:cnfStyle w:val="001000000000" w:firstRow="0" w:lastRow="0" w:firstColumn="1" w:lastColumn="0" w:oddVBand="0" w:evenVBand="0" w:oddHBand="0" w:evenHBand="0" w:firstRowFirstColumn="0" w:firstRowLastColumn="0" w:lastRowFirstColumn="0" w:lastRowLastColumn="0"/>
            <w:tcW w:w="3235" w:type="dxa"/>
            <w:noWrap/>
            <w:hideMark/>
          </w:tcPr>
          <w:p w14:paraId="513B7B8D" w14:textId="77777777" w:rsidR="00C3468D" w:rsidRPr="001C289E" w:rsidRDefault="00C3468D" w:rsidP="00794138">
            <w:pPr>
              <w:jc w:val="left"/>
              <w:rPr>
                <w:rFonts w:ascii="Aptos Narrow" w:eastAsia="Times New Roman" w:hAnsi="Aptos Narrow" w:cs="Times New Roman"/>
                <w:i/>
                <w:iCs/>
                <w:color w:val="000000"/>
              </w:rPr>
            </w:pPr>
            <w:r w:rsidRPr="001C289E">
              <w:rPr>
                <w:rFonts w:ascii="Aptos Narrow" w:eastAsia="Times New Roman" w:hAnsi="Aptos Narrow" w:cs="Times New Roman"/>
                <w:i/>
                <w:iCs/>
                <w:color w:val="000000"/>
              </w:rPr>
              <w:t>Acer pseudoplatanus</w:t>
            </w:r>
          </w:p>
        </w:tc>
        <w:tc>
          <w:tcPr>
            <w:tcW w:w="2880" w:type="dxa"/>
            <w:noWrap/>
            <w:hideMark/>
          </w:tcPr>
          <w:p w14:paraId="71FFA351" w14:textId="77777777" w:rsidR="00C3468D" w:rsidRPr="001C289E" w:rsidRDefault="00C3468D" w:rsidP="00794138">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1C289E">
              <w:rPr>
                <w:rFonts w:ascii="Aptos Narrow" w:eastAsia="Times New Roman" w:hAnsi="Aptos Narrow" w:cs="Times New Roman"/>
                <w:color w:val="000000"/>
              </w:rPr>
              <w:t>40</w:t>
            </w:r>
          </w:p>
        </w:tc>
        <w:tc>
          <w:tcPr>
            <w:tcW w:w="2865" w:type="dxa"/>
            <w:noWrap/>
            <w:hideMark/>
          </w:tcPr>
          <w:p w14:paraId="7729451F" w14:textId="77777777" w:rsidR="00C3468D" w:rsidRPr="001C289E" w:rsidRDefault="00C3468D" w:rsidP="00794138">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1C289E">
              <w:rPr>
                <w:rFonts w:ascii="Aptos Narrow" w:eastAsia="Times New Roman" w:hAnsi="Aptos Narrow" w:cs="Times New Roman"/>
                <w:color w:val="000000"/>
              </w:rPr>
              <w:t>0</w:t>
            </w:r>
          </w:p>
        </w:tc>
      </w:tr>
      <w:tr w:rsidR="00C3468D" w:rsidRPr="001C289E" w14:paraId="6048661C" w14:textId="77777777" w:rsidTr="007941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5" w:type="dxa"/>
            <w:noWrap/>
            <w:hideMark/>
          </w:tcPr>
          <w:p w14:paraId="0F63DBBE" w14:textId="77777777" w:rsidR="00C3468D" w:rsidRPr="001C289E" w:rsidRDefault="00C3468D" w:rsidP="00794138">
            <w:pPr>
              <w:jc w:val="left"/>
              <w:rPr>
                <w:rFonts w:ascii="Aptos Narrow" w:eastAsia="Times New Roman" w:hAnsi="Aptos Narrow" w:cs="Times New Roman"/>
                <w:i/>
                <w:iCs/>
                <w:color w:val="000000"/>
              </w:rPr>
            </w:pPr>
            <w:r w:rsidRPr="001C289E">
              <w:rPr>
                <w:rFonts w:ascii="Aptos Narrow" w:eastAsia="Times New Roman" w:hAnsi="Aptos Narrow" w:cs="Times New Roman"/>
                <w:i/>
                <w:iCs/>
                <w:color w:val="000000"/>
              </w:rPr>
              <w:t>Castanea sativa</w:t>
            </w:r>
          </w:p>
        </w:tc>
        <w:tc>
          <w:tcPr>
            <w:tcW w:w="2880" w:type="dxa"/>
            <w:noWrap/>
            <w:hideMark/>
          </w:tcPr>
          <w:p w14:paraId="04F1BE6D" w14:textId="77777777" w:rsidR="00C3468D" w:rsidRPr="001C289E" w:rsidRDefault="00C3468D" w:rsidP="0079413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rPr>
            </w:pPr>
            <w:r w:rsidRPr="001C289E">
              <w:rPr>
                <w:rFonts w:ascii="Aptos Narrow" w:eastAsia="Times New Roman" w:hAnsi="Aptos Narrow" w:cs="Times New Roman"/>
                <w:color w:val="000000"/>
              </w:rPr>
              <w:t>40</w:t>
            </w:r>
          </w:p>
        </w:tc>
        <w:tc>
          <w:tcPr>
            <w:tcW w:w="2865" w:type="dxa"/>
            <w:noWrap/>
            <w:hideMark/>
          </w:tcPr>
          <w:p w14:paraId="49230A21" w14:textId="77777777" w:rsidR="00C3468D" w:rsidRPr="001C289E" w:rsidRDefault="00C3468D" w:rsidP="0079413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rPr>
            </w:pPr>
            <w:r w:rsidRPr="001C289E">
              <w:rPr>
                <w:rFonts w:ascii="Aptos Narrow" w:eastAsia="Times New Roman" w:hAnsi="Aptos Narrow" w:cs="Times New Roman"/>
                <w:color w:val="000000"/>
              </w:rPr>
              <w:t>10</w:t>
            </w:r>
          </w:p>
        </w:tc>
      </w:tr>
      <w:tr w:rsidR="00C3468D" w:rsidRPr="001C289E" w14:paraId="396F9DC5" w14:textId="77777777" w:rsidTr="00794138">
        <w:trPr>
          <w:trHeight w:val="300"/>
        </w:trPr>
        <w:tc>
          <w:tcPr>
            <w:cnfStyle w:val="001000000000" w:firstRow="0" w:lastRow="0" w:firstColumn="1" w:lastColumn="0" w:oddVBand="0" w:evenVBand="0" w:oddHBand="0" w:evenHBand="0" w:firstRowFirstColumn="0" w:firstRowLastColumn="0" w:lastRowFirstColumn="0" w:lastRowLastColumn="0"/>
            <w:tcW w:w="3235" w:type="dxa"/>
            <w:noWrap/>
            <w:hideMark/>
          </w:tcPr>
          <w:p w14:paraId="54821D02" w14:textId="77777777" w:rsidR="00C3468D" w:rsidRPr="001C289E" w:rsidRDefault="00C3468D" w:rsidP="00794138">
            <w:pPr>
              <w:jc w:val="left"/>
              <w:rPr>
                <w:rFonts w:ascii="Aptos Narrow" w:eastAsia="Times New Roman" w:hAnsi="Aptos Narrow" w:cs="Times New Roman"/>
                <w:color w:val="000000"/>
              </w:rPr>
            </w:pPr>
            <w:r w:rsidRPr="001C289E">
              <w:rPr>
                <w:rFonts w:ascii="Aptos Narrow" w:eastAsia="Times New Roman" w:hAnsi="Aptos Narrow" w:cs="Times New Roman"/>
                <w:color w:val="000000"/>
              </w:rPr>
              <w:t>Other coniferous species</w:t>
            </w:r>
          </w:p>
        </w:tc>
        <w:tc>
          <w:tcPr>
            <w:tcW w:w="2880" w:type="dxa"/>
            <w:noWrap/>
            <w:hideMark/>
          </w:tcPr>
          <w:p w14:paraId="1E9FB197" w14:textId="77777777" w:rsidR="00C3468D" w:rsidRPr="001C289E" w:rsidRDefault="00C3468D" w:rsidP="00794138">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1C289E">
              <w:rPr>
                <w:rFonts w:ascii="Aptos Narrow" w:eastAsia="Times New Roman" w:hAnsi="Aptos Narrow" w:cs="Times New Roman"/>
                <w:color w:val="000000"/>
              </w:rPr>
              <w:t>30</w:t>
            </w:r>
          </w:p>
        </w:tc>
        <w:tc>
          <w:tcPr>
            <w:tcW w:w="2865" w:type="dxa"/>
            <w:noWrap/>
            <w:hideMark/>
          </w:tcPr>
          <w:p w14:paraId="6F6CBBDA" w14:textId="77777777" w:rsidR="00C3468D" w:rsidRPr="001C289E" w:rsidRDefault="00C3468D" w:rsidP="00794138">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1C289E">
              <w:rPr>
                <w:rFonts w:ascii="Aptos Narrow" w:eastAsia="Times New Roman" w:hAnsi="Aptos Narrow" w:cs="Times New Roman"/>
                <w:color w:val="000000"/>
              </w:rPr>
              <w:t>50</w:t>
            </w:r>
          </w:p>
        </w:tc>
      </w:tr>
      <w:tr w:rsidR="00C3468D" w:rsidRPr="001C289E" w14:paraId="25964194" w14:textId="77777777" w:rsidTr="007941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5" w:type="dxa"/>
            <w:noWrap/>
            <w:hideMark/>
          </w:tcPr>
          <w:p w14:paraId="0A0466E9" w14:textId="77777777" w:rsidR="00C3468D" w:rsidRPr="001C289E" w:rsidRDefault="00C3468D" w:rsidP="00794138">
            <w:pPr>
              <w:jc w:val="left"/>
              <w:rPr>
                <w:rFonts w:ascii="Aptos Narrow" w:eastAsia="Times New Roman" w:hAnsi="Aptos Narrow" w:cs="Times New Roman"/>
                <w:color w:val="000000"/>
              </w:rPr>
            </w:pPr>
            <w:r w:rsidRPr="001C289E">
              <w:rPr>
                <w:rFonts w:ascii="Aptos Narrow" w:eastAsia="Times New Roman" w:hAnsi="Aptos Narrow" w:cs="Times New Roman"/>
                <w:i/>
                <w:iCs/>
                <w:color w:val="000000"/>
              </w:rPr>
              <w:t>Populus</w:t>
            </w:r>
            <w:r w:rsidRPr="001C289E">
              <w:rPr>
                <w:rFonts w:ascii="Aptos Narrow" w:eastAsia="Times New Roman" w:hAnsi="Aptos Narrow" w:cs="Times New Roman"/>
                <w:color w:val="000000"/>
              </w:rPr>
              <w:t xml:space="preserve"> spp.</w:t>
            </w:r>
          </w:p>
        </w:tc>
        <w:tc>
          <w:tcPr>
            <w:tcW w:w="2880" w:type="dxa"/>
            <w:noWrap/>
            <w:hideMark/>
          </w:tcPr>
          <w:p w14:paraId="65ECB20A" w14:textId="77777777" w:rsidR="00C3468D" w:rsidRPr="001C289E" w:rsidRDefault="00C3468D" w:rsidP="0079413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rPr>
            </w:pPr>
            <w:r w:rsidRPr="001C289E">
              <w:rPr>
                <w:rFonts w:ascii="Aptos Narrow" w:eastAsia="Times New Roman" w:hAnsi="Aptos Narrow" w:cs="Times New Roman"/>
                <w:color w:val="000000"/>
              </w:rPr>
              <w:t>40</w:t>
            </w:r>
          </w:p>
        </w:tc>
        <w:tc>
          <w:tcPr>
            <w:tcW w:w="2865" w:type="dxa"/>
            <w:noWrap/>
            <w:hideMark/>
          </w:tcPr>
          <w:p w14:paraId="447708B8" w14:textId="77777777" w:rsidR="00C3468D" w:rsidRPr="001C289E" w:rsidRDefault="00C3468D" w:rsidP="0079413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rPr>
            </w:pPr>
            <w:r w:rsidRPr="001C289E">
              <w:rPr>
                <w:rFonts w:ascii="Aptos Narrow" w:eastAsia="Times New Roman" w:hAnsi="Aptos Narrow" w:cs="Times New Roman"/>
                <w:color w:val="000000"/>
              </w:rPr>
              <w:t>0</w:t>
            </w:r>
          </w:p>
        </w:tc>
      </w:tr>
      <w:tr w:rsidR="00C3468D" w:rsidRPr="001C289E" w14:paraId="074B537B" w14:textId="77777777" w:rsidTr="00794138">
        <w:trPr>
          <w:trHeight w:val="300"/>
        </w:trPr>
        <w:tc>
          <w:tcPr>
            <w:cnfStyle w:val="001000000000" w:firstRow="0" w:lastRow="0" w:firstColumn="1" w:lastColumn="0" w:oddVBand="0" w:evenVBand="0" w:oddHBand="0" w:evenHBand="0" w:firstRowFirstColumn="0" w:firstRowLastColumn="0" w:lastRowFirstColumn="0" w:lastRowLastColumn="0"/>
            <w:tcW w:w="3235" w:type="dxa"/>
            <w:noWrap/>
            <w:hideMark/>
          </w:tcPr>
          <w:p w14:paraId="105E903A" w14:textId="77777777" w:rsidR="00C3468D" w:rsidRPr="001C289E" w:rsidRDefault="00C3468D" w:rsidP="00794138">
            <w:pPr>
              <w:jc w:val="left"/>
              <w:rPr>
                <w:rFonts w:ascii="Aptos Narrow" w:eastAsia="Times New Roman" w:hAnsi="Aptos Narrow" w:cs="Times New Roman"/>
                <w:i/>
                <w:iCs/>
                <w:color w:val="000000"/>
              </w:rPr>
            </w:pPr>
            <w:r w:rsidRPr="001C289E">
              <w:rPr>
                <w:rFonts w:ascii="Aptos Narrow" w:eastAsia="Times New Roman" w:hAnsi="Aptos Narrow" w:cs="Times New Roman"/>
                <w:i/>
                <w:iCs/>
                <w:color w:val="000000"/>
              </w:rPr>
              <w:t>Sorbus aucuparia</w:t>
            </w:r>
          </w:p>
        </w:tc>
        <w:tc>
          <w:tcPr>
            <w:tcW w:w="2880" w:type="dxa"/>
            <w:noWrap/>
            <w:hideMark/>
          </w:tcPr>
          <w:p w14:paraId="16CFC329" w14:textId="77777777" w:rsidR="00C3468D" w:rsidRPr="001C289E" w:rsidRDefault="00C3468D" w:rsidP="00794138">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1C289E">
              <w:rPr>
                <w:rFonts w:ascii="Aptos Narrow" w:eastAsia="Times New Roman" w:hAnsi="Aptos Narrow" w:cs="Times New Roman"/>
                <w:color w:val="000000"/>
              </w:rPr>
              <w:t>30</w:t>
            </w:r>
          </w:p>
        </w:tc>
        <w:tc>
          <w:tcPr>
            <w:tcW w:w="2865" w:type="dxa"/>
            <w:noWrap/>
            <w:hideMark/>
          </w:tcPr>
          <w:p w14:paraId="3B7EB750" w14:textId="77777777" w:rsidR="00C3468D" w:rsidRPr="001C289E" w:rsidRDefault="00C3468D" w:rsidP="00794138">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1C289E">
              <w:rPr>
                <w:rFonts w:ascii="Aptos Narrow" w:eastAsia="Times New Roman" w:hAnsi="Aptos Narrow" w:cs="Times New Roman"/>
                <w:color w:val="000000"/>
              </w:rPr>
              <w:t>0</w:t>
            </w:r>
          </w:p>
        </w:tc>
      </w:tr>
      <w:tr w:rsidR="00C3468D" w:rsidRPr="001C289E" w14:paraId="465D87C7" w14:textId="77777777" w:rsidTr="007941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5" w:type="dxa"/>
            <w:noWrap/>
            <w:hideMark/>
          </w:tcPr>
          <w:p w14:paraId="6FCE39DF" w14:textId="77777777" w:rsidR="00C3468D" w:rsidRPr="001C289E" w:rsidRDefault="00C3468D" w:rsidP="00794138">
            <w:pPr>
              <w:jc w:val="left"/>
              <w:rPr>
                <w:rFonts w:ascii="Aptos Narrow" w:eastAsia="Times New Roman" w:hAnsi="Aptos Narrow" w:cs="Times New Roman"/>
                <w:i/>
                <w:iCs/>
                <w:color w:val="000000"/>
              </w:rPr>
            </w:pPr>
            <w:r w:rsidRPr="001C289E">
              <w:rPr>
                <w:rFonts w:ascii="Aptos Narrow" w:eastAsia="Times New Roman" w:hAnsi="Aptos Narrow" w:cs="Times New Roman"/>
                <w:i/>
                <w:iCs/>
                <w:color w:val="000000"/>
              </w:rPr>
              <w:t>Fagus sylvatica</w:t>
            </w:r>
          </w:p>
        </w:tc>
        <w:tc>
          <w:tcPr>
            <w:tcW w:w="2880" w:type="dxa"/>
            <w:noWrap/>
            <w:hideMark/>
          </w:tcPr>
          <w:p w14:paraId="558F15F3" w14:textId="77777777" w:rsidR="00C3468D" w:rsidRPr="001C289E" w:rsidRDefault="00C3468D" w:rsidP="0079413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rPr>
            </w:pPr>
            <w:r w:rsidRPr="001C289E">
              <w:rPr>
                <w:rFonts w:ascii="Aptos Narrow" w:eastAsia="Times New Roman" w:hAnsi="Aptos Narrow" w:cs="Times New Roman"/>
                <w:color w:val="000000"/>
              </w:rPr>
              <w:t>50</w:t>
            </w:r>
          </w:p>
        </w:tc>
        <w:tc>
          <w:tcPr>
            <w:tcW w:w="2865" w:type="dxa"/>
            <w:noWrap/>
            <w:hideMark/>
          </w:tcPr>
          <w:p w14:paraId="6D49E184" w14:textId="77777777" w:rsidR="00C3468D" w:rsidRPr="001C289E" w:rsidRDefault="00C3468D" w:rsidP="0079413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rPr>
            </w:pPr>
            <w:r w:rsidRPr="001C289E">
              <w:rPr>
                <w:rFonts w:ascii="Aptos Narrow" w:eastAsia="Times New Roman" w:hAnsi="Aptos Narrow" w:cs="Times New Roman"/>
                <w:color w:val="000000"/>
              </w:rPr>
              <w:t>50</w:t>
            </w:r>
          </w:p>
        </w:tc>
      </w:tr>
      <w:tr w:rsidR="00C3468D" w:rsidRPr="001C289E" w14:paraId="1AD72EAD" w14:textId="77777777" w:rsidTr="00794138">
        <w:trPr>
          <w:trHeight w:val="300"/>
        </w:trPr>
        <w:tc>
          <w:tcPr>
            <w:cnfStyle w:val="001000000000" w:firstRow="0" w:lastRow="0" w:firstColumn="1" w:lastColumn="0" w:oddVBand="0" w:evenVBand="0" w:oddHBand="0" w:evenHBand="0" w:firstRowFirstColumn="0" w:firstRowLastColumn="0" w:lastRowFirstColumn="0" w:lastRowLastColumn="0"/>
            <w:tcW w:w="3235" w:type="dxa"/>
            <w:noWrap/>
            <w:hideMark/>
          </w:tcPr>
          <w:p w14:paraId="0D2EBCD4" w14:textId="77777777" w:rsidR="00C3468D" w:rsidRPr="001C289E" w:rsidRDefault="00C3468D" w:rsidP="00794138">
            <w:pPr>
              <w:jc w:val="left"/>
              <w:rPr>
                <w:rFonts w:ascii="Aptos Narrow" w:eastAsia="Times New Roman" w:hAnsi="Aptos Narrow" w:cs="Times New Roman"/>
                <w:i/>
                <w:iCs/>
                <w:color w:val="000000"/>
              </w:rPr>
            </w:pPr>
            <w:r w:rsidRPr="001C289E">
              <w:rPr>
                <w:rFonts w:ascii="Aptos Narrow" w:eastAsia="Times New Roman" w:hAnsi="Aptos Narrow" w:cs="Times New Roman"/>
                <w:i/>
                <w:iCs/>
                <w:color w:val="000000"/>
              </w:rPr>
              <w:t xml:space="preserve">Robinia </w:t>
            </w:r>
            <w:proofErr w:type="spellStart"/>
            <w:r w:rsidRPr="001C289E">
              <w:rPr>
                <w:rFonts w:ascii="Aptos Narrow" w:eastAsia="Times New Roman" w:hAnsi="Aptos Narrow" w:cs="Times New Roman"/>
                <w:i/>
                <w:iCs/>
                <w:color w:val="000000"/>
              </w:rPr>
              <w:t>pseudoacacia</w:t>
            </w:r>
            <w:proofErr w:type="spellEnd"/>
          </w:p>
        </w:tc>
        <w:tc>
          <w:tcPr>
            <w:tcW w:w="2880" w:type="dxa"/>
            <w:noWrap/>
            <w:hideMark/>
          </w:tcPr>
          <w:p w14:paraId="550EDB32" w14:textId="77777777" w:rsidR="00C3468D" w:rsidRPr="001C289E" w:rsidRDefault="00C3468D" w:rsidP="00794138">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1C289E">
              <w:rPr>
                <w:rFonts w:ascii="Aptos Narrow" w:eastAsia="Times New Roman" w:hAnsi="Aptos Narrow" w:cs="Times New Roman"/>
                <w:color w:val="000000"/>
              </w:rPr>
              <w:t>40</w:t>
            </w:r>
          </w:p>
        </w:tc>
        <w:tc>
          <w:tcPr>
            <w:tcW w:w="2865" w:type="dxa"/>
            <w:noWrap/>
            <w:hideMark/>
          </w:tcPr>
          <w:p w14:paraId="35FBE043" w14:textId="77777777" w:rsidR="00C3468D" w:rsidRPr="001C289E" w:rsidRDefault="00C3468D" w:rsidP="00794138">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1C289E">
              <w:rPr>
                <w:rFonts w:ascii="Aptos Narrow" w:eastAsia="Times New Roman" w:hAnsi="Aptos Narrow" w:cs="Times New Roman"/>
                <w:color w:val="000000"/>
              </w:rPr>
              <w:t>50</w:t>
            </w:r>
          </w:p>
        </w:tc>
      </w:tr>
      <w:tr w:rsidR="00C3468D" w:rsidRPr="001C289E" w14:paraId="24F0076D" w14:textId="77777777" w:rsidTr="007941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5" w:type="dxa"/>
            <w:noWrap/>
            <w:hideMark/>
          </w:tcPr>
          <w:p w14:paraId="4C266F80" w14:textId="77777777" w:rsidR="00C3468D" w:rsidRPr="001C289E" w:rsidRDefault="00C3468D" w:rsidP="00794138">
            <w:pPr>
              <w:jc w:val="left"/>
              <w:rPr>
                <w:rFonts w:ascii="Aptos Narrow" w:eastAsia="Times New Roman" w:hAnsi="Aptos Narrow" w:cs="Times New Roman"/>
                <w:i/>
                <w:iCs/>
                <w:color w:val="000000"/>
              </w:rPr>
            </w:pPr>
            <w:r w:rsidRPr="001C289E">
              <w:rPr>
                <w:rFonts w:ascii="Aptos Narrow" w:eastAsia="Times New Roman" w:hAnsi="Aptos Narrow" w:cs="Times New Roman"/>
                <w:i/>
                <w:iCs/>
                <w:color w:val="000000"/>
              </w:rPr>
              <w:t xml:space="preserve">Carpinus </w:t>
            </w:r>
            <w:proofErr w:type="spellStart"/>
            <w:r w:rsidRPr="001C289E">
              <w:rPr>
                <w:rFonts w:ascii="Aptos Narrow" w:eastAsia="Times New Roman" w:hAnsi="Aptos Narrow" w:cs="Times New Roman"/>
                <w:i/>
                <w:iCs/>
                <w:color w:val="000000"/>
              </w:rPr>
              <w:t>betulus</w:t>
            </w:r>
            <w:proofErr w:type="spellEnd"/>
          </w:p>
        </w:tc>
        <w:tc>
          <w:tcPr>
            <w:tcW w:w="2880" w:type="dxa"/>
            <w:noWrap/>
            <w:hideMark/>
          </w:tcPr>
          <w:p w14:paraId="7990545E" w14:textId="77777777" w:rsidR="00C3468D" w:rsidRPr="001C289E" w:rsidRDefault="00C3468D" w:rsidP="0079413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rPr>
            </w:pPr>
            <w:r w:rsidRPr="001C289E">
              <w:rPr>
                <w:rFonts w:ascii="Aptos Narrow" w:eastAsia="Times New Roman" w:hAnsi="Aptos Narrow" w:cs="Times New Roman"/>
                <w:color w:val="000000"/>
              </w:rPr>
              <w:t>40</w:t>
            </w:r>
          </w:p>
        </w:tc>
        <w:tc>
          <w:tcPr>
            <w:tcW w:w="2865" w:type="dxa"/>
            <w:noWrap/>
            <w:hideMark/>
          </w:tcPr>
          <w:p w14:paraId="3101964E" w14:textId="77777777" w:rsidR="00C3468D" w:rsidRPr="001C289E" w:rsidRDefault="00C3468D" w:rsidP="00794138">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rPr>
            </w:pPr>
            <w:r w:rsidRPr="001C289E">
              <w:rPr>
                <w:rFonts w:ascii="Aptos Narrow" w:eastAsia="Times New Roman" w:hAnsi="Aptos Narrow" w:cs="Times New Roman"/>
                <w:color w:val="000000"/>
              </w:rPr>
              <w:t>50</w:t>
            </w:r>
          </w:p>
        </w:tc>
      </w:tr>
      <w:tr w:rsidR="00C3468D" w:rsidRPr="001C289E" w14:paraId="6D6CACBE" w14:textId="77777777" w:rsidTr="00794138">
        <w:trPr>
          <w:trHeight w:val="300"/>
        </w:trPr>
        <w:tc>
          <w:tcPr>
            <w:cnfStyle w:val="001000000000" w:firstRow="0" w:lastRow="0" w:firstColumn="1" w:lastColumn="0" w:oddVBand="0" w:evenVBand="0" w:oddHBand="0" w:evenHBand="0" w:firstRowFirstColumn="0" w:firstRowLastColumn="0" w:lastRowFirstColumn="0" w:lastRowLastColumn="0"/>
            <w:tcW w:w="3235" w:type="dxa"/>
            <w:noWrap/>
            <w:hideMark/>
          </w:tcPr>
          <w:p w14:paraId="2759B951" w14:textId="77777777" w:rsidR="00C3468D" w:rsidRPr="001C289E" w:rsidRDefault="00C3468D" w:rsidP="00794138">
            <w:pPr>
              <w:jc w:val="left"/>
              <w:rPr>
                <w:rFonts w:ascii="Aptos Narrow" w:eastAsia="Times New Roman" w:hAnsi="Aptos Narrow" w:cs="Times New Roman"/>
                <w:color w:val="000000"/>
              </w:rPr>
            </w:pPr>
            <w:r w:rsidRPr="001C289E">
              <w:rPr>
                <w:rFonts w:ascii="Aptos Narrow" w:eastAsia="Times New Roman" w:hAnsi="Aptos Narrow" w:cs="Times New Roman"/>
                <w:color w:val="000000"/>
              </w:rPr>
              <w:t>Other b</w:t>
            </w:r>
            <w:r>
              <w:rPr>
                <w:rFonts w:ascii="Aptos Narrow" w:eastAsia="Times New Roman" w:hAnsi="Aptos Narrow" w:cs="Times New Roman"/>
                <w:color w:val="000000"/>
              </w:rPr>
              <w:t>r</w:t>
            </w:r>
            <w:r w:rsidRPr="001C289E">
              <w:rPr>
                <w:rFonts w:ascii="Aptos Narrow" w:eastAsia="Times New Roman" w:hAnsi="Aptos Narrow" w:cs="Times New Roman"/>
                <w:color w:val="000000"/>
              </w:rPr>
              <w:t>oadleaved species</w:t>
            </w:r>
          </w:p>
        </w:tc>
        <w:tc>
          <w:tcPr>
            <w:tcW w:w="2880" w:type="dxa"/>
            <w:noWrap/>
            <w:hideMark/>
          </w:tcPr>
          <w:p w14:paraId="38270E4D" w14:textId="77777777" w:rsidR="00C3468D" w:rsidRPr="001C289E" w:rsidRDefault="00C3468D" w:rsidP="00794138">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1C289E">
              <w:rPr>
                <w:rFonts w:ascii="Aptos Narrow" w:eastAsia="Times New Roman" w:hAnsi="Aptos Narrow" w:cs="Times New Roman"/>
                <w:color w:val="000000"/>
              </w:rPr>
              <w:t>40</w:t>
            </w:r>
          </w:p>
        </w:tc>
        <w:tc>
          <w:tcPr>
            <w:tcW w:w="2865" w:type="dxa"/>
            <w:noWrap/>
            <w:hideMark/>
          </w:tcPr>
          <w:p w14:paraId="4D5C6A73" w14:textId="77777777" w:rsidR="00C3468D" w:rsidRPr="001C289E" w:rsidRDefault="00C3468D" w:rsidP="00794138">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1C289E">
              <w:rPr>
                <w:rFonts w:ascii="Aptos Narrow" w:eastAsia="Times New Roman" w:hAnsi="Aptos Narrow" w:cs="Times New Roman"/>
                <w:color w:val="000000"/>
              </w:rPr>
              <w:t>0</w:t>
            </w:r>
          </w:p>
        </w:tc>
      </w:tr>
    </w:tbl>
    <w:p w14:paraId="7D2BF599" w14:textId="77777777" w:rsidR="00C3468D" w:rsidRDefault="00C3468D" w:rsidP="00C3468D"/>
    <w:p w14:paraId="03F0AEE4" w14:textId="77777777" w:rsidR="008C556F" w:rsidRDefault="008C556F" w:rsidP="008C556F"/>
    <w:p w14:paraId="33560CDC" w14:textId="541663EB" w:rsidR="008C556F" w:rsidRDefault="008C556F" w:rsidP="008C556F">
      <w:pPr>
        <w:pStyle w:val="Titre3"/>
      </w:pPr>
      <w:r>
        <w:lastRenderedPageBreak/>
        <w:t xml:space="preserve">Uneven-aged mixed stand </w:t>
      </w:r>
      <w:r w:rsidR="00EC076F">
        <w:t>with growth decline</w:t>
      </w:r>
      <w:r>
        <w:t xml:space="preserve"> (MIX2)</w:t>
      </w:r>
    </w:p>
    <w:p w14:paraId="02E91926" w14:textId="72EB3B45" w:rsidR="00C3468D" w:rsidRDefault="00BB4CA0" w:rsidP="00AB221C">
      <w:r>
        <w:t xml:space="preserve">The growth model used for MIX1 </w:t>
      </w:r>
      <w:r w:rsidR="00AD121A">
        <w:t xml:space="preserve">was calibrated using a large dataset. Locally, many factors might affect tree growth. </w:t>
      </w:r>
      <w:r w:rsidR="003F4080">
        <w:t>Similarly to what was simulated under OAK2 and OAK_SHLTR2</w:t>
      </w:r>
      <w:r w:rsidR="000469F0">
        <w:t>, a reduction of tree growth was simulated</w:t>
      </w:r>
      <w:r w:rsidR="00AD121A">
        <w:t xml:space="preserve"> to account for these effects</w:t>
      </w:r>
      <w:r w:rsidR="000469F0">
        <w:t xml:space="preserve">. </w:t>
      </w:r>
      <w:r w:rsidR="00AD121A">
        <w:t xml:space="preserve">Besides the reduction of tree </w:t>
      </w:r>
      <w:r w:rsidR="00153D6B">
        <w:t>growth, t</w:t>
      </w:r>
      <w:r w:rsidR="00C3468D">
        <w:t>his scenario rely on the same assumptions as those used for MIX1.</w:t>
      </w:r>
    </w:p>
    <w:p w14:paraId="18C619C3" w14:textId="15DBF6AF" w:rsidR="0001159A" w:rsidRPr="0001159A" w:rsidRDefault="008E4702" w:rsidP="008E4702">
      <w:pPr>
        <w:pStyle w:val="Paragraphedeliste"/>
        <w:numPr>
          <w:ilvl w:val="0"/>
          <w:numId w:val="13"/>
        </w:numPr>
      </w:pPr>
      <w:r>
        <w:t xml:space="preserve">Tree growth in diameter </w:t>
      </w:r>
      <w:r w:rsidR="00AB221C">
        <w:t>was</w:t>
      </w:r>
      <w:r>
        <w:t xml:space="preserve"> reduced by </w:t>
      </w:r>
      <w:r w:rsidR="00A96BCB">
        <w:t>2</w:t>
      </w:r>
      <w:r>
        <w:t>0 %</w:t>
      </w:r>
      <w:r w:rsidR="000E7776">
        <w:t>.</w:t>
      </w:r>
    </w:p>
    <w:p w14:paraId="5458EB9E" w14:textId="0CDF7464" w:rsidR="008C556F" w:rsidRDefault="008C556F" w:rsidP="008C556F">
      <w:pPr>
        <w:pStyle w:val="Titre3"/>
      </w:pPr>
      <w:r>
        <w:t xml:space="preserve">Uneven-aged mixed stand </w:t>
      </w:r>
      <w:r w:rsidR="00EC076F">
        <w:t>with ash dieback</w:t>
      </w:r>
      <w:r>
        <w:t xml:space="preserve"> (MIX3)</w:t>
      </w:r>
    </w:p>
    <w:p w14:paraId="081043CD" w14:textId="5DF765CA" w:rsidR="000E7776" w:rsidRDefault="00EB039D" w:rsidP="00EB039D">
      <w:pPr>
        <w:pStyle w:val="Titre3"/>
        <w:numPr>
          <w:ilvl w:val="0"/>
          <w:numId w:val="0"/>
        </w:numPr>
        <w:rPr>
          <w:rFonts w:eastAsiaTheme="minorEastAsia" w:cstheme="minorBidi"/>
          <w:color w:val="auto"/>
          <w:sz w:val="22"/>
          <w:szCs w:val="22"/>
        </w:rPr>
      </w:pPr>
      <w:r w:rsidRPr="00EB039D">
        <w:rPr>
          <w:rFonts w:eastAsiaTheme="minorEastAsia" w:cstheme="minorBidi"/>
          <w:color w:val="auto"/>
          <w:sz w:val="22"/>
          <w:szCs w:val="22"/>
        </w:rPr>
        <w:t xml:space="preserve">Since 2008, ash dieback has been regularly reported in Western Europe, caused by infection with the exotic fungus </w:t>
      </w:r>
      <w:proofErr w:type="spellStart"/>
      <w:r w:rsidRPr="009B5666">
        <w:rPr>
          <w:rFonts w:eastAsiaTheme="minorEastAsia" w:cstheme="minorBidi"/>
          <w:i/>
          <w:iCs/>
          <w:color w:val="auto"/>
          <w:sz w:val="22"/>
          <w:szCs w:val="22"/>
        </w:rPr>
        <w:t>Hymenoscyphus</w:t>
      </w:r>
      <w:proofErr w:type="spellEnd"/>
      <w:r w:rsidRPr="009B5666">
        <w:rPr>
          <w:rFonts w:eastAsiaTheme="minorEastAsia" w:cstheme="minorBidi"/>
          <w:i/>
          <w:iCs/>
          <w:color w:val="auto"/>
          <w:sz w:val="22"/>
          <w:szCs w:val="22"/>
        </w:rPr>
        <w:t xml:space="preserve"> </w:t>
      </w:r>
      <w:proofErr w:type="spellStart"/>
      <w:r w:rsidRPr="009B5666">
        <w:rPr>
          <w:rFonts w:eastAsiaTheme="minorEastAsia" w:cstheme="minorBidi"/>
          <w:i/>
          <w:iCs/>
          <w:color w:val="auto"/>
          <w:sz w:val="22"/>
          <w:szCs w:val="22"/>
        </w:rPr>
        <w:t>pseudoalbidus</w:t>
      </w:r>
      <w:proofErr w:type="spellEnd"/>
      <w:r w:rsidRPr="00EB039D">
        <w:rPr>
          <w:rFonts w:eastAsiaTheme="minorEastAsia" w:cstheme="minorBidi"/>
          <w:color w:val="auto"/>
          <w:sz w:val="22"/>
          <w:szCs w:val="22"/>
        </w:rPr>
        <w:t>. The pathogen produces lesions on leaves, twigs, shoots, and stems, leading to high mortality rates</w:t>
      </w:r>
      <w:r>
        <w:rPr>
          <w:rFonts w:eastAsiaTheme="minorEastAsia" w:cstheme="minorBidi"/>
          <w:color w:val="auto"/>
          <w:sz w:val="22"/>
          <w:szCs w:val="22"/>
        </w:rPr>
        <w:t xml:space="preserve"> </w:t>
      </w:r>
      <w:r w:rsidR="00EE7766" w:rsidRPr="00EB039D">
        <w:rPr>
          <w:rFonts w:eastAsiaTheme="minorEastAsia" w:cstheme="minorBidi"/>
          <w:color w:val="auto"/>
          <w:sz w:val="22"/>
          <w:szCs w:val="22"/>
        </w:rPr>
        <w:fldChar w:fldCharType="begin"/>
      </w:r>
      <w:r w:rsidR="00EE7766" w:rsidRPr="00EB039D">
        <w:rPr>
          <w:rFonts w:eastAsiaTheme="minorEastAsia" w:cstheme="minorBidi"/>
          <w:color w:val="auto"/>
          <w:sz w:val="22"/>
          <w:szCs w:val="22"/>
        </w:rPr>
        <w:instrText xml:space="preserve"> ADDIN ZOTERO_ITEM CSL_CITATION {"citationID":"cbAoaWFm","properties":{"formattedCitation":"(Petucco et al., 2019)","plainCitation":"(Petucco et al., 2019)","noteIndex":0},"citationItems":[{"id":6433,"uris":["http://zotero.org/users/1509360/items/229XT9DY"],"itemData":{"id":6433,"type":"article-journal","abstract":"The invasion of a forest by a pathogen is a complex dynamic and spatial problem. The induced disturbances do not only reduce the present availability of the affected tree species but alter its future availability, population structure and distribution as well. These disturbances also have an impact on the prices of wood products via supply shocks, which, in turn, influence forest management choices, thus introducing feedback effects between market and ecological dynamics. The main objective of this paper is to evaluate the economic impact of an invasive pathogen at a large scale by integrating the biophysical and economic aspects of the invasion into a dynamic and spatially explicit setting. The analysis is developed using a modified version of the French Forest Sector Model (FFSM), a recursive partial equilibrium model, to which a specifically designed pathogen spread and mortality model have been coupled. We calibrated the model to represent the ash dieback invasion in France. Results showed that impacts are not homogeneous across regions and generally depend on the resource distribution, pathogen spread and market structure. We observed that the behavioural adaptation of forest managers (i.e. regeneration and harvesting choices) is a non-negligible component of the total standing volume loss.","container-title":"Environmental Modeling &amp; Assessment","DOI":"10.1007/s10666-019-09661-1","ISSN":"1573-2967","title":"Economic Evaluation of an Invasive Forest Pathogen at a Large Scale: The Case of Ash Dieback in France","URL":"https://doi.org/10.1007/s10666-019-09661-1","author":[{"family":"Petucco","given":"Claudio"},{"family":"Lobianco","given":"Antonello"},{"family":"Caurla","given":"Sylvain"}],"issued":{"date-parts":[["2019",4,22]]}}}],"schema":"https://github.com/citation-style-language/schema/raw/master/csl-citation.json"} </w:instrText>
      </w:r>
      <w:r w:rsidR="00EE7766" w:rsidRPr="00EB039D">
        <w:rPr>
          <w:rFonts w:eastAsiaTheme="minorEastAsia" w:cstheme="minorBidi"/>
          <w:color w:val="auto"/>
          <w:sz w:val="22"/>
          <w:szCs w:val="22"/>
        </w:rPr>
        <w:fldChar w:fldCharType="separate"/>
      </w:r>
      <w:r w:rsidR="00EE7766" w:rsidRPr="00EB039D">
        <w:rPr>
          <w:rFonts w:eastAsiaTheme="minorEastAsia" w:cstheme="minorBidi"/>
          <w:color w:val="auto"/>
          <w:sz w:val="22"/>
          <w:szCs w:val="22"/>
        </w:rPr>
        <w:t>(Petucco et al., 2019)</w:t>
      </w:r>
      <w:r w:rsidR="00EE7766" w:rsidRPr="00EB039D">
        <w:rPr>
          <w:rFonts w:eastAsiaTheme="minorEastAsia" w:cstheme="minorBidi"/>
          <w:color w:val="auto"/>
          <w:sz w:val="22"/>
          <w:szCs w:val="22"/>
        </w:rPr>
        <w:fldChar w:fldCharType="end"/>
      </w:r>
      <w:r w:rsidR="00EE7766" w:rsidRPr="00EB039D">
        <w:rPr>
          <w:rFonts w:eastAsiaTheme="minorEastAsia" w:cstheme="minorBidi"/>
          <w:color w:val="auto"/>
          <w:sz w:val="22"/>
          <w:szCs w:val="22"/>
        </w:rPr>
        <w:t xml:space="preserve">. </w:t>
      </w:r>
      <w:r w:rsidR="009B5666" w:rsidRPr="009B5666">
        <w:rPr>
          <w:rFonts w:eastAsiaTheme="minorEastAsia" w:cstheme="minorBidi"/>
          <w:color w:val="auto"/>
          <w:sz w:val="22"/>
          <w:szCs w:val="22"/>
        </w:rPr>
        <w:t>To limit economic losses, forest managers may harvest affected trees, resulting in a higher proportion of ash being cut and in trees being harvested before reaching their economic optimum.</w:t>
      </w:r>
      <w:r w:rsidR="001A3938">
        <w:rPr>
          <w:rFonts w:eastAsiaTheme="minorEastAsia" w:cstheme="minorBidi"/>
          <w:color w:val="auto"/>
          <w:sz w:val="22"/>
          <w:szCs w:val="22"/>
        </w:rPr>
        <w:t xml:space="preserve"> In the initial stand, the basal area of ash was </w:t>
      </w:r>
      <w:r w:rsidR="000B6844">
        <w:rPr>
          <w:rFonts w:eastAsiaTheme="minorEastAsia" w:cstheme="minorBidi"/>
          <w:color w:val="auto"/>
          <w:sz w:val="22"/>
          <w:szCs w:val="22"/>
        </w:rPr>
        <w:t>1.6 m²/ha</w:t>
      </w:r>
      <w:r w:rsidR="003F0E80">
        <w:rPr>
          <w:rFonts w:eastAsiaTheme="minorEastAsia" w:cstheme="minorBidi"/>
          <w:color w:val="auto"/>
          <w:sz w:val="22"/>
          <w:szCs w:val="22"/>
        </w:rPr>
        <w:t xml:space="preserve">, </w:t>
      </w:r>
      <w:r w:rsidR="000B6844">
        <w:rPr>
          <w:rFonts w:eastAsiaTheme="minorEastAsia" w:cstheme="minorBidi"/>
          <w:color w:val="auto"/>
          <w:sz w:val="22"/>
          <w:szCs w:val="22"/>
        </w:rPr>
        <w:t xml:space="preserve">i.e. </w:t>
      </w:r>
      <w:r w:rsidR="00FB46D9">
        <w:rPr>
          <w:rFonts w:eastAsiaTheme="minorEastAsia" w:cstheme="minorBidi"/>
          <w:color w:val="auto"/>
          <w:sz w:val="22"/>
          <w:szCs w:val="22"/>
        </w:rPr>
        <w:t>about 10% of total basal area</w:t>
      </w:r>
      <w:r w:rsidR="003F0E80">
        <w:rPr>
          <w:rFonts w:eastAsiaTheme="minorEastAsia" w:cstheme="minorBidi"/>
          <w:color w:val="auto"/>
          <w:sz w:val="22"/>
          <w:szCs w:val="22"/>
        </w:rPr>
        <w:t xml:space="preserve">. The impact of </w:t>
      </w:r>
      <w:r w:rsidR="00AB221C">
        <w:rPr>
          <w:rFonts w:eastAsiaTheme="minorEastAsia" w:cstheme="minorBidi"/>
          <w:color w:val="auto"/>
          <w:sz w:val="22"/>
          <w:szCs w:val="22"/>
        </w:rPr>
        <w:t>ash dieback was simulated with the following assumptions:</w:t>
      </w:r>
    </w:p>
    <w:p w14:paraId="7417A52A" w14:textId="251BF89A" w:rsidR="00E2480E" w:rsidRDefault="00E2480E" w:rsidP="00E2480E">
      <w:pPr>
        <w:pStyle w:val="Paragraphedeliste"/>
        <w:numPr>
          <w:ilvl w:val="0"/>
          <w:numId w:val="13"/>
        </w:numPr>
      </w:pPr>
      <w:r>
        <w:t xml:space="preserve">Ash trees </w:t>
      </w:r>
      <w:r w:rsidR="007575F5">
        <w:t>were</w:t>
      </w:r>
      <w:r>
        <w:t xml:space="preserve"> preferentially </w:t>
      </w:r>
      <w:r w:rsidR="00466F3B">
        <w:t>cut during thinning. The score</w:t>
      </w:r>
      <w:r w:rsidR="007575F5">
        <w:t>s</w:t>
      </w:r>
      <w:r w:rsidR="00466F3B">
        <w:t xml:space="preserve"> </w:t>
      </w:r>
      <w:r w:rsidR="007575F5">
        <w:t>for</w:t>
      </w:r>
      <w:r w:rsidR="00CC49C6">
        <w:t xml:space="preserve"> ash tree for thinning were increased by 10.</w:t>
      </w:r>
    </w:p>
    <w:p w14:paraId="1A1B4836" w14:textId="17C2CE9F" w:rsidR="00CC49C6" w:rsidRPr="00E2480E" w:rsidRDefault="0097688F" w:rsidP="00E2480E">
      <w:pPr>
        <w:pStyle w:val="Paragraphedeliste"/>
        <w:numPr>
          <w:ilvl w:val="0"/>
          <w:numId w:val="13"/>
        </w:numPr>
      </w:pPr>
      <w:r>
        <w:t xml:space="preserve">The timber unit price of ash was reduced by </w:t>
      </w:r>
      <w:r w:rsidR="00B0221A">
        <w:t>20%.</w:t>
      </w:r>
    </w:p>
    <w:p w14:paraId="2FA126C4" w14:textId="77777777" w:rsidR="008C556F" w:rsidRPr="008C556F" w:rsidRDefault="008C556F" w:rsidP="008C556F"/>
    <w:p w14:paraId="31A94444" w14:textId="77777777" w:rsidR="00A31CA7" w:rsidRDefault="00A31CA7" w:rsidP="00A31CA7"/>
    <w:p w14:paraId="57FFA6ED" w14:textId="77777777" w:rsidR="00127653" w:rsidRDefault="00127653" w:rsidP="00494992"/>
    <w:p w14:paraId="5AF44F8B" w14:textId="77777777" w:rsidR="00127653" w:rsidRPr="00DE387B" w:rsidRDefault="00127653" w:rsidP="00494992"/>
    <w:p w14:paraId="4DC4229D" w14:textId="77777777" w:rsidR="00F36BBD" w:rsidRPr="00F36BBD" w:rsidRDefault="00F36BBD" w:rsidP="00F36BBD"/>
    <w:p w14:paraId="11A6FE9F" w14:textId="77777777" w:rsidR="00F36BBD" w:rsidRDefault="00F36BBD" w:rsidP="00A964B0"/>
    <w:p w14:paraId="41FEA383" w14:textId="77777777" w:rsidR="009E240C" w:rsidRDefault="009E240C">
      <w:pPr>
        <w:jc w:val="left"/>
        <w:rPr>
          <w:b/>
          <w:bCs/>
        </w:rPr>
      </w:pPr>
      <w:r>
        <w:rPr>
          <w:b/>
          <w:bCs/>
        </w:rPr>
        <w:br w:type="page"/>
      </w:r>
    </w:p>
    <w:p w14:paraId="19196C3C" w14:textId="0A14DAE9" w:rsidR="00B73A50" w:rsidRPr="00A93F47" w:rsidRDefault="00B73A50">
      <w:pPr>
        <w:rPr>
          <w:b/>
          <w:bCs/>
          <w:lang w:val="fr-BE"/>
        </w:rPr>
      </w:pPr>
      <w:r w:rsidRPr="00A93F47">
        <w:rPr>
          <w:b/>
          <w:bCs/>
          <w:lang w:val="fr-BE"/>
        </w:rPr>
        <w:lastRenderedPageBreak/>
        <w:t>Bibliography</w:t>
      </w:r>
    </w:p>
    <w:p w14:paraId="269B0B32" w14:textId="77777777" w:rsidR="00FD728C" w:rsidRPr="00FD728C" w:rsidRDefault="006D5240" w:rsidP="00FD728C">
      <w:pPr>
        <w:pStyle w:val="Bibliographie"/>
        <w:rPr>
          <w:rFonts w:ascii="Times New Roman" w:hAnsi="Times New Roman" w:cs="Times New Roman"/>
          <w:lang w:val="fr-BE"/>
        </w:rPr>
      </w:pPr>
      <w:r>
        <w:rPr>
          <w:lang w:val="fr-BE"/>
        </w:rPr>
        <w:fldChar w:fldCharType="begin"/>
      </w:r>
      <w:r w:rsidRPr="0007721D">
        <w:rPr>
          <w:lang w:val="fr-FR"/>
        </w:rPr>
        <w:instrText xml:space="preserve"> ADDIN ZOTERO_BIBL {"uncited":[],"omitted":[],"custom":[]} CSL_BIBLIOGRAPHY </w:instrText>
      </w:r>
      <w:r>
        <w:rPr>
          <w:lang w:val="fr-BE"/>
        </w:rPr>
        <w:fldChar w:fldCharType="separate"/>
      </w:r>
      <w:r w:rsidR="00FD728C" w:rsidRPr="00FD728C">
        <w:rPr>
          <w:rFonts w:ascii="Times New Roman" w:hAnsi="Times New Roman" w:cs="Times New Roman"/>
          <w:lang w:val="fr-BE"/>
        </w:rPr>
        <w:t>AFI, 2020. Valorisation de la base AFI. Association Futaie Irrégulière.</w:t>
      </w:r>
    </w:p>
    <w:p w14:paraId="250936DC" w14:textId="77777777" w:rsidR="00FD728C" w:rsidRPr="00FD728C" w:rsidRDefault="00FD728C" w:rsidP="00FD728C">
      <w:pPr>
        <w:pStyle w:val="Bibliographie"/>
        <w:rPr>
          <w:rFonts w:ascii="Times New Roman" w:hAnsi="Times New Roman" w:cs="Times New Roman"/>
          <w:lang w:val="fr-BE"/>
        </w:rPr>
      </w:pPr>
      <w:r w:rsidRPr="00FD728C">
        <w:rPr>
          <w:rFonts w:ascii="Times New Roman" w:hAnsi="Times New Roman" w:cs="Times New Roman"/>
          <w:lang w:val="fr-BE"/>
        </w:rPr>
        <w:t>ArboPlant, 2023. Comparaison des coûts de plantation. URL https://www.arboplants.be/public/documents/web/comparaison_co%C3%BBt_plantation_2023_tvac.pdf?t=8294</w:t>
      </w:r>
    </w:p>
    <w:p w14:paraId="6D8A6A83" w14:textId="77777777" w:rsidR="00FD728C" w:rsidRPr="00FD728C" w:rsidRDefault="00FD728C" w:rsidP="00FD728C">
      <w:pPr>
        <w:pStyle w:val="Bibliographie"/>
        <w:rPr>
          <w:rFonts w:ascii="Times New Roman" w:hAnsi="Times New Roman" w:cs="Times New Roman"/>
          <w:lang w:val="fr-BE"/>
        </w:rPr>
      </w:pPr>
      <w:r w:rsidRPr="00FD728C">
        <w:rPr>
          <w:rFonts w:ascii="Times New Roman" w:hAnsi="Times New Roman" w:cs="Times New Roman"/>
          <w:lang w:val="de-DE"/>
        </w:rPr>
        <w:t xml:space="preserve">Bare, B.B., Opalach, D., 1988. </w:t>
      </w:r>
      <w:r w:rsidRPr="00FD728C">
        <w:rPr>
          <w:rFonts w:ascii="Times New Roman" w:hAnsi="Times New Roman" w:cs="Times New Roman"/>
        </w:rPr>
        <w:t xml:space="preserve">Determining Investment-Efficient Diameter Distributions for Uneven-Aged Northern Hardwoods. </w:t>
      </w:r>
      <w:r w:rsidRPr="00FD728C">
        <w:rPr>
          <w:rFonts w:ascii="Times New Roman" w:hAnsi="Times New Roman" w:cs="Times New Roman"/>
          <w:lang w:val="fr-BE"/>
        </w:rPr>
        <w:t>Forest Science 34, 243–249. https://doi.org/10.1093/forestscience/34.1.243</w:t>
      </w:r>
    </w:p>
    <w:p w14:paraId="72252690" w14:textId="77777777" w:rsidR="00FD728C" w:rsidRPr="00FD728C" w:rsidRDefault="00FD728C" w:rsidP="00FD728C">
      <w:pPr>
        <w:pStyle w:val="Bibliographie"/>
        <w:rPr>
          <w:rFonts w:ascii="Times New Roman" w:hAnsi="Times New Roman" w:cs="Times New Roman"/>
        </w:rPr>
      </w:pPr>
      <w:r w:rsidRPr="00FD728C">
        <w:rPr>
          <w:rFonts w:ascii="Times New Roman" w:hAnsi="Times New Roman" w:cs="Times New Roman"/>
          <w:lang w:val="fr-BE"/>
        </w:rPr>
        <w:t xml:space="preserve">Barrere, J., Ligot, G., Boulanger, V., Collet, C., Courbaud, B., de Coligny, F., Mårell, A., Saïd, S., Balandier, P., 2024. </w:t>
      </w:r>
      <w:r w:rsidRPr="00FD728C">
        <w:rPr>
          <w:rFonts w:ascii="Times New Roman" w:hAnsi="Times New Roman" w:cs="Times New Roman"/>
        </w:rPr>
        <w:t>Oak regeneration facing deer browsing: Can competition between saplings offset the diversion effect? A simulation experiment. Ecological Modelling 489, 110608. https://doi.org/10.1016/j.ecolmodel.2023.110608</w:t>
      </w:r>
    </w:p>
    <w:p w14:paraId="16454FA3" w14:textId="77777777" w:rsidR="00FD728C" w:rsidRPr="00FD728C" w:rsidRDefault="00FD728C" w:rsidP="00FD728C">
      <w:pPr>
        <w:pStyle w:val="Bibliographie"/>
        <w:rPr>
          <w:rFonts w:ascii="Times New Roman" w:hAnsi="Times New Roman" w:cs="Times New Roman"/>
          <w:lang w:val="fr-BE"/>
        </w:rPr>
      </w:pPr>
      <w:r w:rsidRPr="00FD728C">
        <w:rPr>
          <w:rFonts w:ascii="Times New Roman" w:hAnsi="Times New Roman" w:cs="Times New Roman"/>
          <w:lang w:val="fr-BE"/>
        </w:rPr>
        <w:t>Bille, F., Claessens, H., Debois, C., 2013. Deux décénnies de sylviculture Pro Silva au domaine d’Haugimont : bilan sur l’évolution de la forêt. Forêt Wallonne 127, 15–27.</w:t>
      </w:r>
    </w:p>
    <w:p w14:paraId="7C0CD449" w14:textId="77777777" w:rsidR="00FD728C" w:rsidRPr="00FD728C" w:rsidRDefault="00FD728C" w:rsidP="00FD728C">
      <w:pPr>
        <w:pStyle w:val="Bibliographie"/>
        <w:rPr>
          <w:rFonts w:ascii="Times New Roman" w:hAnsi="Times New Roman" w:cs="Times New Roman"/>
          <w:lang w:val="fr-BE"/>
        </w:rPr>
      </w:pPr>
      <w:r w:rsidRPr="00FD728C">
        <w:rPr>
          <w:rFonts w:ascii="Times New Roman" w:hAnsi="Times New Roman" w:cs="Times New Roman"/>
          <w:lang w:val="fr-BE"/>
        </w:rPr>
        <w:t>Bruciamacchie, M., Tomasini, J., 2006. le réseau AFI, un observatoire permanent de la futaie irrégulière. Forêt Wallonne 82, 49–55.</w:t>
      </w:r>
    </w:p>
    <w:p w14:paraId="1338FDF1" w14:textId="77777777" w:rsidR="00FD728C" w:rsidRPr="00FD728C" w:rsidRDefault="00FD728C" w:rsidP="00FD728C">
      <w:pPr>
        <w:pStyle w:val="Bibliographie"/>
        <w:rPr>
          <w:rFonts w:ascii="Times New Roman" w:hAnsi="Times New Roman" w:cs="Times New Roman"/>
          <w:lang w:val="fr-BE"/>
        </w:rPr>
      </w:pPr>
      <w:r w:rsidRPr="00FD728C">
        <w:rPr>
          <w:rFonts w:ascii="Times New Roman" w:hAnsi="Times New Roman" w:cs="Times New Roman"/>
          <w:lang w:val="fr-BE"/>
        </w:rPr>
        <w:t>Bruciamacchie, M., Tomasini, J., 2003. Les résultats économiques. Forêt entreprise 151, 32–34.</w:t>
      </w:r>
    </w:p>
    <w:p w14:paraId="0C72BF20" w14:textId="77777777" w:rsidR="00FD728C" w:rsidRPr="00FD728C" w:rsidRDefault="00FD728C" w:rsidP="00FD728C">
      <w:pPr>
        <w:pStyle w:val="Bibliographie"/>
        <w:rPr>
          <w:rFonts w:ascii="Times New Roman" w:hAnsi="Times New Roman" w:cs="Times New Roman"/>
          <w:lang w:val="fr-BE"/>
        </w:rPr>
      </w:pPr>
      <w:r w:rsidRPr="00FD728C">
        <w:rPr>
          <w:rFonts w:ascii="Times New Roman" w:hAnsi="Times New Roman" w:cs="Times New Roman"/>
        </w:rPr>
        <w:t xml:space="preserve">Buongiorno, J., Lu, H.-C., 1990. Economic stocking and cutting-cycle in a regulated selection forest. </w:t>
      </w:r>
      <w:r w:rsidRPr="00FD728C">
        <w:rPr>
          <w:rFonts w:ascii="Times New Roman" w:hAnsi="Times New Roman" w:cs="Times New Roman"/>
          <w:lang w:val="fr-BE"/>
        </w:rPr>
        <w:t>Forest Ecology and Management 32, 203–216. https://doi.org/10.1016/0378-1127(90)90171-7</w:t>
      </w:r>
    </w:p>
    <w:p w14:paraId="291AE76C" w14:textId="77777777" w:rsidR="00FD728C" w:rsidRPr="00FD728C" w:rsidRDefault="00FD728C" w:rsidP="00FD728C">
      <w:pPr>
        <w:pStyle w:val="Bibliographie"/>
        <w:rPr>
          <w:rFonts w:ascii="Times New Roman" w:hAnsi="Times New Roman" w:cs="Times New Roman"/>
          <w:lang w:val="fr-BE"/>
        </w:rPr>
      </w:pPr>
      <w:r w:rsidRPr="00FD728C">
        <w:rPr>
          <w:rFonts w:ascii="Times New Roman" w:hAnsi="Times New Roman" w:cs="Times New Roman"/>
          <w:lang w:val="fr-BE"/>
        </w:rPr>
        <w:t>Dagnelie, P., Palm, R., Rondeux, J., 2013. Cubage des arbres et des peuplements forestiers : Tables et équations. Les Presses Agronomiques de Gembloux, Gembloux.</w:t>
      </w:r>
    </w:p>
    <w:p w14:paraId="082CE7F0" w14:textId="77777777" w:rsidR="00FD728C" w:rsidRPr="00FD728C" w:rsidRDefault="00FD728C" w:rsidP="00FD728C">
      <w:pPr>
        <w:pStyle w:val="Bibliographie"/>
        <w:rPr>
          <w:rFonts w:ascii="Times New Roman" w:hAnsi="Times New Roman" w:cs="Times New Roman"/>
          <w:lang w:val="fr-BE"/>
        </w:rPr>
      </w:pPr>
      <w:r w:rsidRPr="00FD728C">
        <w:rPr>
          <w:rFonts w:ascii="Times New Roman" w:hAnsi="Times New Roman" w:cs="Times New Roman"/>
          <w:lang w:val="fr-BE"/>
        </w:rPr>
        <w:t xml:space="preserve">Davies, O., Kerr, G., 2015. </w:t>
      </w:r>
      <w:r w:rsidRPr="00FD728C">
        <w:rPr>
          <w:rFonts w:ascii="Times New Roman" w:hAnsi="Times New Roman" w:cs="Times New Roman"/>
        </w:rPr>
        <w:t xml:space="preserve">Comparing the Costs and Revenues of Transformation to Continuous Cover Forestry for Sitka Spruce in Great Britain. </w:t>
      </w:r>
      <w:r w:rsidRPr="00FD728C">
        <w:rPr>
          <w:rFonts w:ascii="Times New Roman" w:hAnsi="Times New Roman" w:cs="Times New Roman"/>
          <w:lang w:val="fr-BE"/>
        </w:rPr>
        <w:t>Forests 6, 2424–2449. https://doi.org/10.3390/f6072424</w:t>
      </w:r>
    </w:p>
    <w:p w14:paraId="3DCAA387" w14:textId="77777777" w:rsidR="00FD728C" w:rsidRPr="00FD728C" w:rsidRDefault="00FD728C" w:rsidP="00FD728C">
      <w:pPr>
        <w:pStyle w:val="Bibliographie"/>
        <w:rPr>
          <w:rFonts w:ascii="Times New Roman" w:hAnsi="Times New Roman" w:cs="Times New Roman"/>
          <w:lang w:val="nl-NL"/>
        </w:rPr>
      </w:pPr>
      <w:r w:rsidRPr="00FD728C">
        <w:rPr>
          <w:rFonts w:ascii="Times New Roman" w:hAnsi="Times New Roman" w:cs="Times New Roman"/>
          <w:lang w:val="fr-BE"/>
        </w:rPr>
        <w:t xml:space="preserve">Debois, C., Delahaye, L., Sanchez, C., Ligot, G., Hauser, S., 2024. 30 années de sylviculture Pro Silva à Haugimont (UNamur) : bilan écologique et  économique - Leçons et perspectives pour des forêts résilientes en Wallonie  (HAUGIMONT). </w:t>
      </w:r>
      <w:r w:rsidRPr="00FD728C">
        <w:rPr>
          <w:rFonts w:ascii="Times New Roman" w:hAnsi="Times New Roman" w:cs="Times New Roman"/>
          <w:lang w:val="nl-NL"/>
        </w:rPr>
        <w:t>Univeristé de Namur, Namur.</w:t>
      </w:r>
    </w:p>
    <w:p w14:paraId="21F03482" w14:textId="77777777" w:rsidR="00FD728C" w:rsidRPr="00FD728C" w:rsidRDefault="00FD728C" w:rsidP="00FD728C">
      <w:pPr>
        <w:pStyle w:val="Bibliographie"/>
        <w:rPr>
          <w:rFonts w:ascii="Times New Roman" w:hAnsi="Times New Roman" w:cs="Times New Roman"/>
        </w:rPr>
      </w:pPr>
      <w:r w:rsidRPr="00FD728C">
        <w:rPr>
          <w:rFonts w:ascii="Times New Roman" w:hAnsi="Times New Roman" w:cs="Times New Roman"/>
          <w:lang w:val="nl-NL"/>
        </w:rPr>
        <w:t xml:space="preserve">Denman, S., Brown, N., Kirk, S., Jeger, M., Webber, J., 2014. </w:t>
      </w:r>
      <w:r w:rsidRPr="00FD728C">
        <w:rPr>
          <w:rFonts w:ascii="Times New Roman" w:hAnsi="Times New Roman" w:cs="Times New Roman"/>
        </w:rPr>
        <w:t>A description of the symptoms of Acute Oak Decline in Britain and a comparative review on causes of similar disorders on oak in Europe. Forestry (Lond) 87, 535–551. https://doi.org/10.1093/forestry/cpu010</w:t>
      </w:r>
    </w:p>
    <w:p w14:paraId="171B1720" w14:textId="77777777" w:rsidR="00FD728C" w:rsidRPr="00FD728C" w:rsidRDefault="00FD728C" w:rsidP="00FD728C">
      <w:pPr>
        <w:pStyle w:val="Bibliographie"/>
        <w:rPr>
          <w:rFonts w:ascii="Times New Roman" w:hAnsi="Times New Roman" w:cs="Times New Roman"/>
          <w:lang w:val="fr-BE"/>
        </w:rPr>
      </w:pPr>
      <w:r w:rsidRPr="00FD728C">
        <w:rPr>
          <w:rFonts w:ascii="Times New Roman" w:hAnsi="Times New Roman" w:cs="Times New Roman"/>
        </w:rPr>
        <w:t xml:space="preserve">Draper, M.C., Froese, R.E., 2021. Six Decades of Growth and Yield and Financial Return in a Silviculture Experiment in Northern Hardwoods. </w:t>
      </w:r>
      <w:r w:rsidRPr="00FD728C">
        <w:rPr>
          <w:rFonts w:ascii="Times New Roman" w:hAnsi="Times New Roman" w:cs="Times New Roman"/>
          <w:lang w:val="fr-BE"/>
        </w:rPr>
        <w:t>Forest Science 67, 607–617. https://doi.org/10.1093/forsci/fxab024</w:t>
      </w:r>
    </w:p>
    <w:p w14:paraId="0552ED70" w14:textId="77777777" w:rsidR="00FD728C" w:rsidRPr="00FD728C" w:rsidRDefault="00FD728C" w:rsidP="00FD728C">
      <w:pPr>
        <w:pStyle w:val="Bibliographie"/>
        <w:rPr>
          <w:rFonts w:ascii="Times New Roman" w:hAnsi="Times New Roman" w:cs="Times New Roman"/>
          <w:lang w:val="fr-BE"/>
        </w:rPr>
      </w:pPr>
      <w:r w:rsidRPr="00FD728C">
        <w:rPr>
          <w:rFonts w:ascii="Times New Roman" w:hAnsi="Times New Roman" w:cs="Times New Roman"/>
          <w:lang w:val="fr-BE"/>
        </w:rPr>
        <w:t xml:space="preserve">Dufour-Kowalski, S., Courbaud, B., Dreyfus, P., Meredieu, C., De Coligny, F., 2012. </w:t>
      </w:r>
      <w:r w:rsidRPr="00FD728C">
        <w:rPr>
          <w:rFonts w:ascii="Times New Roman" w:hAnsi="Times New Roman" w:cs="Times New Roman"/>
        </w:rPr>
        <w:t xml:space="preserve">Capsis: an open software framework and community for forest growth modelling. </w:t>
      </w:r>
      <w:r w:rsidRPr="00FD728C">
        <w:rPr>
          <w:rFonts w:ascii="Times New Roman" w:hAnsi="Times New Roman" w:cs="Times New Roman"/>
          <w:lang w:val="fr-BE"/>
        </w:rPr>
        <w:t>Annals of forest science 69, 221–233. https://doi.org/10.1007/s13595-011-0140-9</w:t>
      </w:r>
    </w:p>
    <w:p w14:paraId="596B87C0" w14:textId="77777777" w:rsidR="00FD728C" w:rsidRPr="00FD728C" w:rsidRDefault="00FD728C" w:rsidP="00FD728C">
      <w:pPr>
        <w:pStyle w:val="Bibliographie"/>
        <w:rPr>
          <w:rFonts w:ascii="Times New Roman" w:hAnsi="Times New Roman" w:cs="Times New Roman"/>
          <w:lang w:val="fr-BE"/>
        </w:rPr>
      </w:pPr>
      <w:r w:rsidRPr="00FD728C">
        <w:rPr>
          <w:rFonts w:ascii="Times New Roman" w:hAnsi="Times New Roman" w:cs="Times New Roman"/>
          <w:lang w:val="fr-BE"/>
        </w:rPr>
        <w:t>Fédération Nationale des Experts Forestier, n.d. Les compétences [WWW Document]. Fédération Nationale des Experts Forestiers. URL https://experts-forestiers.be/comp-tences (accessed 2.27.25).</w:t>
      </w:r>
    </w:p>
    <w:p w14:paraId="0D43B515" w14:textId="77777777" w:rsidR="00FD728C" w:rsidRPr="00FD728C" w:rsidRDefault="00FD728C" w:rsidP="00FD728C">
      <w:pPr>
        <w:pStyle w:val="Bibliographie"/>
        <w:rPr>
          <w:rFonts w:ascii="Times New Roman" w:hAnsi="Times New Roman" w:cs="Times New Roman"/>
          <w:lang w:val="fr-BE"/>
        </w:rPr>
      </w:pPr>
      <w:r w:rsidRPr="00FD728C">
        <w:rPr>
          <w:rFonts w:ascii="Times New Roman" w:hAnsi="Times New Roman" w:cs="Times New Roman"/>
          <w:lang w:val="fr-BE"/>
        </w:rPr>
        <w:t>Fédération Nationale des Experts Forestiers, 2019. Prix des bois automne-hivers 2018-2019. Jambes, Belgique.</w:t>
      </w:r>
    </w:p>
    <w:p w14:paraId="7986A26B" w14:textId="77777777" w:rsidR="00FD728C" w:rsidRPr="00FD728C" w:rsidRDefault="00FD728C" w:rsidP="00FD728C">
      <w:pPr>
        <w:pStyle w:val="Bibliographie"/>
        <w:rPr>
          <w:rFonts w:ascii="Times New Roman" w:hAnsi="Times New Roman" w:cs="Times New Roman"/>
          <w:lang w:val="fr-BE"/>
        </w:rPr>
      </w:pPr>
      <w:r w:rsidRPr="00FD728C">
        <w:rPr>
          <w:rFonts w:ascii="Times New Roman" w:hAnsi="Times New Roman" w:cs="Times New Roman"/>
          <w:lang w:val="fr-BE"/>
        </w:rPr>
        <w:t>Gomez, N., 2012. Quel avenir pour le sapin et l’épicéa. Synthèse bibliographique sur l’autécologie et la vulnérabilité comparée du sapin et de l’épicéa dans le cadre des changements climatiques. Rendez-vous techniques Hors série no. 6, 3–8.</w:t>
      </w:r>
    </w:p>
    <w:p w14:paraId="3D11E120" w14:textId="77777777" w:rsidR="00FD728C" w:rsidRPr="00FD728C" w:rsidRDefault="00FD728C" w:rsidP="00FD728C">
      <w:pPr>
        <w:pStyle w:val="Bibliographie"/>
        <w:rPr>
          <w:rFonts w:ascii="Times New Roman" w:hAnsi="Times New Roman" w:cs="Times New Roman"/>
        </w:rPr>
      </w:pPr>
      <w:r w:rsidRPr="00FD728C">
        <w:rPr>
          <w:rFonts w:ascii="Times New Roman" w:hAnsi="Times New Roman" w:cs="Times New Roman"/>
          <w:lang w:val="fr-BE"/>
        </w:rPr>
        <w:t xml:space="preserve">Gosselin, M., Costa, S., Paillet, Y., Chevalier, H., 2011. Actualisation en forêt : pour quelles raisons et à quel taux ? </w:t>
      </w:r>
      <w:r w:rsidRPr="00FD728C">
        <w:rPr>
          <w:rFonts w:ascii="Times New Roman" w:hAnsi="Times New Roman" w:cs="Times New Roman"/>
        </w:rPr>
        <w:t>Revue Forestiere Francaise LXIII, 445–455. https://doi.org/10.4267/2042/45828</w:t>
      </w:r>
    </w:p>
    <w:p w14:paraId="71F66502" w14:textId="77777777" w:rsidR="00FD728C" w:rsidRPr="00FD728C" w:rsidRDefault="00FD728C" w:rsidP="00FD728C">
      <w:pPr>
        <w:pStyle w:val="Bibliographie"/>
        <w:rPr>
          <w:rFonts w:ascii="Times New Roman" w:hAnsi="Times New Roman" w:cs="Times New Roman"/>
        </w:rPr>
      </w:pPr>
      <w:r w:rsidRPr="00FD728C">
        <w:rPr>
          <w:rFonts w:ascii="Times New Roman" w:hAnsi="Times New Roman" w:cs="Times New Roman"/>
        </w:rPr>
        <w:t>Hanewinkel, M., 2002. Comparative economic investigations of even‐aged and uneven‐aged silvicultural systems: a critical analysis of different methods. Forestry (Lond) 75, 473–481. https://doi.org/10.1093/forestry/75.4.473</w:t>
      </w:r>
    </w:p>
    <w:p w14:paraId="148DFC82" w14:textId="77777777" w:rsidR="00FD728C" w:rsidRPr="00FD728C" w:rsidRDefault="00FD728C" w:rsidP="00FD728C">
      <w:pPr>
        <w:pStyle w:val="Bibliographie"/>
        <w:rPr>
          <w:rFonts w:ascii="Times New Roman" w:hAnsi="Times New Roman" w:cs="Times New Roman"/>
        </w:rPr>
      </w:pPr>
      <w:r w:rsidRPr="00FD728C">
        <w:rPr>
          <w:rFonts w:ascii="Times New Roman" w:hAnsi="Times New Roman" w:cs="Times New Roman"/>
        </w:rPr>
        <w:t>Hanewinkel, M., Frutig, F., Lemm, R., 2014. Economic performance of uneven-aged forests analysed with annuities. Forestry 87, 49–60. https://doi.org/10.1093/forestry/cpt043</w:t>
      </w:r>
    </w:p>
    <w:p w14:paraId="261CC798" w14:textId="77777777" w:rsidR="00FD728C" w:rsidRPr="00FD728C" w:rsidRDefault="00FD728C" w:rsidP="00FD728C">
      <w:pPr>
        <w:pStyle w:val="Bibliographie"/>
        <w:rPr>
          <w:rFonts w:ascii="Times New Roman" w:hAnsi="Times New Roman" w:cs="Times New Roman"/>
        </w:rPr>
      </w:pPr>
      <w:r w:rsidRPr="00FD728C">
        <w:rPr>
          <w:rFonts w:ascii="Times New Roman" w:hAnsi="Times New Roman" w:cs="Times New Roman"/>
        </w:rPr>
        <w:t>Knoke, T., 2012. The Economics of Continuous Cover Forestry, in: Pukkala, T., von Gadow, K. (Eds.), Continuous Cover Forestry. Springer Netherlands, Dordrecht, pp. 167–193. https://doi.org/10.1007/978-94-007-2202-6_5</w:t>
      </w:r>
    </w:p>
    <w:p w14:paraId="3921C6D2" w14:textId="77777777" w:rsidR="00FD728C" w:rsidRPr="00FD728C" w:rsidRDefault="00FD728C" w:rsidP="00FD728C">
      <w:pPr>
        <w:pStyle w:val="Bibliographie"/>
        <w:rPr>
          <w:rFonts w:ascii="Times New Roman" w:hAnsi="Times New Roman" w:cs="Times New Roman"/>
        </w:rPr>
      </w:pPr>
      <w:r w:rsidRPr="00FD728C">
        <w:rPr>
          <w:rFonts w:ascii="Times New Roman" w:hAnsi="Times New Roman" w:cs="Times New Roman"/>
        </w:rPr>
        <w:lastRenderedPageBreak/>
        <w:t>Lieutier, F., 2007. Bark and Wood Boring Insects in Living Trees in Europe, a Synthesis. Springer Netherlands, Dordrecht.</w:t>
      </w:r>
    </w:p>
    <w:p w14:paraId="5FD52D65" w14:textId="77777777" w:rsidR="00FD728C" w:rsidRPr="00FD728C" w:rsidRDefault="00FD728C" w:rsidP="00FD728C">
      <w:pPr>
        <w:pStyle w:val="Bibliographie"/>
        <w:rPr>
          <w:rFonts w:ascii="Times New Roman" w:hAnsi="Times New Roman" w:cs="Times New Roman"/>
        </w:rPr>
      </w:pPr>
      <w:r w:rsidRPr="00FD728C">
        <w:rPr>
          <w:rFonts w:ascii="Times New Roman" w:hAnsi="Times New Roman" w:cs="Times New Roman"/>
        </w:rPr>
        <w:t>Ligot, G., Balandier, P., Coubraud, B., Jonard, M., Kneeshaw, D., Claessens, H., 2014. Managing understory light to maintain a mixture of species with different shade tolerance. For. Ecol. Manage. 327, 189–200. https://doi.org/10.1016/j.foreco.2014.05.010</w:t>
      </w:r>
    </w:p>
    <w:p w14:paraId="103B63FF" w14:textId="77777777" w:rsidR="00FD728C" w:rsidRPr="00FD728C" w:rsidRDefault="00FD728C" w:rsidP="00FD728C">
      <w:pPr>
        <w:pStyle w:val="Bibliographie"/>
        <w:rPr>
          <w:rFonts w:ascii="Times New Roman" w:hAnsi="Times New Roman" w:cs="Times New Roman"/>
          <w:lang w:val="fr-BE"/>
        </w:rPr>
      </w:pPr>
      <w:r w:rsidRPr="00FD728C">
        <w:rPr>
          <w:rFonts w:ascii="Times New Roman" w:hAnsi="Times New Roman" w:cs="Times New Roman"/>
        </w:rPr>
        <w:t xml:space="preserve">Ligot, G., Balandier, P., Scmitz, S., Claessens, H., 2020. Transforming even-aged coniferous stands to multi-aged stands: an opportunity to increase tree species diversity? </w:t>
      </w:r>
      <w:r w:rsidRPr="00FD728C">
        <w:rPr>
          <w:rFonts w:ascii="Times New Roman" w:hAnsi="Times New Roman" w:cs="Times New Roman"/>
          <w:lang w:val="fr-BE"/>
        </w:rPr>
        <w:t>Forestry 93, 1–14. https://doi.org/10.1093/forestry/cpaa004</w:t>
      </w:r>
    </w:p>
    <w:p w14:paraId="5177DB1E" w14:textId="77777777" w:rsidR="00FD728C" w:rsidRPr="00FD728C" w:rsidRDefault="00FD728C" w:rsidP="00FD728C">
      <w:pPr>
        <w:pStyle w:val="Bibliographie"/>
        <w:rPr>
          <w:rFonts w:ascii="Times New Roman" w:hAnsi="Times New Roman" w:cs="Times New Roman"/>
        </w:rPr>
      </w:pPr>
      <w:r w:rsidRPr="00FD728C">
        <w:rPr>
          <w:rFonts w:ascii="Times New Roman" w:hAnsi="Times New Roman" w:cs="Times New Roman"/>
          <w:lang w:val="fr-BE"/>
        </w:rPr>
        <w:t xml:space="preserve">Ligot, G., Gheysen, T., Perin, J., Candaele, R., de Coligny, F., Licoppe, A., Lejeune, P., 2023. </w:t>
      </w:r>
      <w:r w:rsidRPr="00FD728C">
        <w:rPr>
          <w:rFonts w:ascii="Times New Roman" w:hAnsi="Times New Roman" w:cs="Times New Roman"/>
        </w:rPr>
        <w:t>From the simulation of forest plantation dynamics to the quantification of bark-stripping damage by ungulates. European Journal of Forest Research. https://doi.org/10.1007/s10342-023-01565-w</w:t>
      </w:r>
    </w:p>
    <w:p w14:paraId="7E1DF18D" w14:textId="77777777" w:rsidR="00FD728C" w:rsidRPr="00FD728C" w:rsidRDefault="00FD728C" w:rsidP="00FD728C">
      <w:pPr>
        <w:pStyle w:val="Bibliographie"/>
        <w:rPr>
          <w:rFonts w:ascii="Times New Roman" w:hAnsi="Times New Roman" w:cs="Times New Roman"/>
        </w:rPr>
      </w:pPr>
      <w:r w:rsidRPr="00FD728C">
        <w:rPr>
          <w:rFonts w:ascii="Times New Roman" w:hAnsi="Times New Roman" w:cs="Times New Roman"/>
        </w:rPr>
        <w:t>Mason, W.L., Diaci, J., Carvalho, J., Valkonen, S., 2022. Continuous cover forestry in Europe: usage and the knowledge gaps and challenges to wider adoption. Forestry: An International Journal of Forest Research 95, 1–12. https://doi.org/10.1093/forestry/cpab038</w:t>
      </w:r>
    </w:p>
    <w:p w14:paraId="5DC89E64" w14:textId="77777777" w:rsidR="00FD728C" w:rsidRPr="00FD728C" w:rsidRDefault="00FD728C" w:rsidP="00FD728C">
      <w:pPr>
        <w:pStyle w:val="Bibliographie"/>
        <w:rPr>
          <w:rFonts w:ascii="Times New Roman" w:hAnsi="Times New Roman" w:cs="Times New Roman"/>
        </w:rPr>
      </w:pPr>
      <w:r w:rsidRPr="00FD728C">
        <w:rPr>
          <w:rFonts w:ascii="Times New Roman" w:hAnsi="Times New Roman" w:cs="Times New Roman"/>
        </w:rPr>
        <w:t>Mazumder, S., 2018. Inflation in Europe after the Great Recession. Economic Modelling 71, 202–213. https://doi.org/10.1016/j.econmod.2017.12.014</w:t>
      </w:r>
    </w:p>
    <w:p w14:paraId="74713904" w14:textId="77777777" w:rsidR="00FD728C" w:rsidRPr="00FD728C" w:rsidRDefault="00FD728C" w:rsidP="00FD728C">
      <w:pPr>
        <w:pStyle w:val="Bibliographie"/>
        <w:rPr>
          <w:rFonts w:ascii="Times New Roman" w:hAnsi="Times New Roman" w:cs="Times New Roman"/>
        </w:rPr>
      </w:pPr>
      <w:r w:rsidRPr="00FD728C">
        <w:rPr>
          <w:rFonts w:ascii="Times New Roman" w:hAnsi="Times New Roman" w:cs="Times New Roman"/>
        </w:rPr>
        <w:t>Möhring, B., 2001. The German struggle between the ‘Bodenreinertragslehre’ (land rent theory) and ‘Waldreinertragslehre’ (theory of the highest revenue) belongs to the past — but what is left? Forest Policy and Economics, Faustmann formula:applications and extensions 2, 195–201. https://doi.org/10.1016/S1389-9341(01)00049-1</w:t>
      </w:r>
    </w:p>
    <w:p w14:paraId="36A554BA" w14:textId="77777777" w:rsidR="00FD728C" w:rsidRPr="00FD728C" w:rsidRDefault="00FD728C" w:rsidP="00FD728C">
      <w:pPr>
        <w:pStyle w:val="Bibliographie"/>
        <w:rPr>
          <w:rFonts w:ascii="Times New Roman" w:hAnsi="Times New Roman" w:cs="Times New Roman"/>
        </w:rPr>
      </w:pPr>
      <w:r w:rsidRPr="00FD728C">
        <w:rPr>
          <w:rFonts w:ascii="Times New Roman" w:hAnsi="Times New Roman" w:cs="Times New Roman"/>
          <w:lang w:val="fr-BE"/>
        </w:rPr>
        <w:t xml:space="preserve">OCDE, 2024. Taux d’intérêt à long terme [WWW Document]. </w:t>
      </w:r>
      <w:r w:rsidRPr="00FD728C">
        <w:rPr>
          <w:rFonts w:ascii="Times New Roman" w:hAnsi="Times New Roman" w:cs="Times New Roman"/>
        </w:rPr>
        <w:t>OCDE. URL https://www.oecd.org/fr/data/indicators/long-term-interest-rates.html (accessed 8.16.24).</w:t>
      </w:r>
    </w:p>
    <w:p w14:paraId="7FB02A39" w14:textId="77777777" w:rsidR="00FD728C" w:rsidRPr="00FD728C" w:rsidRDefault="00FD728C" w:rsidP="00FD728C">
      <w:pPr>
        <w:pStyle w:val="Bibliographie"/>
        <w:rPr>
          <w:rFonts w:ascii="Times New Roman" w:hAnsi="Times New Roman" w:cs="Times New Roman"/>
          <w:lang w:val="fr-BE"/>
        </w:rPr>
      </w:pPr>
      <w:r w:rsidRPr="00FD728C">
        <w:rPr>
          <w:rFonts w:ascii="Times New Roman" w:hAnsi="Times New Roman" w:cs="Times New Roman"/>
        </w:rPr>
        <w:t xml:space="preserve">Pelz, D.R., 1977. Determination of Optimal Growing Stock Levels by Inventory Theory. </w:t>
      </w:r>
      <w:r w:rsidRPr="00FD728C">
        <w:rPr>
          <w:rFonts w:ascii="Times New Roman" w:hAnsi="Times New Roman" w:cs="Times New Roman"/>
          <w:lang w:val="fr-BE"/>
        </w:rPr>
        <w:t>Forest Science 23, 183–189. https://doi.org/10.1093/forestscience/23.2.183</w:t>
      </w:r>
    </w:p>
    <w:p w14:paraId="2450D7ED" w14:textId="77777777" w:rsidR="00FD728C" w:rsidRPr="00FD728C" w:rsidRDefault="00FD728C" w:rsidP="00FD728C">
      <w:pPr>
        <w:pStyle w:val="Bibliographie"/>
        <w:rPr>
          <w:rFonts w:ascii="Times New Roman" w:hAnsi="Times New Roman" w:cs="Times New Roman"/>
          <w:lang w:val="fr-BE"/>
        </w:rPr>
      </w:pPr>
      <w:r w:rsidRPr="00FD728C">
        <w:rPr>
          <w:rFonts w:ascii="Times New Roman" w:hAnsi="Times New Roman" w:cs="Times New Roman"/>
          <w:lang w:val="fr-BE"/>
        </w:rPr>
        <w:t>Perin, J., Hebert, J., Lejeune, P., Claessens, H., 2016a. Nouvelles normes sylvicoles pour les peuplements purs équiennes d’épicéa et de douglas. ULiège, Gembloux Agro-Bio Tech.</w:t>
      </w:r>
    </w:p>
    <w:p w14:paraId="4C786574" w14:textId="77777777" w:rsidR="00FD728C" w:rsidRPr="00FD728C" w:rsidRDefault="00FD728C" w:rsidP="00FD728C">
      <w:pPr>
        <w:pStyle w:val="Bibliographie"/>
        <w:rPr>
          <w:rFonts w:ascii="Times New Roman" w:hAnsi="Times New Roman" w:cs="Times New Roman"/>
          <w:lang w:val="fr-BE"/>
        </w:rPr>
      </w:pPr>
      <w:r w:rsidRPr="00FD728C">
        <w:rPr>
          <w:rFonts w:ascii="Times New Roman" w:hAnsi="Times New Roman" w:cs="Times New Roman"/>
          <w:lang w:val="fr-BE"/>
        </w:rPr>
        <w:t>Perin, J., Hébert, J., Lejeune, P., Claessens, H., 2016b. De nouvelles normes sylvicoles pour les futaies pures équiennes d’épicéa et de douglas en appui à la gestion de la forêt publique en Wallonie. Forêt.Nature 139.</w:t>
      </w:r>
    </w:p>
    <w:p w14:paraId="41D9027C" w14:textId="77777777" w:rsidR="00FD728C" w:rsidRPr="00FD728C" w:rsidRDefault="00FD728C" w:rsidP="00FD728C">
      <w:pPr>
        <w:pStyle w:val="Bibliographie"/>
        <w:rPr>
          <w:rFonts w:ascii="Times New Roman" w:hAnsi="Times New Roman" w:cs="Times New Roman"/>
        </w:rPr>
      </w:pPr>
      <w:r w:rsidRPr="00FD728C">
        <w:rPr>
          <w:rFonts w:ascii="Times New Roman" w:hAnsi="Times New Roman" w:cs="Times New Roman"/>
          <w:lang w:val="fr-BE"/>
        </w:rPr>
        <w:t xml:space="preserve">Perin, J., Pitchugin, M., Hebert, J., Brostaux, Y., Lejeune, P., Ligot, G., 2021. </w:t>
      </w:r>
      <w:r w:rsidRPr="00FD728C">
        <w:rPr>
          <w:rFonts w:ascii="Times New Roman" w:hAnsi="Times New Roman" w:cs="Times New Roman"/>
        </w:rPr>
        <w:t>SIMREG, a tree-level distance-independent model to simulate forest dynamics and management from national forest inventory (NFI) data. Ecol. Model. 440. https://doi.org/10.1016/j.ecolmodel.2020.109382</w:t>
      </w:r>
    </w:p>
    <w:p w14:paraId="3D4125BD" w14:textId="77777777" w:rsidR="00FD728C" w:rsidRPr="00FD728C" w:rsidRDefault="00FD728C" w:rsidP="00FD728C">
      <w:pPr>
        <w:pStyle w:val="Bibliographie"/>
        <w:rPr>
          <w:rFonts w:ascii="Times New Roman" w:hAnsi="Times New Roman" w:cs="Times New Roman"/>
          <w:lang w:val="fr-BE"/>
        </w:rPr>
      </w:pPr>
      <w:r w:rsidRPr="00FD728C">
        <w:rPr>
          <w:rFonts w:ascii="Times New Roman" w:hAnsi="Times New Roman" w:cs="Times New Roman"/>
        </w:rPr>
        <w:t xml:space="preserve">Petucco, C., Lobianco, A., Caurla, S., 2019. Economic Evaluation of an Invasive Forest Pathogen at a Large Scale: The Case of Ash Dieback in France. </w:t>
      </w:r>
      <w:r w:rsidRPr="00FD728C">
        <w:rPr>
          <w:rFonts w:ascii="Times New Roman" w:hAnsi="Times New Roman" w:cs="Times New Roman"/>
          <w:lang w:val="fr-BE"/>
        </w:rPr>
        <w:t>Environmental Modeling &amp; Assessment. https://doi.org/10.1007/s10666-019-09661-1</w:t>
      </w:r>
    </w:p>
    <w:p w14:paraId="0751A392" w14:textId="77777777" w:rsidR="00FD728C" w:rsidRPr="00FD728C" w:rsidRDefault="00FD728C" w:rsidP="00FD728C">
      <w:pPr>
        <w:pStyle w:val="Bibliographie"/>
        <w:rPr>
          <w:rFonts w:ascii="Times New Roman" w:hAnsi="Times New Roman" w:cs="Times New Roman"/>
          <w:lang w:val="fr-BE"/>
        </w:rPr>
      </w:pPr>
      <w:r w:rsidRPr="00FD728C">
        <w:rPr>
          <w:rFonts w:ascii="Times New Roman" w:hAnsi="Times New Roman" w:cs="Times New Roman"/>
          <w:lang w:val="fr-BE"/>
        </w:rPr>
        <w:t>Piette, R., 1978. Barème de poche : à l’usage des marchands de bois, charbonnages,propriétaires, agents forestiers, entrepreneurs, sabotiers, etc...</w:t>
      </w:r>
    </w:p>
    <w:p w14:paraId="61FCDEB2" w14:textId="77777777" w:rsidR="00FD728C" w:rsidRPr="00FD728C" w:rsidRDefault="00FD728C" w:rsidP="00FD728C">
      <w:pPr>
        <w:pStyle w:val="Bibliographie"/>
        <w:rPr>
          <w:rFonts w:ascii="Times New Roman" w:hAnsi="Times New Roman" w:cs="Times New Roman"/>
          <w:lang w:val="fr-BE"/>
        </w:rPr>
      </w:pPr>
      <w:r w:rsidRPr="00FD728C">
        <w:rPr>
          <w:rFonts w:ascii="Times New Roman" w:hAnsi="Times New Roman" w:cs="Times New Roman"/>
          <w:lang w:val="fr-BE"/>
        </w:rPr>
        <w:t>Saintonge, F.-X., Gillette, M., Blaser, S., Queloz, V., Leroy, Q., 2022. Situation et gestion de la crise liée aux scolytes de l’Épicéa commun fin 2021 dans l’est de la France, en Suisse et en Wallonie. Revue forestière française 73, 619–641. https://doi.org/10.20870/revforfr.2021.7201</w:t>
      </w:r>
    </w:p>
    <w:p w14:paraId="3CF83785" w14:textId="77777777" w:rsidR="00FD728C" w:rsidRPr="00FD728C" w:rsidRDefault="00FD728C" w:rsidP="00FD728C">
      <w:pPr>
        <w:pStyle w:val="Bibliographie"/>
        <w:rPr>
          <w:rFonts w:ascii="Times New Roman" w:hAnsi="Times New Roman" w:cs="Times New Roman"/>
        </w:rPr>
      </w:pPr>
      <w:r w:rsidRPr="00FD728C">
        <w:rPr>
          <w:rFonts w:ascii="Times New Roman" w:hAnsi="Times New Roman" w:cs="Times New Roman"/>
          <w:lang w:val="fr-BE"/>
        </w:rPr>
        <w:t xml:space="preserve">Sardin, T., 2008. Chênaies continentales (Guide des sylvicultures). </w:t>
      </w:r>
      <w:r w:rsidRPr="00FD728C">
        <w:rPr>
          <w:rFonts w:ascii="Times New Roman" w:hAnsi="Times New Roman" w:cs="Times New Roman"/>
        </w:rPr>
        <w:t>Office national des forêts, Paris.</w:t>
      </w:r>
    </w:p>
    <w:p w14:paraId="1976AF87" w14:textId="77777777" w:rsidR="00FD728C" w:rsidRPr="00FD728C" w:rsidRDefault="00FD728C" w:rsidP="00FD728C">
      <w:pPr>
        <w:pStyle w:val="Bibliographie"/>
        <w:rPr>
          <w:rFonts w:ascii="Times New Roman" w:hAnsi="Times New Roman" w:cs="Times New Roman"/>
          <w:lang w:val="fr-BE"/>
        </w:rPr>
      </w:pPr>
      <w:r w:rsidRPr="00FD728C">
        <w:rPr>
          <w:rFonts w:ascii="Times New Roman" w:hAnsi="Times New Roman" w:cs="Times New Roman"/>
        </w:rPr>
        <w:t xml:space="preserve">Schütz, J.-P., 2011. Development of close to nature forestry and the role of ProSilva Europe. </w:t>
      </w:r>
      <w:r w:rsidRPr="00FD728C">
        <w:rPr>
          <w:rFonts w:ascii="Times New Roman" w:hAnsi="Times New Roman" w:cs="Times New Roman"/>
          <w:lang w:val="fr-BE"/>
        </w:rPr>
        <w:t>Zbornik gozdarstva in lesarstva 94, 39–42.</w:t>
      </w:r>
    </w:p>
    <w:p w14:paraId="79388915" w14:textId="77777777" w:rsidR="00FD728C" w:rsidRPr="00FD728C" w:rsidRDefault="00FD728C" w:rsidP="00FD728C">
      <w:pPr>
        <w:pStyle w:val="Bibliographie"/>
        <w:rPr>
          <w:rFonts w:ascii="Times New Roman" w:hAnsi="Times New Roman" w:cs="Times New Roman"/>
        </w:rPr>
      </w:pPr>
      <w:r w:rsidRPr="00FD728C">
        <w:rPr>
          <w:rFonts w:ascii="Times New Roman" w:hAnsi="Times New Roman" w:cs="Times New Roman"/>
          <w:lang w:val="fr-BE"/>
        </w:rPr>
        <w:t xml:space="preserve">STATBEL, 2024. Indice des prix à la consommation. </w:t>
      </w:r>
      <w:r w:rsidRPr="00FD728C">
        <w:rPr>
          <w:rFonts w:ascii="Times New Roman" w:hAnsi="Times New Roman" w:cs="Times New Roman"/>
        </w:rPr>
        <w:t>URL https://statbel.fgov.be/fr/themes/prix-la-consommation/indice-des-prix-la-consommation (accessed 8.16.24).</w:t>
      </w:r>
    </w:p>
    <w:p w14:paraId="08EFEFEE" w14:textId="77777777" w:rsidR="00FD728C" w:rsidRPr="00FD728C" w:rsidRDefault="00FD728C" w:rsidP="00FD728C">
      <w:pPr>
        <w:pStyle w:val="Bibliographie"/>
        <w:rPr>
          <w:rFonts w:ascii="Times New Roman" w:hAnsi="Times New Roman" w:cs="Times New Roman"/>
          <w:lang w:val="fr-BE"/>
        </w:rPr>
      </w:pPr>
      <w:r w:rsidRPr="00FD728C">
        <w:rPr>
          <w:rFonts w:ascii="Times New Roman" w:hAnsi="Times New Roman" w:cs="Times New Roman"/>
          <w:lang w:val="fr-BE"/>
        </w:rPr>
        <w:t>Terreaux, J.-P., 1990. Principes de gestion des investissements en forêt. Toulouse 1.</w:t>
      </w:r>
    </w:p>
    <w:p w14:paraId="77D43654" w14:textId="77777777" w:rsidR="00FD728C" w:rsidRPr="00FD728C" w:rsidRDefault="00FD728C" w:rsidP="00FD728C">
      <w:pPr>
        <w:pStyle w:val="Bibliographie"/>
        <w:rPr>
          <w:rFonts w:ascii="Times New Roman" w:hAnsi="Times New Roman" w:cs="Times New Roman"/>
          <w:lang w:val="fr-BE"/>
        </w:rPr>
      </w:pPr>
      <w:r w:rsidRPr="00FD728C">
        <w:rPr>
          <w:rFonts w:ascii="Times New Roman" w:hAnsi="Times New Roman" w:cs="Times New Roman"/>
          <w:lang w:val="fr-BE"/>
        </w:rPr>
        <w:t>Tomasini, J., 2013. Suivi économique mis en place sur le réseau AFI : flux financiers et évolution du capital. Forêt Walonne 123, 13–24.</w:t>
      </w:r>
    </w:p>
    <w:p w14:paraId="23352F8D" w14:textId="77777777" w:rsidR="00FD728C" w:rsidRPr="00FD728C" w:rsidRDefault="00FD728C" w:rsidP="00FD728C">
      <w:pPr>
        <w:pStyle w:val="Bibliographie"/>
        <w:rPr>
          <w:rFonts w:ascii="Times New Roman" w:hAnsi="Times New Roman" w:cs="Times New Roman"/>
          <w:lang w:val="fr-BE"/>
        </w:rPr>
      </w:pPr>
      <w:r w:rsidRPr="00FD728C">
        <w:rPr>
          <w:rFonts w:ascii="Times New Roman" w:hAnsi="Times New Roman" w:cs="Times New Roman"/>
          <w:lang w:val="fr-BE"/>
        </w:rPr>
        <w:t>Triami Media BV, 2024. Inflation harmonisée historique Belgique - Inflation IPCH.</w:t>
      </w:r>
    </w:p>
    <w:p w14:paraId="4A6DF197" w14:textId="77777777" w:rsidR="00FD728C" w:rsidRPr="00FD728C" w:rsidRDefault="00FD728C" w:rsidP="00FD728C">
      <w:pPr>
        <w:pStyle w:val="Bibliographie"/>
        <w:rPr>
          <w:rFonts w:ascii="Times New Roman" w:hAnsi="Times New Roman" w:cs="Times New Roman"/>
          <w:lang w:val="fr-BE"/>
        </w:rPr>
      </w:pPr>
      <w:r w:rsidRPr="00FD728C">
        <w:rPr>
          <w:rFonts w:ascii="Times New Roman" w:hAnsi="Times New Roman" w:cs="Times New Roman"/>
          <w:lang w:val="fr-BE"/>
        </w:rPr>
        <w:t>Union des entrepreneurs de travaux forestiers de Wallonie, 2019. Prix d’orientation des principaux travaux sylvicoles. Jambes, Belgique.</w:t>
      </w:r>
    </w:p>
    <w:p w14:paraId="76D9FEA0" w14:textId="77777777" w:rsidR="00FD728C" w:rsidRPr="00FD728C" w:rsidRDefault="00FD728C" w:rsidP="00FD728C">
      <w:pPr>
        <w:pStyle w:val="Bibliographie"/>
        <w:rPr>
          <w:rFonts w:ascii="Times New Roman" w:hAnsi="Times New Roman" w:cs="Times New Roman"/>
        </w:rPr>
      </w:pPr>
      <w:r w:rsidRPr="00FD728C">
        <w:rPr>
          <w:rFonts w:ascii="Times New Roman" w:hAnsi="Times New Roman" w:cs="Times New Roman"/>
          <w:lang w:val="fr-BE"/>
        </w:rPr>
        <w:t xml:space="preserve">Vítková, L., Saladin, D., Hanewinkel, M., 2021. </w:t>
      </w:r>
      <w:r w:rsidRPr="00FD728C">
        <w:rPr>
          <w:rFonts w:ascii="Times New Roman" w:hAnsi="Times New Roman" w:cs="Times New Roman"/>
        </w:rPr>
        <w:t>Financial viability of a fully simulated transformation from even-aged to uneven-aged stand structure in forests of different ages. Forestry: An International Journal of Forest Research 94, 479–491. https://doi.org/10.1093/forestry/cpab005</w:t>
      </w:r>
    </w:p>
    <w:p w14:paraId="240A38FD" w14:textId="77777777" w:rsidR="00FD728C" w:rsidRPr="00FD728C" w:rsidRDefault="00FD728C" w:rsidP="00FD728C">
      <w:pPr>
        <w:pStyle w:val="Bibliographie"/>
        <w:rPr>
          <w:rFonts w:ascii="Times New Roman" w:hAnsi="Times New Roman" w:cs="Times New Roman"/>
        </w:rPr>
      </w:pPr>
      <w:r w:rsidRPr="00FD728C">
        <w:rPr>
          <w:rFonts w:ascii="Times New Roman" w:hAnsi="Times New Roman" w:cs="Times New Roman"/>
        </w:rPr>
        <w:lastRenderedPageBreak/>
        <w:t>Wilson, E., San Martin, G., Ligot, G., 2020. The Douglas fir needle midge (Contarinia pseudotsugae) A potential threat to Douglas fir in the United Kingdom and Ireland? Quarterly Journal of Forestry 114.</w:t>
      </w:r>
    </w:p>
    <w:p w14:paraId="5AEB7FB7" w14:textId="1F19696A" w:rsidR="00B73A50" w:rsidRPr="000D2E3A" w:rsidRDefault="006D5240">
      <w:pPr>
        <w:rPr>
          <w:lang w:val="fr-BE"/>
        </w:rPr>
      </w:pPr>
      <w:r>
        <w:rPr>
          <w:lang w:val="fr-BE"/>
        </w:rPr>
        <w:fldChar w:fldCharType="end"/>
      </w:r>
    </w:p>
    <w:sectPr w:rsidR="00B73A50" w:rsidRPr="000D2E3A" w:rsidSect="00DE776E">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igot Gauthier" w:date="2025-11-25T08:30:00Z" w:initials="GL">
    <w:p w14:paraId="2BA105EE" w14:textId="31388900" w:rsidR="00A93F47" w:rsidRDefault="00A93F47" w:rsidP="00A93F47">
      <w:pPr>
        <w:pStyle w:val="Commentaire"/>
        <w:jc w:val="left"/>
      </w:pPr>
      <w:r>
        <w:rPr>
          <w:rStyle w:val="Marquedecommentaire"/>
        </w:rPr>
        <w:annotationRef/>
      </w:r>
      <w:r>
        <w:t>Highlight the methodological difficulties</w:t>
      </w:r>
    </w:p>
  </w:comment>
  <w:comment w:id="1" w:author="Ligot Gauthier" w:date="2026-04-14T09:57:00Z" w:initials="GL">
    <w:p w14:paraId="73C13A20" w14:textId="77777777" w:rsidR="00CC7E7E" w:rsidRDefault="00CC7E7E" w:rsidP="00CC7E7E">
      <w:pPr>
        <w:pStyle w:val="Commentaire"/>
        <w:jc w:val="left"/>
      </w:pPr>
      <w:r>
        <w:rPr>
          <w:rStyle w:val="Marquedecommentaire"/>
        </w:rPr>
        <w:annotationRef/>
      </w:r>
      <w:r>
        <w:t>Add that it is also the aim of this paper to underline the methodological difficulties to assess the profitability… focus also more on hardwood irregular forest...</w:t>
      </w:r>
    </w:p>
  </w:comment>
  <w:comment w:id="4" w:author="Ligot Gauthier" w:date="2026-04-21T10:54:00Z" w:initials="GL">
    <w:p w14:paraId="09BF5BEE" w14:textId="77777777" w:rsidR="00E12919" w:rsidRDefault="00E12919" w:rsidP="00E12919">
      <w:pPr>
        <w:pStyle w:val="Commentaire"/>
        <w:jc w:val="left"/>
      </w:pPr>
      <w:r>
        <w:rPr>
          <w:rStyle w:val="Marquedecommentaire"/>
        </w:rPr>
        <w:annotationRef/>
      </w:r>
      <w:r>
        <w:t>I got also hunting and fishing revenues</w:t>
      </w:r>
    </w:p>
  </w:comment>
  <w:comment w:id="7" w:author="Ligot Gauthier" w:date="2026-04-14T11:24:00Z" w:initials="GL">
    <w:p w14:paraId="6AAA9FC2" w14:textId="5F4C906A" w:rsidR="000A7669" w:rsidRDefault="000A7669" w:rsidP="000A7669">
      <w:pPr>
        <w:pStyle w:val="Commentaire"/>
        <w:jc w:val="left"/>
      </w:pPr>
      <w:r>
        <w:rPr>
          <w:rStyle w:val="Marquedecommentaire"/>
        </w:rPr>
        <w:annotationRef/>
      </w:r>
      <w:r>
        <w:t>Must be shared?</w:t>
      </w:r>
    </w:p>
  </w:comment>
  <w:comment w:id="8" w:author="Ligot Gauthier" w:date="2026-04-14T11:29:00Z" w:initials="GL">
    <w:p w14:paraId="256F7AD5" w14:textId="77777777" w:rsidR="008742F3" w:rsidRDefault="008742F3" w:rsidP="008742F3">
      <w:pPr>
        <w:pStyle w:val="Commentaire"/>
        <w:jc w:val="left"/>
      </w:pPr>
      <w:r>
        <w:rPr>
          <w:rStyle w:val="Marquedecommentaire"/>
        </w:rPr>
        <w:annotationRef/>
      </w:r>
      <w:r>
        <w:t>Unclear, not reproducible enough</w:t>
      </w:r>
    </w:p>
  </w:comment>
  <w:comment w:id="9" w:author="Ligot Gauthier" w:date="2025-11-25T11:26:00Z" w:initials="GL">
    <w:p w14:paraId="35D6EE31" w14:textId="44D29339" w:rsidR="00B05E9E" w:rsidRDefault="00B05E9E" w:rsidP="00B05E9E">
      <w:pPr>
        <w:pStyle w:val="Commentaire"/>
        <w:jc w:val="left"/>
      </w:pPr>
      <w:r>
        <w:rPr>
          <w:rStyle w:val="Marquedecommentaire"/>
        </w:rPr>
        <w:annotationRef/>
      </w:r>
      <w:r>
        <w:t>Ajouter un numéro d’équation</w:t>
      </w:r>
    </w:p>
  </w:comment>
  <w:comment w:id="10" w:author="Ligot Gauthier" w:date="2025-11-25T11:26:00Z" w:initials="GL">
    <w:p w14:paraId="3F7718FD" w14:textId="77777777" w:rsidR="000D4E71" w:rsidRDefault="000D4E71" w:rsidP="000D4E71">
      <w:pPr>
        <w:pStyle w:val="Commentaire"/>
        <w:jc w:val="left"/>
      </w:pPr>
      <w:r>
        <w:rPr>
          <w:rStyle w:val="Marquedecommentaire"/>
        </w:rPr>
        <w:annotationRef/>
      </w:r>
      <w:r>
        <w:t>Ajouter un numéro d’équation</w:t>
      </w:r>
    </w:p>
  </w:comment>
  <w:comment w:id="12" w:author="Ligot Gauthier" w:date="2026-04-14T13:46:00Z" w:initials="GL">
    <w:p w14:paraId="695A483E" w14:textId="77777777" w:rsidR="00D06831" w:rsidRDefault="00D06831" w:rsidP="00D06831">
      <w:pPr>
        <w:pStyle w:val="Commentaire"/>
        <w:jc w:val="left"/>
      </w:pPr>
      <w:r>
        <w:rPr>
          <w:rStyle w:val="Marquedecommentaire"/>
        </w:rPr>
        <w:annotationRef/>
      </w:r>
      <w:r>
        <w:t>Standing or stumpage … to be harmonized</w:t>
      </w:r>
    </w:p>
  </w:comment>
  <w:comment w:id="19" w:author="Ligot Gauthier" w:date="2026-04-14T15:01:00Z" w:initials="GL">
    <w:p w14:paraId="1A854BCE" w14:textId="77777777" w:rsidR="00C87C60" w:rsidRDefault="00841679" w:rsidP="00C87C60">
      <w:pPr>
        <w:pStyle w:val="Commentaire"/>
        <w:jc w:val="left"/>
      </w:pPr>
      <w:r>
        <w:rPr>
          <w:rStyle w:val="Marquedecommentaire"/>
        </w:rPr>
        <w:annotationRef/>
      </w:r>
      <w:r w:rsidR="00C87C60">
        <w:t>? C’est plutôt la position dans le cycle. S’il y a des arbres...</w:t>
      </w:r>
    </w:p>
  </w:comment>
  <w:comment w:id="20" w:author="Ligot Gauthier" w:date="2026-04-14T15:08:00Z" w:initials="GL">
    <w:p w14:paraId="04707125" w14:textId="77777777" w:rsidR="00CF1806" w:rsidRDefault="00CF1806" w:rsidP="00CF1806">
      <w:pPr>
        <w:pStyle w:val="Commentaire"/>
        <w:jc w:val="left"/>
      </w:pPr>
      <w:r>
        <w:rPr>
          <w:rStyle w:val="Marquedecommentaire"/>
        </w:rPr>
        <w:annotationRef/>
      </w:r>
      <w:r>
        <w:t>-&gt; discussion?</w:t>
      </w:r>
    </w:p>
  </w:comment>
  <w:comment w:id="22" w:author="Ligot Gauthier" w:date="2026-04-14T15:09:00Z" w:initials="GL">
    <w:p w14:paraId="010C68E5" w14:textId="77777777" w:rsidR="002F62A4" w:rsidRDefault="002F62A4" w:rsidP="002F62A4">
      <w:pPr>
        <w:pStyle w:val="Commentaire"/>
        <w:jc w:val="left"/>
      </w:pPr>
      <w:r>
        <w:rPr>
          <w:rStyle w:val="Marquedecommentaire"/>
        </w:rPr>
        <w:annotationRef/>
      </w:r>
      <w:r>
        <w:t>To be reformulated</w:t>
      </w:r>
    </w:p>
  </w:comment>
  <w:comment w:id="24" w:author="Ligot Gauthier" w:date="2025-11-28T15:01:00Z" w:initials="GL">
    <w:p w14:paraId="5D58C653" w14:textId="11BA4D38" w:rsidR="00F7175C" w:rsidRDefault="00F7175C" w:rsidP="00F7175C">
      <w:pPr>
        <w:pStyle w:val="Commentaire"/>
        <w:jc w:val="left"/>
      </w:pPr>
      <w:r>
        <w:rPr>
          <w:rStyle w:val="Marquedecommentaire"/>
        </w:rPr>
        <w:annotationRef/>
      </w:r>
      <w:r>
        <w:t>Améliorer la caption et ajouter des lettre au graphique</w:t>
      </w:r>
    </w:p>
  </w:comment>
  <w:comment w:id="25" w:author="Ligot Gauthier" w:date="2026-04-14T15:50:00Z" w:initials="GL">
    <w:p w14:paraId="419DF31C" w14:textId="77777777" w:rsidR="00407B2A" w:rsidRDefault="00407B2A" w:rsidP="00407B2A">
      <w:pPr>
        <w:pStyle w:val="Commentaire"/>
        <w:jc w:val="left"/>
      </w:pPr>
      <w:r>
        <w:rPr>
          <w:rStyle w:val="Marquedecommentaire"/>
        </w:rPr>
        <w:annotationRef/>
      </w:r>
      <w:r>
        <w:t>À nuancer</w:t>
      </w:r>
    </w:p>
  </w:comment>
  <w:comment w:id="26" w:author="Ligot Gauthier" w:date="2026-04-14T15:55:00Z" w:initials="GL">
    <w:p w14:paraId="2C00BC75" w14:textId="77777777" w:rsidR="00D45DCC" w:rsidRDefault="00D45DCC" w:rsidP="00D45DCC">
      <w:pPr>
        <w:pStyle w:val="Commentaire"/>
        <w:jc w:val="left"/>
      </w:pPr>
      <w:r>
        <w:rPr>
          <w:rStyle w:val="Marquedecommentaire"/>
        </w:rPr>
        <w:annotationRef/>
      </w:r>
      <w:r>
        <w:t>Ref?</w:t>
      </w:r>
    </w:p>
  </w:comment>
  <w:comment w:id="27" w:author="Ligot Gauthier" w:date="2026-04-14T16:00:00Z" w:initials="GL">
    <w:p w14:paraId="17F312A8" w14:textId="77777777" w:rsidR="00AE278A" w:rsidRDefault="00AE278A" w:rsidP="00AE278A">
      <w:pPr>
        <w:pStyle w:val="Commentaire"/>
        <w:jc w:val="left"/>
      </w:pPr>
      <w:r>
        <w:rPr>
          <w:rStyle w:val="Marquedecommentaire"/>
        </w:rPr>
        <w:annotationRef/>
      </w:r>
      <w:r>
        <w:t>Not measured… be way more cautious in this paragraph</w:t>
      </w:r>
    </w:p>
  </w:comment>
  <w:comment w:id="28" w:author="Ligot Gauthier" w:date="2026-04-14T16:09:00Z" w:initials="GL">
    <w:p w14:paraId="00AF9676" w14:textId="77777777" w:rsidR="007D6AEE" w:rsidRDefault="007D6AEE" w:rsidP="007D6AEE">
      <w:pPr>
        <w:pStyle w:val="Commentaire"/>
        <w:jc w:val="left"/>
      </w:pPr>
      <w:r>
        <w:rPr>
          <w:rStyle w:val="Marquedecommentaire"/>
        </w:rPr>
        <w:annotationRef/>
      </w:r>
      <w:r>
        <w:t>Reformulate?</w:t>
      </w:r>
    </w:p>
  </w:comment>
  <w:comment w:id="29" w:author="Ligot Gauthier" w:date="2026-01-23T09:01:00Z" w:initials="GL">
    <w:p w14:paraId="544D41DB" w14:textId="08D8A000" w:rsidR="002452F6" w:rsidRDefault="002452F6" w:rsidP="002452F6">
      <w:pPr>
        <w:pStyle w:val="Commentaire"/>
        <w:jc w:val="left"/>
      </w:pPr>
      <w:r>
        <w:rPr>
          <w:rStyle w:val="Marquedecommentaire"/>
        </w:rPr>
        <w:annotationRef/>
      </w:r>
      <w:r>
        <w:t>Citer mason 2021-2022 pour encourager la mise en place d’un reporting standardisé… à vérifier/lire</w:t>
      </w:r>
    </w:p>
  </w:comment>
  <w:comment w:id="30" w:author="Ligot Gauthier" w:date="2026-04-14T16:10:00Z" w:initials="GL">
    <w:p w14:paraId="636AD25E" w14:textId="77777777" w:rsidR="00C464DB" w:rsidRDefault="00C464DB" w:rsidP="00C464DB">
      <w:pPr>
        <w:pStyle w:val="Commentaire"/>
        <w:jc w:val="left"/>
      </w:pPr>
      <w:r>
        <w:rPr>
          <w:rStyle w:val="Marquedecommentaire"/>
        </w:rPr>
        <w:annotationRef/>
      </w:r>
      <w:r>
        <w:t>Ce paragraphe ne me semble pas au bon endroit et légèrement redondant</w:t>
      </w:r>
    </w:p>
  </w:comment>
  <w:comment w:id="31" w:author="Ligot Gauthier" w:date="2026-04-14T16:10:00Z" w:initials="GL">
    <w:p w14:paraId="5C09D486" w14:textId="77777777" w:rsidR="00B21E8E" w:rsidRDefault="00B21E8E" w:rsidP="00B21E8E">
      <w:pPr>
        <w:pStyle w:val="Commentaire"/>
        <w:jc w:val="left"/>
      </w:pPr>
      <w:r>
        <w:rPr>
          <w:rStyle w:val="Marquedecommentaire"/>
        </w:rPr>
        <w:annotationRef/>
      </w:r>
      <w:r>
        <w:t>Ok but for one study case</w:t>
      </w:r>
    </w:p>
  </w:comment>
  <w:comment w:id="32" w:author="Ligot Gauthier" w:date="2026-04-14T16:11:00Z" w:initials="GL">
    <w:p w14:paraId="1ED27C9E" w14:textId="77777777" w:rsidR="005552A4" w:rsidRDefault="005552A4" w:rsidP="005552A4">
      <w:pPr>
        <w:pStyle w:val="Commentaire"/>
        <w:jc w:val="left"/>
      </w:pPr>
      <w:r>
        <w:rPr>
          <w:rStyle w:val="Marquedecommentaire"/>
        </w:rPr>
        <w:annotationRef/>
      </w:r>
      <w:r>
        <w:t>Ajouter des éléménts méthodo</w:t>
      </w:r>
    </w:p>
  </w:comment>
  <w:comment w:id="35" w:author="Ligot Gauthier" w:date="2025-09-24T09:19:00Z" w:initials="GL">
    <w:p w14:paraId="3E62AD86" w14:textId="74C198F8" w:rsidR="00D435FE" w:rsidRDefault="00D435FE" w:rsidP="00D435FE">
      <w:pPr>
        <w:pStyle w:val="Commentaire"/>
        <w:jc w:val="left"/>
      </w:pPr>
      <w:r>
        <w:rPr>
          <w:rStyle w:val="Marquedecommentaire"/>
        </w:rPr>
        <w:annotationRef/>
      </w:r>
      <w:r>
        <w:t>Which one… IRR3 including capital opportunity cost</w:t>
      </w:r>
    </w:p>
  </w:comment>
  <w:comment w:id="36" w:author="Ligot Gauthier" w:date="2025-09-23T11:35:00Z" w:initials="GL">
    <w:p w14:paraId="4F130827" w14:textId="77362721" w:rsidR="008E4702" w:rsidRDefault="008E4702" w:rsidP="008E4702">
      <w:pPr>
        <w:pStyle w:val="Commentaire"/>
        <w:jc w:val="left"/>
      </w:pPr>
      <w:r>
        <w:rPr>
          <w:rStyle w:val="Marquedecommentaire"/>
        </w:rPr>
        <w:annotationRef/>
      </w:r>
      <w:r>
        <w:t>Staff cost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A105EE" w15:done="0"/>
  <w15:commentEx w15:paraId="73C13A20" w15:paraIdParent="2BA105EE" w15:done="0"/>
  <w15:commentEx w15:paraId="09BF5BEE" w15:done="0"/>
  <w15:commentEx w15:paraId="6AAA9FC2" w15:done="0"/>
  <w15:commentEx w15:paraId="256F7AD5" w15:done="0"/>
  <w15:commentEx w15:paraId="35D6EE31" w15:done="0"/>
  <w15:commentEx w15:paraId="3F7718FD" w15:done="0"/>
  <w15:commentEx w15:paraId="695A483E" w15:done="0"/>
  <w15:commentEx w15:paraId="1A854BCE" w15:done="0"/>
  <w15:commentEx w15:paraId="04707125" w15:done="0"/>
  <w15:commentEx w15:paraId="010C68E5" w15:done="0"/>
  <w15:commentEx w15:paraId="5D58C653" w15:done="0"/>
  <w15:commentEx w15:paraId="419DF31C" w15:done="0"/>
  <w15:commentEx w15:paraId="2C00BC75" w15:done="0"/>
  <w15:commentEx w15:paraId="17F312A8" w15:done="0"/>
  <w15:commentEx w15:paraId="00AF9676" w15:done="0"/>
  <w15:commentEx w15:paraId="544D41DB" w15:done="0"/>
  <w15:commentEx w15:paraId="636AD25E" w15:paraIdParent="544D41DB" w15:done="0"/>
  <w15:commentEx w15:paraId="5C09D486" w15:done="0"/>
  <w15:commentEx w15:paraId="1ED27C9E" w15:done="0"/>
  <w15:commentEx w15:paraId="3E62AD86" w15:done="0"/>
  <w15:commentEx w15:paraId="4F13082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EDA5D89" w16cex:dateUtc="2025-11-25T07:30:00Z"/>
  <w16cex:commentExtensible w16cex:durableId="2AA4D41E" w16cex:dateUtc="2026-04-14T07:57:00Z"/>
  <w16cex:commentExtensible w16cex:durableId="0CC271C6" w16cex:dateUtc="2026-04-21T08:54:00Z"/>
  <w16cex:commentExtensible w16cex:durableId="4E1932E6" w16cex:dateUtc="2026-04-14T09:24:00Z"/>
  <w16cex:commentExtensible w16cex:durableId="520BD06D" w16cex:dateUtc="2026-04-14T09:29:00Z"/>
  <w16cex:commentExtensible w16cex:durableId="2225C458" w16cex:dateUtc="2025-11-25T10:26:00Z"/>
  <w16cex:commentExtensible w16cex:durableId="019A7E0B" w16cex:dateUtc="2025-11-25T10:26:00Z"/>
  <w16cex:commentExtensible w16cex:durableId="518004AC" w16cex:dateUtc="2026-04-14T11:46:00Z"/>
  <w16cex:commentExtensible w16cex:durableId="34440199" w16cex:dateUtc="2026-04-14T13:01:00Z"/>
  <w16cex:commentExtensible w16cex:durableId="7AD0AB1D" w16cex:dateUtc="2026-04-14T13:08:00Z"/>
  <w16cex:commentExtensible w16cex:durableId="5E1E37E4" w16cex:dateUtc="2026-04-14T13:09:00Z"/>
  <w16cex:commentExtensible w16cex:durableId="356D280B" w16cex:dateUtc="2025-11-28T14:01:00Z"/>
  <w16cex:commentExtensible w16cex:durableId="43A32661" w16cex:dateUtc="2026-04-14T13:50:00Z"/>
  <w16cex:commentExtensible w16cex:durableId="24FDF1E5" w16cex:dateUtc="2026-04-14T13:55:00Z"/>
  <w16cex:commentExtensible w16cex:durableId="42C5686A" w16cex:dateUtc="2026-04-14T14:00:00Z"/>
  <w16cex:commentExtensible w16cex:durableId="0142F45B" w16cex:dateUtc="2026-04-14T14:09:00Z"/>
  <w16cex:commentExtensible w16cex:durableId="6987C546" w16cex:dateUtc="2026-01-23T08:01:00Z"/>
  <w16cex:commentExtensible w16cex:durableId="16DE4707" w16cex:dateUtc="2026-04-14T14:10:00Z"/>
  <w16cex:commentExtensible w16cex:durableId="3D71E598" w16cex:dateUtc="2026-04-14T14:10:00Z"/>
  <w16cex:commentExtensible w16cex:durableId="1F907FA8" w16cex:dateUtc="2026-04-14T14:11:00Z"/>
  <w16cex:commentExtensible w16cex:durableId="47A4D647" w16cex:dateUtc="2025-09-24T07:19:00Z"/>
  <w16cex:commentExtensible w16cex:durableId="5B0B7ADC" w16cex:dateUtc="2025-09-23T09: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A105EE" w16cid:durableId="2EDA5D89"/>
  <w16cid:commentId w16cid:paraId="73C13A20" w16cid:durableId="2AA4D41E"/>
  <w16cid:commentId w16cid:paraId="09BF5BEE" w16cid:durableId="0CC271C6"/>
  <w16cid:commentId w16cid:paraId="6AAA9FC2" w16cid:durableId="4E1932E6"/>
  <w16cid:commentId w16cid:paraId="256F7AD5" w16cid:durableId="520BD06D"/>
  <w16cid:commentId w16cid:paraId="35D6EE31" w16cid:durableId="2225C458"/>
  <w16cid:commentId w16cid:paraId="3F7718FD" w16cid:durableId="019A7E0B"/>
  <w16cid:commentId w16cid:paraId="695A483E" w16cid:durableId="518004AC"/>
  <w16cid:commentId w16cid:paraId="1A854BCE" w16cid:durableId="34440199"/>
  <w16cid:commentId w16cid:paraId="04707125" w16cid:durableId="7AD0AB1D"/>
  <w16cid:commentId w16cid:paraId="010C68E5" w16cid:durableId="5E1E37E4"/>
  <w16cid:commentId w16cid:paraId="5D58C653" w16cid:durableId="356D280B"/>
  <w16cid:commentId w16cid:paraId="419DF31C" w16cid:durableId="43A32661"/>
  <w16cid:commentId w16cid:paraId="2C00BC75" w16cid:durableId="24FDF1E5"/>
  <w16cid:commentId w16cid:paraId="17F312A8" w16cid:durableId="42C5686A"/>
  <w16cid:commentId w16cid:paraId="00AF9676" w16cid:durableId="0142F45B"/>
  <w16cid:commentId w16cid:paraId="544D41DB" w16cid:durableId="6987C546"/>
  <w16cid:commentId w16cid:paraId="636AD25E" w16cid:durableId="16DE4707"/>
  <w16cid:commentId w16cid:paraId="5C09D486" w16cid:durableId="3D71E598"/>
  <w16cid:commentId w16cid:paraId="1ED27C9E" w16cid:durableId="1F907FA8"/>
  <w16cid:commentId w16cid:paraId="3E62AD86" w16cid:durableId="47A4D647"/>
  <w16cid:commentId w16cid:paraId="4F130827" w16cid:durableId="5B0B7AD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D6CFE0" w14:textId="77777777" w:rsidR="003974C7" w:rsidRDefault="003974C7" w:rsidP="008A4271">
      <w:pPr>
        <w:spacing w:after="0" w:line="240" w:lineRule="auto"/>
      </w:pPr>
      <w:r>
        <w:separator/>
      </w:r>
    </w:p>
  </w:endnote>
  <w:endnote w:type="continuationSeparator" w:id="0">
    <w:p w14:paraId="626D0DE8" w14:textId="77777777" w:rsidR="003974C7" w:rsidRDefault="003974C7" w:rsidP="008A4271">
      <w:pPr>
        <w:spacing w:after="0" w:line="240" w:lineRule="auto"/>
      </w:pPr>
      <w:r>
        <w:continuationSeparator/>
      </w:r>
    </w:p>
  </w:endnote>
  <w:endnote w:type="continuationNotice" w:id="1">
    <w:p w14:paraId="0E290279" w14:textId="77777777" w:rsidR="003974C7" w:rsidRDefault="003974C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Narrow">
    <w:altName w:val="Arial"/>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5329350"/>
      <w:docPartObj>
        <w:docPartGallery w:val="Page Numbers (Bottom of Page)"/>
        <w:docPartUnique/>
      </w:docPartObj>
    </w:sdtPr>
    <w:sdtContent>
      <w:p w14:paraId="3B60E31D" w14:textId="13A74168" w:rsidR="007746C4" w:rsidRDefault="007746C4">
        <w:pPr>
          <w:pStyle w:val="Pieddepage"/>
          <w:jc w:val="right"/>
        </w:pPr>
        <w:r>
          <w:fldChar w:fldCharType="begin"/>
        </w:r>
        <w:r>
          <w:instrText>PAGE   \* MERGEFORMAT</w:instrText>
        </w:r>
        <w:r>
          <w:fldChar w:fldCharType="separate"/>
        </w:r>
        <w:r w:rsidR="002E6DA3" w:rsidRPr="002E6DA3">
          <w:rPr>
            <w:noProof/>
            <w:lang w:val="en-GB"/>
          </w:rPr>
          <w:t>1</w:t>
        </w:r>
        <w:r>
          <w:fldChar w:fldCharType="end"/>
        </w:r>
      </w:p>
    </w:sdtContent>
  </w:sdt>
  <w:p w14:paraId="36326FA3" w14:textId="53533D3B" w:rsidR="007746C4" w:rsidRDefault="007746C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B6841" w14:textId="77777777" w:rsidR="003974C7" w:rsidRDefault="003974C7" w:rsidP="008A4271">
      <w:pPr>
        <w:spacing w:after="0" w:line="240" w:lineRule="auto"/>
      </w:pPr>
      <w:r>
        <w:separator/>
      </w:r>
    </w:p>
  </w:footnote>
  <w:footnote w:type="continuationSeparator" w:id="0">
    <w:p w14:paraId="73B86708" w14:textId="77777777" w:rsidR="003974C7" w:rsidRDefault="003974C7" w:rsidP="008A4271">
      <w:pPr>
        <w:spacing w:after="0" w:line="240" w:lineRule="auto"/>
      </w:pPr>
      <w:r>
        <w:continuationSeparator/>
      </w:r>
    </w:p>
  </w:footnote>
  <w:footnote w:type="continuationNotice" w:id="1">
    <w:p w14:paraId="62F2F1AD" w14:textId="77777777" w:rsidR="003974C7" w:rsidRDefault="003974C7">
      <w:pPr>
        <w:spacing w:after="0" w:line="240" w:lineRule="auto"/>
      </w:pPr>
    </w:p>
  </w:footnote>
  <w:footnote w:id="2">
    <w:p w14:paraId="653CF965" w14:textId="7C943FDE" w:rsidR="00CB7F35" w:rsidRDefault="00CB7F35" w:rsidP="00CB7F35">
      <w:pPr>
        <w:pStyle w:val="Notedebasdepage"/>
      </w:pPr>
      <w:r>
        <w:rPr>
          <w:rStyle w:val="Appelnotedebasdep"/>
        </w:rPr>
        <w:footnoteRef/>
      </w:r>
      <w:r>
        <w:t xml:space="preserve"> The scenario of this stand evolution is named “dynamique” (in French). In comparison to the scenario named “classique”, it reduces further stand density to shorten stand rotation. At contrast, the “Classique” scenario aims to produce soft timber with n</w:t>
      </w:r>
      <w:r w:rsidRPr="000A1122">
        <w:t>arrow growth rings, with low shrinkage, low density, and a light color. This wood is sought after in cabinetmaking, cooperage, and interior joinery</w:t>
      </w:r>
      <w:r>
        <w:t>.</w:t>
      </w:r>
    </w:p>
  </w:footnote>
  <w:footnote w:id="3">
    <w:p w14:paraId="3004DA2E" w14:textId="3CD5C0C0" w:rsidR="00AE00F3" w:rsidRDefault="00AE00F3" w:rsidP="00AE00F3">
      <w:pPr>
        <w:pStyle w:val="Notedebasdepage"/>
      </w:pPr>
      <w:r>
        <w:rPr>
          <w:rStyle w:val="Appelnotedebasdep"/>
        </w:rPr>
        <w:footnoteRef/>
      </w:r>
      <w:r>
        <w:t xml:space="preserve"> This corresponded to the scenario named ITTS 3 CHS 02 by Sardin </w:t>
      </w:r>
      <w:r>
        <w:fldChar w:fldCharType="begin"/>
      </w:r>
      <w:r w:rsidR="008F6569">
        <w:instrText xml:space="preserve"> ADDIN ZOTERO_ITEM CSL_CITATION {"citationID":"z0c5rlKA","properties":{"formattedCitation":"(2008)","plainCitation":"(2008)","noteIndex":2},"citationItems":[{"id":6777,"uris":["http://zotero.org/users/1509360/items/2V8XKQ7Z"],"itemData":{"id":6777,"type":"book","number-of-pages":"455p","publisher":"Office national des forêts","publisher-place":"Paris","title":"Chênaies continentales (Guide des sylvicultures)","title-short":"Chênaies continentales (Guide des sylvicultures)","author":[{"family":"Sardin","given":"T"}],"issued":{"date-parts":[["2008"]]}},"suppress-author":true}],"schema":"https://github.com/citation-style-language/schema/raw/master/csl-citation.json"} </w:instrText>
      </w:r>
      <w:r>
        <w:fldChar w:fldCharType="separate"/>
      </w:r>
      <w:r w:rsidRPr="002D18FE">
        <w:rPr>
          <w:rFonts w:ascii="Aptos" w:hAnsi="Aptos"/>
        </w:rPr>
        <w:t>(2008)</w:t>
      </w:r>
      <w:r>
        <w:fldChar w:fldCharType="end"/>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2A520" w14:textId="5F7B3C0F" w:rsidR="007746C4" w:rsidRPr="008A4271" w:rsidRDefault="007746C4">
    <w:pPr>
      <w:pStyle w:val="En-tte"/>
      <w:rPr>
        <w:lang w:val="fr-BE"/>
      </w:rPr>
    </w:pPr>
    <w:r>
      <w:rPr>
        <w:lang w:val="fr-BE"/>
      </w:rPr>
      <w:tab/>
    </w:r>
    <w:r>
      <w:rPr>
        <w:lang w:val="fr-BE"/>
      </w:rPr>
      <w:tab/>
    </w:r>
    <w:r>
      <w:t>27-Feb-25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171BF"/>
    <w:multiLevelType w:val="hybridMultilevel"/>
    <w:tmpl w:val="D64CC8F6"/>
    <w:lvl w:ilvl="0" w:tplc="080C0001">
      <w:start w:val="1"/>
      <w:numFmt w:val="bullet"/>
      <w:lvlText w:val=""/>
      <w:lvlJc w:val="left"/>
      <w:pPr>
        <w:ind w:left="720" w:hanging="360"/>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 w15:restartNumberingAfterBreak="0">
    <w:nsid w:val="0F60114A"/>
    <w:multiLevelType w:val="multilevel"/>
    <w:tmpl w:val="080C0025"/>
    <w:lvl w:ilvl="0">
      <w:start w:val="1"/>
      <w:numFmt w:val="decimal"/>
      <w:pStyle w:val="Titre1"/>
      <w:lvlText w:val="%1"/>
      <w:lvlJc w:val="left"/>
      <w:pPr>
        <w:ind w:left="432" w:hanging="432"/>
      </w:pPr>
    </w:lvl>
    <w:lvl w:ilvl="1">
      <w:start w:val="1"/>
      <w:numFmt w:val="decimal"/>
      <w:pStyle w:val="Titre2"/>
      <w:lvlText w:val="%1.%2"/>
      <w:lvlJc w:val="left"/>
      <w:pPr>
        <w:ind w:left="615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2" w15:restartNumberingAfterBreak="0">
    <w:nsid w:val="27F51395"/>
    <w:multiLevelType w:val="hybridMultilevel"/>
    <w:tmpl w:val="0590D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E25029"/>
    <w:multiLevelType w:val="hybridMultilevel"/>
    <w:tmpl w:val="05BC6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7F1B8F"/>
    <w:multiLevelType w:val="hybridMultilevel"/>
    <w:tmpl w:val="DEF61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B23FD1"/>
    <w:multiLevelType w:val="hybridMultilevel"/>
    <w:tmpl w:val="D206E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C6447C"/>
    <w:multiLevelType w:val="hybridMultilevel"/>
    <w:tmpl w:val="9014EC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5E2072A"/>
    <w:multiLevelType w:val="hybridMultilevel"/>
    <w:tmpl w:val="CE8EB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8E50DC"/>
    <w:multiLevelType w:val="hybridMultilevel"/>
    <w:tmpl w:val="AB461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12E788B"/>
    <w:multiLevelType w:val="hybridMultilevel"/>
    <w:tmpl w:val="83F848B0"/>
    <w:lvl w:ilvl="0" w:tplc="41827260">
      <w:numFmt w:val="bullet"/>
      <w:lvlText w:val="-"/>
      <w:lvlJc w:val="left"/>
      <w:pPr>
        <w:ind w:left="720" w:hanging="360"/>
      </w:pPr>
      <w:rPr>
        <w:rFonts w:ascii="Aptos" w:eastAsiaTheme="maj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6E659EB"/>
    <w:multiLevelType w:val="hybridMultilevel"/>
    <w:tmpl w:val="CCE4F798"/>
    <w:lvl w:ilvl="0" w:tplc="8BEC411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CB242F6"/>
    <w:multiLevelType w:val="hybridMultilevel"/>
    <w:tmpl w:val="583EB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596574F"/>
    <w:multiLevelType w:val="hybridMultilevel"/>
    <w:tmpl w:val="89C60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B0295A"/>
    <w:multiLevelType w:val="hybridMultilevel"/>
    <w:tmpl w:val="32240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9B7420B"/>
    <w:multiLevelType w:val="hybridMultilevel"/>
    <w:tmpl w:val="D122B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8417375">
    <w:abstractNumId w:val="8"/>
  </w:num>
  <w:num w:numId="2" w16cid:durableId="1339193331">
    <w:abstractNumId w:val="5"/>
  </w:num>
  <w:num w:numId="3" w16cid:durableId="467823922">
    <w:abstractNumId w:val="12"/>
  </w:num>
  <w:num w:numId="4" w16cid:durableId="1944192143">
    <w:abstractNumId w:val="10"/>
  </w:num>
  <w:num w:numId="5" w16cid:durableId="261643909">
    <w:abstractNumId w:val="1"/>
  </w:num>
  <w:num w:numId="6" w16cid:durableId="1638611255">
    <w:abstractNumId w:val="4"/>
  </w:num>
  <w:num w:numId="7" w16cid:durableId="1474130711">
    <w:abstractNumId w:val="6"/>
  </w:num>
  <w:num w:numId="8" w16cid:durableId="1525552603">
    <w:abstractNumId w:val="9"/>
  </w:num>
  <w:num w:numId="9" w16cid:durableId="310645520">
    <w:abstractNumId w:val="14"/>
  </w:num>
  <w:num w:numId="10" w16cid:durableId="160462931">
    <w:abstractNumId w:val="7"/>
  </w:num>
  <w:num w:numId="11" w16cid:durableId="1372002214">
    <w:abstractNumId w:val="13"/>
  </w:num>
  <w:num w:numId="12" w16cid:durableId="1536383378">
    <w:abstractNumId w:val="11"/>
  </w:num>
  <w:num w:numId="13" w16cid:durableId="1978416983">
    <w:abstractNumId w:val="2"/>
  </w:num>
  <w:num w:numId="14" w16cid:durableId="343821257">
    <w:abstractNumId w:val="3"/>
  </w:num>
  <w:num w:numId="15" w16cid:durableId="77097263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got Gauthier">
    <w15:presenceInfo w15:providerId="AD" w15:userId="S::gligot@uliege.be::a9199f1e-916f-4956-871a-ef6b97bc5424"/>
  </w15:person>
  <w15:person w15:author="Guillaume">
    <w15:presenceInfo w15:providerId="None" w15:userId="Guillaum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2E3A"/>
    <w:rsid w:val="00002899"/>
    <w:rsid w:val="00003B5E"/>
    <w:rsid w:val="000042D1"/>
    <w:rsid w:val="00005673"/>
    <w:rsid w:val="000064B5"/>
    <w:rsid w:val="00010DA3"/>
    <w:rsid w:val="0001159A"/>
    <w:rsid w:val="000120FF"/>
    <w:rsid w:val="00012504"/>
    <w:rsid w:val="000130A0"/>
    <w:rsid w:val="0001370D"/>
    <w:rsid w:val="00014D11"/>
    <w:rsid w:val="00015504"/>
    <w:rsid w:val="000156A7"/>
    <w:rsid w:val="00016835"/>
    <w:rsid w:val="00017DDE"/>
    <w:rsid w:val="00024CCC"/>
    <w:rsid w:val="0002665B"/>
    <w:rsid w:val="0002708E"/>
    <w:rsid w:val="00030FAA"/>
    <w:rsid w:val="00031694"/>
    <w:rsid w:val="00035317"/>
    <w:rsid w:val="000368DC"/>
    <w:rsid w:val="000376B4"/>
    <w:rsid w:val="00041509"/>
    <w:rsid w:val="00041A79"/>
    <w:rsid w:val="00042B85"/>
    <w:rsid w:val="00044CF3"/>
    <w:rsid w:val="00045417"/>
    <w:rsid w:val="000468CC"/>
    <w:rsid w:val="000469F0"/>
    <w:rsid w:val="00046B37"/>
    <w:rsid w:val="00047928"/>
    <w:rsid w:val="00047B05"/>
    <w:rsid w:val="000503BC"/>
    <w:rsid w:val="00050822"/>
    <w:rsid w:val="000517E8"/>
    <w:rsid w:val="00051A0C"/>
    <w:rsid w:val="000520DC"/>
    <w:rsid w:val="0005525E"/>
    <w:rsid w:val="000566AF"/>
    <w:rsid w:val="00060CCE"/>
    <w:rsid w:val="00061797"/>
    <w:rsid w:val="00061869"/>
    <w:rsid w:val="00064E5D"/>
    <w:rsid w:val="000677ED"/>
    <w:rsid w:val="00072B7E"/>
    <w:rsid w:val="000733EB"/>
    <w:rsid w:val="00073D9C"/>
    <w:rsid w:val="00075117"/>
    <w:rsid w:val="000761E9"/>
    <w:rsid w:val="0007721D"/>
    <w:rsid w:val="000817A3"/>
    <w:rsid w:val="00083131"/>
    <w:rsid w:val="00083B7B"/>
    <w:rsid w:val="00083DFF"/>
    <w:rsid w:val="00084860"/>
    <w:rsid w:val="0008531D"/>
    <w:rsid w:val="0008588E"/>
    <w:rsid w:val="00085E12"/>
    <w:rsid w:val="00086091"/>
    <w:rsid w:val="00086850"/>
    <w:rsid w:val="00087329"/>
    <w:rsid w:val="00091C48"/>
    <w:rsid w:val="000A018E"/>
    <w:rsid w:val="000A1122"/>
    <w:rsid w:val="000A39C4"/>
    <w:rsid w:val="000A3C95"/>
    <w:rsid w:val="000A4939"/>
    <w:rsid w:val="000A4FC4"/>
    <w:rsid w:val="000A5A22"/>
    <w:rsid w:val="000A61D7"/>
    <w:rsid w:val="000A72EA"/>
    <w:rsid w:val="000A7669"/>
    <w:rsid w:val="000B037C"/>
    <w:rsid w:val="000B3677"/>
    <w:rsid w:val="000B44BA"/>
    <w:rsid w:val="000B6844"/>
    <w:rsid w:val="000B724E"/>
    <w:rsid w:val="000B7C95"/>
    <w:rsid w:val="000C068C"/>
    <w:rsid w:val="000C198C"/>
    <w:rsid w:val="000C2BA3"/>
    <w:rsid w:val="000C3B05"/>
    <w:rsid w:val="000C4358"/>
    <w:rsid w:val="000C5A10"/>
    <w:rsid w:val="000C5B03"/>
    <w:rsid w:val="000C6F3D"/>
    <w:rsid w:val="000C72B6"/>
    <w:rsid w:val="000C79E1"/>
    <w:rsid w:val="000C7A42"/>
    <w:rsid w:val="000D2E3A"/>
    <w:rsid w:val="000D2E78"/>
    <w:rsid w:val="000D3382"/>
    <w:rsid w:val="000D4E71"/>
    <w:rsid w:val="000D5AFD"/>
    <w:rsid w:val="000D5C81"/>
    <w:rsid w:val="000D6389"/>
    <w:rsid w:val="000D754A"/>
    <w:rsid w:val="000E0C9E"/>
    <w:rsid w:val="000E121A"/>
    <w:rsid w:val="000E2849"/>
    <w:rsid w:val="000E2CCA"/>
    <w:rsid w:val="000E49A0"/>
    <w:rsid w:val="000E5183"/>
    <w:rsid w:val="000E72D5"/>
    <w:rsid w:val="000E7776"/>
    <w:rsid w:val="000E7AA8"/>
    <w:rsid w:val="000F2F30"/>
    <w:rsid w:val="000F6210"/>
    <w:rsid w:val="000F6900"/>
    <w:rsid w:val="000F6AD8"/>
    <w:rsid w:val="00100D66"/>
    <w:rsid w:val="00101EBF"/>
    <w:rsid w:val="00102250"/>
    <w:rsid w:val="0010467E"/>
    <w:rsid w:val="0010576E"/>
    <w:rsid w:val="001130B1"/>
    <w:rsid w:val="00116FA0"/>
    <w:rsid w:val="00117F17"/>
    <w:rsid w:val="001223F4"/>
    <w:rsid w:val="00122D0F"/>
    <w:rsid w:val="001250B3"/>
    <w:rsid w:val="001250C7"/>
    <w:rsid w:val="0012692A"/>
    <w:rsid w:val="00127463"/>
    <w:rsid w:val="00127653"/>
    <w:rsid w:val="001278C3"/>
    <w:rsid w:val="001300F3"/>
    <w:rsid w:val="0013060A"/>
    <w:rsid w:val="00133471"/>
    <w:rsid w:val="00133AF0"/>
    <w:rsid w:val="00134B39"/>
    <w:rsid w:val="00136A20"/>
    <w:rsid w:val="00136E94"/>
    <w:rsid w:val="0013763D"/>
    <w:rsid w:val="00140751"/>
    <w:rsid w:val="00140E2B"/>
    <w:rsid w:val="0014251C"/>
    <w:rsid w:val="00142773"/>
    <w:rsid w:val="001436A3"/>
    <w:rsid w:val="00144941"/>
    <w:rsid w:val="00144FC4"/>
    <w:rsid w:val="00151569"/>
    <w:rsid w:val="001519AC"/>
    <w:rsid w:val="00151EF6"/>
    <w:rsid w:val="00153D6B"/>
    <w:rsid w:val="00153D77"/>
    <w:rsid w:val="00155B6D"/>
    <w:rsid w:val="001608DA"/>
    <w:rsid w:val="00161802"/>
    <w:rsid w:val="001630E7"/>
    <w:rsid w:val="0016369A"/>
    <w:rsid w:val="00163C54"/>
    <w:rsid w:val="001648CD"/>
    <w:rsid w:val="00164F91"/>
    <w:rsid w:val="0016537A"/>
    <w:rsid w:val="00167078"/>
    <w:rsid w:val="00170550"/>
    <w:rsid w:val="00170D90"/>
    <w:rsid w:val="00170ECE"/>
    <w:rsid w:val="001763DA"/>
    <w:rsid w:val="00180029"/>
    <w:rsid w:val="00180865"/>
    <w:rsid w:val="00180A37"/>
    <w:rsid w:val="001811B2"/>
    <w:rsid w:val="00181D6B"/>
    <w:rsid w:val="00182109"/>
    <w:rsid w:val="001826DF"/>
    <w:rsid w:val="00182883"/>
    <w:rsid w:val="00183008"/>
    <w:rsid w:val="001842EF"/>
    <w:rsid w:val="00185450"/>
    <w:rsid w:val="00185630"/>
    <w:rsid w:val="0018748E"/>
    <w:rsid w:val="001901E3"/>
    <w:rsid w:val="0019094F"/>
    <w:rsid w:val="00192781"/>
    <w:rsid w:val="001938A9"/>
    <w:rsid w:val="00193F49"/>
    <w:rsid w:val="0019402F"/>
    <w:rsid w:val="00194A00"/>
    <w:rsid w:val="00195320"/>
    <w:rsid w:val="00195A84"/>
    <w:rsid w:val="00196F9C"/>
    <w:rsid w:val="001A1974"/>
    <w:rsid w:val="001A1F92"/>
    <w:rsid w:val="001A3741"/>
    <w:rsid w:val="001A3938"/>
    <w:rsid w:val="001A5B61"/>
    <w:rsid w:val="001B2409"/>
    <w:rsid w:val="001B4A0C"/>
    <w:rsid w:val="001B5F29"/>
    <w:rsid w:val="001B6684"/>
    <w:rsid w:val="001B6CF1"/>
    <w:rsid w:val="001C289E"/>
    <w:rsid w:val="001C4BE3"/>
    <w:rsid w:val="001C5051"/>
    <w:rsid w:val="001C6181"/>
    <w:rsid w:val="001D00AA"/>
    <w:rsid w:val="001D087C"/>
    <w:rsid w:val="001D1564"/>
    <w:rsid w:val="001D5A71"/>
    <w:rsid w:val="001D7BDB"/>
    <w:rsid w:val="001E2080"/>
    <w:rsid w:val="001E2C6E"/>
    <w:rsid w:val="001E310F"/>
    <w:rsid w:val="001E4C79"/>
    <w:rsid w:val="001E6543"/>
    <w:rsid w:val="001E78F7"/>
    <w:rsid w:val="001E7A03"/>
    <w:rsid w:val="001F2179"/>
    <w:rsid w:val="001F2499"/>
    <w:rsid w:val="001F24A3"/>
    <w:rsid w:val="001F3E97"/>
    <w:rsid w:val="001F4590"/>
    <w:rsid w:val="001F556A"/>
    <w:rsid w:val="001F59E7"/>
    <w:rsid w:val="001F6D39"/>
    <w:rsid w:val="001F7DF0"/>
    <w:rsid w:val="00202007"/>
    <w:rsid w:val="00204DAF"/>
    <w:rsid w:val="0020537D"/>
    <w:rsid w:val="00205DF5"/>
    <w:rsid w:val="00205F66"/>
    <w:rsid w:val="00213693"/>
    <w:rsid w:val="00216E6E"/>
    <w:rsid w:val="00217E39"/>
    <w:rsid w:val="00221412"/>
    <w:rsid w:val="00221D83"/>
    <w:rsid w:val="002222E8"/>
    <w:rsid w:val="00223E7F"/>
    <w:rsid w:val="00224347"/>
    <w:rsid w:val="00224CC6"/>
    <w:rsid w:val="002254E2"/>
    <w:rsid w:val="00226653"/>
    <w:rsid w:val="002279A7"/>
    <w:rsid w:val="002317F9"/>
    <w:rsid w:val="002335A8"/>
    <w:rsid w:val="002351E8"/>
    <w:rsid w:val="00236879"/>
    <w:rsid w:val="002376EC"/>
    <w:rsid w:val="00242152"/>
    <w:rsid w:val="00242158"/>
    <w:rsid w:val="0024461F"/>
    <w:rsid w:val="002452F6"/>
    <w:rsid w:val="00245EC0"/>
    <w:rsid w:val="00246B0F"/>
    <w:rsid w:val="00246C7D"/>
    <w:rsid w:val="002478AE"/>
    <w:rsid w:val="0025180B"/>
    <w:rsid w:val="002536CA"/>
    <w:rsid w:val="00256C32"/>
    <w:rsid w:val="00257802"/>
    <w:rsid w:val="0026276C"/>
    <w:rsid w:val="002645CB"/>
    <w:rsid w:val="002656B8"/>
    <w:rsid w:val="00265E9F"/>
    <w:rsid w:val="002672A0"/>
    <w:rsid w:val="002678FD"/>
    <w:rsid w:val="00274854"/>
    <w:rsid w:val="0027778F"/>
    <w:rsid w:val="00277DBE"/>
    <w:rsid w:val="00277F12"/>
    <w:rsid w:val="002801F1"/>
    <w:rsid w:val="00283304"/>
    <w:rsid w:val="00283F5A"/>
    <w:rsid w:val="002859F2"/>
    <w:rsid w:val="00286B80"/>
    <w:rsid w:val="00290DD4"/>
    <w:rsid w:val="002921C1"/>
    <w:rsid w:val="00293F30"/>
    <w:rsid w:val="00294A0A"/>
    <w:rsid w:val="00297BEC"/>
    <w:rsid w:val="002A03D6"/>
    <w:rsid w:val="002A0DE0"/>
    <w:rsid w:val="002A1467"/>
    <w:rsid w:val="002A240D"/>
    <w:rsid w:val="002A2AF7"/>
    <w:rsid w:val="002A2B57"/>
    <w:rsid w:val="002A3489"/>
    <w:rsid w:val="002A45F3"/>
    <w:rsid w:val="002A58BD"/>
    <w:rsid w:val="002A662D"/>
    <w:rsid w:val="002A69FB"/>
    <w:rsid w:val="002A7ADD"/>
    <w:rsid w:val="002B0F8D"/>
    <w:rsid w:val="002B1776"/>
    <w:rsid w:val="002B1C58"/>
    <w:rsid w:val="002B3329"/>
    <w:rsid w:val="002B365D"/>
    <w:rsid w:val="002B569F"/>
    <w:rsid w:val="002B766A"/>
    <w:rsid w:val="002B7921"/>
    <w:rsid w:val="002C0F1C"/>
    <w:rsid w:val="002C3674"/>
    <w:rsid w:val="002C5CAA"/>
    <w:rsid w:val="002C7E63"/>
    <w:rsid w:val="002D0ADC"/>
    <w:rsid w:val="002D18FE"/>
    <w:rsid w:val="002D3613"/>
    <w:rsid w:val="002D390A"/>
    <w:rsid w:val="002D3928"/>
    <w:rsid w:val="002D40C0"/>
    <w:rsid w:val="002D4507"/>
    <w:rsid w:val="002D500B"/>
    <w:rsid w:val="002D60C6"/>
    <w:rsid w:val="002D619B"/>
    <w:rsid w:val="002E0068"/>
    <w:rsid w:val="002E251D"/>
    <w:rsid w:val="002E535B"/>
    <w:rsid w:val="002E5987"/>
    <w:rsid w:val="002E6822"/>
    <w:rsid w:val="002E6DA3"/>
    <w:rsid w:val="002F0874"/>
    <w:rsid w:val="002F0B16"/>
    <w:rsid w:val="002F0FFD"/>
    <w:rsid w:val="002F1C00"/>
    <w:rsid w:val="002F36E8"/>
    <w:rsid w:val="002F43E6"/>
    <w:rsid w:val="002F5882"/>
    <w:rsid w:val="002F62A4"/>
    <w:rsid w:val="002F7547"/>
    <w:rsid w:val="002F7FEB"/>
    <w:rsid w:val="00300F28"/>
    <w:rsid w:val="003023F0"/>
    <w:rsid w:val="00303147"/>
    <w:rsid w:val="003048B7"/>
    <w:rsid w:val="00304C39"/>
    <w:rsid w:val="00306380"/>
    <w:rsid w:val="00313C99"/>
    <w:rsid w:val="003140C1"/>
    <w:rsid w:val="003146A7"/>
    <w:rsid w:val="003164C1"/>
    <w:rsid w:val="00317371"/>
    <w:rsid w:val="0032286A"/>
    <w:rsid w:val="00323375"/>
    <w:rsid w:val="003234A4"/>
    <w:rsid w:val="0032533B"/>
    <w:rsid w:val="00326F83"/>
    <w:rsid w:val="00327EEA"/>
    <w:rsid w:val="00332018"/>
    <w:rsid w:val="00335700"/>
    <w:rsid w:val="00335BAA"/>
    <w:rsid w:val="0033617E"/>
    <w:rsid w:val="0034046C"/>
    <w:rsid w:val="00340944"/>
    <w:rsid w:val="003423F1"/>
    <w:rsid w:val="00343217"/>
    <w:rsid w:val="00343F98"/>
    <w:rsid w:val="00344492"/>
    <w:rsid w:val="00344846"/>
    <w:rsid w:val="00345010"/>
    <w:rsid w:val="003458E8"/>
    <w:rsid w:val="0034681D"/>
    <w:rsid w:val="00350CAD"/>
    <w:rsid w:val="0035331B"/>
    <w:rsid w:val="00353994"/>
    <w:rsid w:val="00354266"/>
    <w:rsid w:val="0035455B"/>
    <w:rsid w:val="00354C25"/>
    <w:rsid w:val="00357110"/>
    <w:rsid w:val="0035714F"/>
    <w:rsid w:val="00360289"/>
    <w:rsid w:val="00361FDF"/>
    <w:rsid w:val="00363011"/>
    <w:rsid w:val="00364F3D"/>
    <w:rsid w:val="003669E0"/>
    <w:rsid w:val="003676A7"/>
    <w:rsid w:val="00376382"/>
    <w:rsid w:val="003764F7"/>
    <w:rsid w:val="003813C4"/>
    <w:rsid w:val="00381660"/>
    <w:rsid w:val="003816E2"/>
    <w:rsid w:val="00381DAB"/>
    <w:rsid w:val="00384C87"/>
    <w:rsid w:val="00385A84"/>
    <w:rsid w:val="00386CF9"/>
    <w:rsid w:val="00387000"/>
    <w:rsid w:val="00390153"/>
    <w:rsid w:val="00390BB1"/>
    <w:rsid w:val="00391566"/>
    <w:rsid w:val="00397055"/>
    <w:rsid w:val="003972DC"/>
    <w:rsid w:val="003974C7"/>
    <w:rsid w:val="003975C1"/>
    <w:rsid w:val="00397E4B"/>
    <w:rsid w:val="003A017A"/>
    <w:rsid w:val="003A026C"/>
    <w:rsid w:val="003A1650"/>
    <w:rsid w:val="003A326B"/>
    <w:rsid w:val="003A4996"/>
    <w:rsid w:val="003A643E"/>
    <w:rsid w:val="003A7F90"/>
    <w:rsid w:val="003B03EE"/>
    <w:rsid w:val="003B122C"/>
    <w:rsid w:val="003B44D8"/>
    <w:rsid w:val="003B4EFF"/>
    <w:rsid w:val="003B74BA"/>
    <w:rsid w:val="003C3A9D"/>
    <w:rsid w:val="003C58C5"/>
    <w:rsid w:val="003C70B4"/>
    <w:rsid w:val="003C7F84"/>
    <w:rsid w:val="003D0687"/>
    <w:rsid w:val="003D0A0D"/>
    <w:rsid w:val="003D1800"/>
    <w:rsid w:val="003D6DBA"/>
    <w:rsid w:val="003D7924"/>
    <w:rsid w:val="003E0956"/>
    <w:rsid w:val="003E0995"/>
    <w:rsid w:val="003E2F44"/>
    <w:rsid w:val="003E32FC"/>
    <w:rsid w:val="003E3CF9"/>
    <w:rsid w:val="003E4F15"/>
    <w:rsid w:val="003E532B"/>
    <w:rsid w:val="003E6238"/>
    <w:rsid w:val="003E665A"/>
    <w:rsid w:val="003E7172"/>
    <w:rsid w:val="003E7BEF"/>
    <w:rsid w:val="003F0E80"/>
    <w:rsid w:val="003F298F"/>
    <w:rsid w:val="003F39A4"/>
    <w:rsid w:val="003F4080"/>
    <w:rsid w:val="003F72DD"/>
    <w:rsid w:val="003F730A"/>
    <w:rsid w:val="003F7991"/>
    <w:rsid w:val="00400004"/>
    <w:rsid w:val="00400E71"/>
    <w:rsid w:val="004019F2"/>
    <w:rsid w:val="00402A6A"/>
    <w:rsid w:val="0040453A"/>
    <w:rsid w:val="0040574C"/>
    <w:rsid w:val="0040588B"/>
    <w:rsid w:val="00406421"/>
    <w:rsid w:val="004065B3"/>
    <w:rsid w:val="004077F9"/>
    <w:rsid w:val="00407B2A"/>
    <w:rsid w:val="0041073E"/>
    <w:rsid w:val="004110A4"/>
    <w:rsid w:val="00411107"/>
    <w:rsid w:val="00411C45"/>
    <w:rsid w:val="004124FC"/>
    <w:rsid w:val="00412870"/>
    <w:rsid w:val="004144FB"/>
    <w:rsid w:val="004165EE"/>
    <w:rsid w:val="004179BD"/>
    <w:rsid w:val="004204E8"/>
    <w:rsid w:val="00420CE5"/>
    <w:rsid w:val="00421DD7"/>
    <w:rsid w:val="00426AE5"/>
    <w:rsid w:val="00427981"/>
    <w:rsid w:val="00427B52"/>
    <w:rsid w:val="00430CF3"/>
    <w:rsid w:val="0043361C"/>
    <w:rsid w:val="00434797"/>
    <w:rsid w:val="00435F98"/>
    <w:rsid w:val="00440721"/>
    <w:rsid w:val="00441AAC"/>
    <w:rsid w:val="004456D7"/>
    <w:rsid w:val="004469EF"/>
    <w:rsid w:val="0044784E"/>
    <w:rsid w:val="0045015A"/>
    <w:rsid w:val="0045542C"/>
    <w:rsid w:val="00455AD9"/>
    <w:rsid w:val="00456946"/>
    <w:rsid w:val="004615AB"/>
    <w:rsid w:val="00461BC3"/>
    <w:rsid w:val="00462E9B"/>
    <w:rsid w:val="0046493F"/>
    <w:rsid w:val="00464CE8"/>
    <w:rsid w:val="00465BEC"/>
    <w:rsid w:val="0046649B"/>
    <w:rsid w:val="00466F3B"/>
    <w:rsid w:val="00467B7E"/>
    <w:rsid w:val="00467E17"/>
    <w:rsid w:val="00470B18"/>
    <w:rsid w:val="00471F48"/>
    <w:rsid w:val="00472764"/>
    <w:rsid w:val="004739C1"/>
    <w:rsid w:val="00473FD8"/>
    <w:rsid w:val="0047528E"/>
    <w:rsid w:val="00475779"/>
    <w:rsid w:val="004775A0"/>
    <w:rsid w:val="004805D2"/>
    <w:rsid w:val="0048171F"/>
    <w:rsid w:val="004845D6"/>
    <w:rsid w:val="00490184"/>
    <w:rsid w:val="004901FA"/>
    <w:rsid w:val="0049341C"/>
    <w:rsid w:val="00493750"/>
    <w:rsid w:val="00494992"/>
    <w:rsid w:val="00494E31"/>
    <w:rsid w:val="00495951"/>
    <w:rsid w:val="00497005"/>
    <w:rsid w:val="004A1F99"/>
    <w:rsid w:val="004A2AEC"/>
    <w:rsid w:val="004A3441"/>
    <w:rsid w:val="004A4780"/>
    <w:rsid w:val="004A4EF8"/>
    <w:rsid w:val="004B009C"/>
    <w:rsid w:val="004B333A"/>
    <w:rsid w:val="004B54C5"/>
    <w:rsid w:val="004B5684"/>
    <w:rsid w:val="004B5F94"/>
    <w:rsid w:val="004B68D4"/>
    <w:rsid w:val="004B7835"/>
    <w:rsid w:val="004B785B"/>
    <w:rsid w:val="004C0012"/>
    <w:rsid w:val="004C0650"/>
    <w:rsid w:val="004C5CAF"/>
    <w:rsid w:val="004C6854"/>
    <w:rsid w:val="004C6E44"/>
    <w:rsid w:val="004D0938"/>
    <w:rsid w:val="004D21A6"/>
    <w:rsid w:val="004D381F"/>
    <w:rsid w:val="004D4C9B"/>
    <w:rsid w:val="004D6056"/>
    <w:rsid w:val="004D673A"/>
    <w:rsid w:val="004D74A5"/>
    <w:rsid w:val="004E0FF7"/>
    <w:rsid w:val="004E1BC2"/>
    <w:rsid w:val="004E1E7E"/>
    <w:rsid w:val="004E673D"/>
    <w:rsid w:val="004F014E"/>
    <w:rsid w:val="004F05D7"/>
    <w:rsid w:val="004F2809"/>
    <w:rsid w:val="004F32C5"/>
    <w:rsid w:val="004F7198"/>
    <w:rsid w:val="004F7F8B"/>
    <w:rsid w:val="005000C2"/>
    <w:rsid w:val="00500302"/>
    <w:rsid w:val="00500C1E"/>
    <w:rsid w:val="00502463"/>
    <w:rsid w:val="005024F1"/>
    <w:rsid w:val="00503D01"/>
    <w:rsid w:val="00504B4E"/>
    <w:rsid w:val="00507BE4"/>
    <w:rsid w:val="0051166A"/>
    <w:rsid w:val="00513403"/>
    <w:rsid w:val="00514DB8"/>
    <w:rsid w:val="00515BB8"/>
    <w:rsid w:val="00516E4A"/>
    <w:rsid w:val="00521537"/>
    <w:rsid w:val="00523524"/>
    <w:rsid w:val="005247B9"/>
    <w:rsid w:val="005254CA"/>
    <w:rsid w:val="005255F0"/>
    <w:rsid w:val="00525B35"/>
    <w:rsid w:val="00526938"/>
    <w:rsid w:val="005276AC"/>
    <w:rsid w:val="00530509"/>
    <w:rsid w:val="0053210F"/>
    <w:rsid w:val="005331C6"/>
    <w:rsid w:val="00535255"/>
    <w:rsid w:val="00535D0C"/>
    <w:rsid w:val="0053607E"/>
    <w:rsid w:val="005363A1"/>
    <w:rsid w:val="00536A99"/>
    <w:rsid w:val="005400EA"/>
    <w:rsid w:val="005429E3"/>
    <w:rsid w:val="00542D7F"/>
    <w:rsid w:val="005436F6"/>
    <w:rsid w:val="00543901"/>
    <w:rsid w:val="00543F97"/>
    <w:rsid w:val="00545F60"/>
    <w:rsid w:val="00547FDB"/>
    <w:rsid w:val="00551F07"/>
    <w:rsid w:val="00552663"/>
    <w:rsid w:val="00553065"/>
    <w:rsid w:val="00554FF0"/>
    <w:rsid w:val="005552A4"/>
    <w:rsid w:val="00557772"/>
    <w:rsid w:val="00557E7D"/>
    <w:rsid w:val="00560F97"/>
    <w:rsid w:val="00561461"/>
    <w:rsid w:val="00562124"/>
    <w:rsid w:val="00565D7C"/>
    <w:rsid w:val="00566782"/>
    <w:rsid w:val="00573DF6"/>
    <w:rsid w:val="0057547D"/>
    <w:rsid w:val="00575950"/>
    <w:rsid w:val="00577D5B"/>
    <w:rsid w:val="00581103"/>
    <w:rsid w:val="0058373C"/>
    <w:rsid w:val="00583989"/>
    <w:rsid w:val="00584D97"/>
    <w:rsid w:val="00590525"/>
    <w:rsid w:val="005905F3"/>
    <w:rsid w:val="00590EE1"/>
    <w:rsid w:val="00591EA7"/>
    <w:rsid w:val="00593A4A"/>
    <w:rsid w:val="00593C7B"/>
    <w:rsid w:val="00593DA3"/>
    <w:rsid w:val="00596723"/>
    <w:rsid w:val="00597D6A"/>
    <w:rsid w:val="005A4261"/>
    <w:rsid w:val="005B01F7"/>
    <w:rsid w:val="005B0AEA"/>
    <w:rsid w:val="005B291C"/>
    <w:rsid w:val="005B3259"/>
    <w:rsid w:val="005B4238"/>
    <w:rsid w:val="005B52FD"/>
    <w:rsid w:val="005C06F7"/>
    <w:rsid w:val="005C266C"/>
    <w:rsid w:val="005C6299"/>
    <w:rsid w:val="005C6FB3"/>
    <w:rsid w:val="005D00CA"/>
    <w:rsid w:val="005D0217"/>
    <w:rsid w:val="005D0CD8"/>
    <w:rsid w:val="005D145A"/>
    <w:rsid w:val="005D3AD7"/>
    <w:rsid w:val="005D6168"/>
    <w:rsid w:val="005D659E"/>
    <w:rsid w:val="005D7A5C"/>
    <w:rsid w:val="005E0249"/>
    <w:rsid w:val="005E455A"/>
    <w:rsid w:val="005E4622"/>
    <w:rsid w:val="005E64D6"/>
    <w:rsid w:val="005E7275"/>
    <w:rsid w:val="005E7543"/>
    <w:rsid w:val="005F4536"/>
    <w:rsid w:val="005F5461"/>
    <w:rsid w:val="005F6156"/>
    <w:rsid w:val="005F744C"/>
    <w:rsid w:val="00604345"/>
    <w:rsid w:val="0060500A"/>
    <w:rsid w:val="00605E82"/>
    <w:rsid w:val="00606390"/>
    <w:rsid w:val="00607AA7"/>
    <w:rsid w:val="00612932"/>
    <w:rsid w:val="00612F1A"/>
    <w:rsid w:val="00614EBA"/>
    <w:rsid w:val="00615542"/>
    <w:rsid w:val="006162CF"/>
    <w:rsid w:val="00616580"/>
    <w:rsid w:val="00616896"/>
    <w:rsid w:val="00626361"/>
    <w:rsid w:val="00626D7B"/>
    <w:rsid w:val="0062707D"/>
    <w:rsid w:val="006276D5"/>
    <w:rsid w:val="00630F2C"/>
    <w:rsid w:val="006342E5"/>
    <w:rsid w:val="00636C27"/>
    <w:rsid w:val="006411A7"/>
    <w:rsid w:val="00641BB0"/>
    <w:rsid w:val="00641CD5"/>
    <w:rsid w:val="00642BA5"/>
    <w:rsid w:val="00642F3B"/>
    <w:rsid w:val="00642F9D"/>
    <w:rsid w:val="00643321"/>
    <w:rsid w:val="00643E98"/>
    <w:rsid w:val="00644570"/>
    <w:rsid w:val="00645313"/>
    <w:rsid w:val="006454D8"/>
    <w:rsid w:val="00645919"/>
    <w:rsid w:val="006460FA"/>
    <w:rsid w:val="006469A5"/>
    <w:rsid w:val="0064798D"/>
    <w:rsid w:val="00652A20"/>
    <w:rsid w:val="00653D55"/>
    <w:rsid w:val="00655893"/>
    <w:rsid w:val="006578FD"/>
    <w:rsid w:val="00657A35"/>
    <w:rsid w:val="006601F0"/>
    <w:rsid w:val="00662D23"/>
    <w:rsid w:val="006640C3"/>
    <w:rsid w:val="00666162"/>
    <w:rsid w:val="00667CD3"/>
    <w:rsid w:val="00670278"/>
    <w:rsid w:val="00670776"/>
    <w:rsid w:val="00671363"/>
    <w:rsid w:val="00672237"/>
    <w:rsid w:val="0067413D"/>
    <w:rsid w:val="00674816"/>
    <w:rsid w:val="00674CF2"/>
    <w:rsid w:val="00676138"/>
    <w:rsid w:val="00676277"/>
    <w:rsid w:val="00676F68"/>
    <w:rsid w:val="00680AD8"/>
    <w:rsid w:val="00682341"/>
    <w:rsid w:val="0068290F"/>
    <w:rsid w:val="006903A1"/>
    <w:rsid w:val="00691C76"/>
    <w:rsid w:val="00692251"/>
    <w:rsid w:val="00692463"/>
    <w:rsid w:val="00692958"/>
    <w:rsid w:val="006937F3"/>
    <w:rsid w:val="00694666"/>
    <w:rsid w:val="00694C9A"/>
    <w:rsid w:val="00695800"/>
    <w:rsid w:val="00695C23"/>
    <w:rsid w:val="006A0E99"/>
    <w:rsid w:val="006A1BC6"/>
    <w:rsid w:val="006A22BC"/>
    <w:rsid w:val="006A23A5"/>
    <w:rsid w:val="006A3AE3"/>
    <w:rsid w:val="006A50E5"/>
    <w:rsid w:val="006A5618"/>
    <w:rsid w:val="006A68E4"/>
    <w:rsid w:val="006A6F20"/>
    <w:rsid w:val="006A7673"/>
    <w:rsid w:val="006B1202"/>
    <w:rsid w:val="006B1289"/>
    <w:rsid w:val="006B29C8"/>
    <w:rsid w:val="006B7DF4"/>
    <w:rsid w:val="006C210B"/>
    <w:rsid w:val="006C44F4"/>
    <w:rsid w:val="006C6C9A"/>
    <w:rsid w:val="006C6CE4"/>
    <w:rsid w:val="006C74F8"/>
    <w:rsid w:val="006C7618"/>
    <w:rsid w:val="006D3D84"/>
    <w:rsid w:val="006D5240"/>
    <w:rsid w:val="006D63F0"/>
    <w:rsid w:val="006D6BB9"/>
    <w:rsid w:val="006D7A4B"/>
    <w:rsid w:val="006D7BE6"/>
    <w:rsid w:val="006E1BD9"/>
    <w:rsid w:val="006E2BBA"/>
    <w:rsid w:val="006E37ED"/>
    <w:rsid w:val="006E3CE5"/>
    <w:rsid w:val="006E4F50"/>
    <w:rsid w:val="006E5A36"/>
    <w:rsid w:val="006E5DBC"/>
    <w:rsid w:val="006E7C32"/>
    <w:rsid w:val="006E7E47"/>
    <w:rsid w:val="006E7F57"/>
    <w:rsid w:val="006F2D92"/>
    <w:rsid w:val="006F598C"/>
    <w:rsid w:val="006F63EC"/>
    <w:rsid w:val="006F7416"/>
    <w:rsid w:val="0070270E"/>
    <w:rsid w:val="00703473"/>
    <w:rsid w:val="0070517F"/>
    <w:rsid w:val="00705859"/>
    <w:rsid w:val="00705E27"/>
    <w:rsid w:val="0070649B"/>
    <w:rsid w:val="00707DD8"/>
    <w:rsid w:val="00711F29"/>
    <w:rsid w:val="0071334E"/>
    <w:rsid w:val="007133FC"/>
    <w:rsid w:val="007143FD"/>
    <w:rsid w:val="007164CF"/>
    <w:rsid w:val="00720986"/>
    <w:rsid w:val="00724775"/>
    <w:rsid w:val="00726B32"/>
    <w:rsid w:val="007276DA"/>
    <w:rsid w:val="0072798E"/>
    <w:rsid w:val="00730840"/>
    <w:rsid w:val="00731B68"/>
    <w:rsid w:val="00734CC2"/>
    <w:rsid w:val="00735C54"/>
    <w:rsid w:val="00736AF4"/>
    <w:rsid w:val="00737A5F"/>
    <w:rsid w:val="00737CAA"/>
    <w:rsid w:val="00737DCB"/>
    <w:rsid w:val="00737EAE"/>
    <w:rsid w:val="00740757"/>
    <w:rsid w:val="00742EAD"/>
    <w:rsid w:val="00743A79"/>
    <w:rsid w:val="00743BEA"/>
    <w:rsid w:val="0074450C"/>
    <w:rsid w:val="00745A07"/>
    <w:rsid w:val="00745C30"/>
    <w:rsid w:val="00745F2C"/>
    <w:rsid w:val="00746DFC"/>
    <w:rsid w:val="0074755F"/>
    <w:rsid w:val="00747C03"/>
    <w:rsid w:val="0075171A"/>
    <w:rsid w:val="00751920"/>
    <w:rsid w:val="00753994"/>
    <w:rsid w:val="007575F5"/>
    <w:rsid w:val="00760B13"/>
    <w:rsid w:val="00764F3E"/>
    <w:rsid w:val="007653DA"/>
    <w:rsid w:val="00767976"/>
    <w:rsid w:val="00771193"/>
    <w:rsid w:val="00771616"/>
    <w:rsid w:val="00772360"/>
    <w:rsid w:val="0077278C"/>
    <w:rsid w:val="00772FA3"/>
    <w:rsid w:val="007737C2"/>
    <w:rsid w:val="007739FA"/>
    <w:rsid w:val="00773BBD"/>
    <w:rsid w:val="007743BA"/>
    <w:rsid w:val="007746C4"/>
    <w:rsid w:val="00780304"/>
    <w:rsid w:val="0078031D"/>
    <w:rsid w:val="00780B0F"/>
    <w:rsid w:val="007813C4"/>
    <w:rsid w:val="007820E1"/>
    <w:rsid w:val="007844B7"/>
    <w:rsid w:val="0078717C"/>
    <w:rsid w:val="00787DCE"/>
    <w:rsid w:val="00787E38"/>
    <w:rsid w:val="00790AAF"/>
    <w:rsid w:val="00790D97"/>
    <w:rsid w:val="00794761"/>
    <w:rsid w:val="00795EAF"/>
    <w:rsid w:val="007965B5"/>
    <w:rsid w:val="00797F8A"/>
    <w:rsid w:val="007A0825"/>
    <w:rsid w:val="007A0DC7"/>
    <w:rsid w:val="007A1147"/>
    <w:rsid w:val="007A13C4"/>
    <w:rsid w:val="007A1DE5"/>
    <w:rsid w:val="007A1F04"/>
    <w:rsid w:val="007A29A1"/>
    <w:rsid w:val="007A620B"/>
    <w:rsid w:val="007A7A32"/>
    <w:rsid w:val="007A7F51"/>
    <w:rsid w:val="007B072C"/>
    <w:rsid w:val="007B0BE6"/>
    <w:rsid w:val="007B0D6B"/>
    <w:rsid w:val="007B2489"/>
    <w:rsid w:val="007B3FD3"/>
    <w:rsid w:val="007B473F"/>
    <w:rsid w:val="007B5A54"/>
    <w:rsid w:val="007B5FA9"/>
    <w:rsid w:val="007B6029"/>
    <w:rsid w:val="007B758F"/>
    <w:rsid w:val="007B7CD8"/>
    <w:rsid w:val="007C26E4"/>
    <w:rsid w:val="007C338A"/>
    <w:rsid w:val="007C3E87"/>
    <w:rsid w:val="007C4115"/>
    <w:rsid w:val="007C4A6D"/>
    <w:rsid w:val="007C4D9E"/>
    <w:rsid w:val="007C6404"/>
    <w:rsid w:val="007C78D2"/>
    <w:rsid w:val="007C7B29"/>
    <w:rsid w:val="007D44C3"/>
    <w:rsid w:val="007D5A89"/>
    <w:rsid w:val="007D6AEE"/>
    <w:rsid w:val="007D70BC"/>
    <w:rsid w:val="007D75A6"/>
    <w:rsid w:val="007D7A02"/>
    <w:rsid w:val="007E0462"/>
    <w:rsid w:val="007E1D7A"/>
    <w:rsid w:val="007E2C7F"/>
    <w:rsid w:val="007E3F89"/>
    <w:rsid w:val="007E430C"/>
    <w:rsid w:val="007E5761"/>
    <w:rsid w:val="007F0523"/>
    <w:rsid w:val="007F2471"/>
    <w:rsid w:val="007F2DF6"/>
    <w:rsid w:val="007F317E"/>
    <w:rsid w:val="007F6051"/>
    <w:rsid w:val="0080451A"/>
    <w:rsid w:val="00804772"/>
    <w:rsid w:val="008048C1"/>
    <w:rsid w:val="00804B2D"/>
    <w:rsid w:val="00806C12"/>
    <w:rsid w:val="008070AD"/>
    <w:rsid w:val="008109CF"/>
    <w:rsid w:val="00813B5F"/>
    <w:rsid w:val="00814075"/>
    <w:rsid w:val="008144B2"/>
    <w:rsid w:val="00814D87"/>
    <w:rsid w:val="0081515B"/>
    <w:rsid w:val="00816F4C"/>
    <w:rsid w:val="0082065F"/>
    <w:rsid w:val="00821609"/>
    <w:rsid w:val="00821FDC"/>
    <w:rsid w:val="00824E55"/>
    <w:rsid w:val="008276C6"/>
    <w:rsid w:val="008304B4"/>
    <w:rsid w:val="00832020"/>
    <w:rsid w:val="00833784"/>
    <w:rsid w:val="008350F9"/>
    <w:rsid w:val="00837305"/>
    <w:rsid w:val="00837960"/>
    <w:rsid w:val="00840C8A"/>
    <w:rsid w:val="00841679"/>
    <w:rsid w:val="00842A33"/>
    <w:rsid w:val="0084597C"/>
    <w:rsid w:val="00845F4E"/>
    <w:rsid w:val="00845FD4"/>
    <w:rsid w:val="00846D75"/>
    <w:rsid w:val="008514AA"/>
    <w:rsid w:val="008529A9"/>
    <w:rsid w:val="00852C88"/>
    <w:rsid w:val="00852DEA"/>
    <w:rsid w:val="00852FF6"/>
    <w:rsid w:val="0085433C"/>
    <w:rsid w:val="00854982"/>
    <w:rsid w:val="008549EA"/>
    <w:rsid w:val="00854EFF"/>
    <w:rsid w:val="00855395"/>
    <w:rsid w:val="00856813"/>
    <w:rsid w:val="00857A38"/>
    <w:rsid w:val="00863897"/>
    <w:rsid w:val="00865AA4"/>
    <w:rsid w:val="00866458"/>
    <w:rsid w:val="00867F3D"/>
    <w:rsid w:val="008706C7"/>
    <w:rsid w:val="00870A8C"/>
    <w:rsid w:val="008742DC"/>
    <w:rsid w:val="008742F3"/>
    <w:rsid w:val="00874FC0"/>
    <w:rsid w:val="00875CFF"/>
    <w:rsid w:val="008772B1"/>
    <w:rsid w:val="00877AEE"/>
    <w:rsid w:val="00877EA0"/>
    <w:rsid w:val="00882172"/>
    <w:rsid w:val="008905BC"/>
    <w:rsid w:val="0089261E"/>
    <w:rsid w:val="00892C1D"/>
    <w:rsid w:val="008953E6"/>
    <w:rsid w:val="008962D0"/>
    <w:rsid w:val="00896AA3"/>
    <w:rsid w:val="00897A0E"/>
    <w:rsid w:val="008A0124"/>
    <w:rsid w:val="008A0BEC"/>
    <w:rsid w:val="008A12ED"/>
    <w:rsid w:val="008A26F4"/>
    <w:rsid w:val="008A4271"/>
    <w:rsid w:val="008A63AD"/>
    <w:rsid w:val="008A728A"/>
    <w:rsid w:val="008B1493"/>
    <w:rsid w:val="008B294A"/>
    <w:rsid w:val="008B2C84"/>
    <w:rsid w:val="008B320D"/>
    <w:rsid w:val="008B3A0B"/>
    <w:rsid w:val="008C196C"/>
    <w:rsid w:val="008C2045"/>
    <w:rsid w:val="008C38DF"/>
    <w:rsid w:val="008C47AE"/>
    <w:rsid w:val="008C52C3"/>
    <w:rsid w:val="008C556F"/>
    <w:rsid w:val="008C6B6B"/>
    <w:rsid w:val="008C742E"/>
    <w:rsid w:val="008D0420"/>
    <w:rsid w:val="008D0B6A"/>
    <w:rsid w:val="008D1A5D"/>
    <w:rsid w:val="008D24CE"/>
    <w:rsid w:val="008D2A4E"/>
    <w:rsid w:val="008D3231"/>
    <w:rsid w:val="008D4ADE"/>
    <w:rsid w:val="008D57EA"/>
    <w:rsid w:val="008D5E8F"/>
    <w:rsid w:val="008E0E29"/>
    <w:rsid w:val="008E17F3"/>
    <w:rsid w:val="008E4702"/>
    <w:rsid w:val="008E54C8"/>
    <w:rsid w:val="008F02F3"/>
    <w:rsid w:val="008F10DF"/>
    <w:rsid w:val="008F197A"/>
    <w:rsid w:val="008F285E"/>
    <w:rsid w:val="008F2B23"/>
    <w:rsid w:val="008F4249"/>
    <w:rsid w:val="008F471B"/>
    <w:rsid w:val="008F4AFF"/>
    <w:rsid w:val="008F564E"/>
    <w:rsid w:val="008F6569"/>
    <w:rsid w:val="008F6A25"/>
    <w:rsid w:val="008F72CD"/>
    <w:rsid w:val="008F7A56"/>
    <w:rsid w:val="00904ED9"/>
    <w:rsid w:val="0090590E"/>
    <w:rsid w:val="0090597F"/>
    <w:rsid w:val="00906330"/>
    <w:rsid w:val="0090642D"/>
    <w:rsid w:val="00912370"/>
    <w:rsid w:val="009136E8"/>
    <w:rsid w:val="00913986"/>
    <w:rsid w:val="00913A88"/>
    <w:rsid w:val="009143E9"/>
    <w:rsid w:val="009156F0"/>
    <w:rsid w:val="0091719A"/>
    <w:rsid w:val="00917A89"/>
    <w:rsid w:val="00922473"/>
    <w:rsid w:val="009245DB"/>
    <w:rsid w:val="0092493E"/>
    <w:rsid w:val="009253AB"/>
    <w:rsid w:val="00926896"/>
    <w:rsid w:val="00927441"/>
    <w:rsid w:val="0093172F"/>
    <w:rsid w:val="00932413"/>
    <w:rsid w:val="00934E92"/>
    <w:rsid w:val="0093605A"/>
    <w:rsid w:val="009362BB"/>
    <w:rsid w:val="00936E41"/>
    <w:rsid w:val="00941715"/>
    <w:rsid w:val="00943928"/>
    <w:rsid w:val="00943F8C"/>
    <w:rsid w:val="0094551B"/>
    <w:rsid w:val="00945D3E"/>
    <w:rsid w:val="0094625A"/>
    <w:rsid w:val="00947156"/>
    <w:rsid w:val="00950B74"/>
    <w:rsid w:val="0095409B"/>
    <w:rsid w:val="009553AB"/>
    <w:rsid w:val="00955CAC"/>
    <w:rsid w:val="00956F0A"/>
    <w:rsid w:val="00957AE5"/>
    <w:rsid w:val="00957C4A"/>
    <w:rsid w:val="00960097"/>
    <w:rsid w:val="009608CC"/>
    <w:rsid w:val="00961B79"/>
    <w:rsid w:val="0096209F"/>
    <w:rsid w:val="009639CA"/>
    <w:rsid w:val="00963C0A"/>
    <w:rsid w:val="0096404F"/>
    <w:rsid w:val="00964E11"/>
    <w:rsid w:val="009652DA"/>
    <w:rsid w:val="00970AEC"/>
    <w:rsid w:val="0097151A"/>
    <w:rsid w:val="0097216A"/>
    <w:rsid w:val="0097357B"/>
    <w:rsid w:val="00973AA3"/>
    <w:rsid w:val="009740BC"/>
    <w:rsid w:val="0097688F"/>
    <w:rsid w:val="00977893"/>
    <w:rsid w:val="00982725"/>
    <w:rsid w:val="009828B2"/>
    <w:rsid w:val="00983EE4"/>
    <w:rsid w:val="00985038"/>
    <w:rsid w:val="009858B6"/>
    <w:rsid w:val="00986960"/>
    <w:rsid w:val="00986FC4"/>
    <w:rsid w:val="00990E31"/>
    <w:rsid w:val="0099136D"/>
    <w:rsid w:val="00995FA2"/>
    <w:rsid w:val="009977F4"/>
    <w:rsid w:val="00997A61"/>
    <w:rsid w:val="00997B76"/>
    <w:rsid w:val="009A0C94"/>
    <w:rsid w:val="009A3D36"/>
    <w:rsid w:val="009A578F"/>
    <w:rsid w:val="009A6287"/>
    <w:rsid w:val="009B3D70"/>
    <w:rsid w:val="009B5666"/>
    <w:rsid w:val="009B6B45"/>
    <w:rsid w:val="009C0675"/>
    <w:rsid w:val="009C0AE7"/>
    <w:rsid w:val="009C460B"/>
    <w:rsid w:val="009C4CAC"/>
    <w:rsid w:val="009D049B"/>
    <w:rsid w:val="009D38F8"/>
    <w:rsid w:val="009D3E86"/>
    <w:rsid w:val="009D4162"/>
    <w:rsid w:val="009D5F0D"/>
    <w:rsid w:val="009D6FED"/>
    <w:rsid w:val="009E09FC"/>
    <w:rsid w:val="009E0A22"/>
    <w:rsid w:val="009E1370"/>
    <w:rsid w:val="009E240C"/>
    <w:rsid w:val="009E27BF"/>
    <w:rsid w:val="009E34C4"/>
    <w:rsid w:val="009E53CF"/>
    <w:rsid w:val="009E6E89"/>
    <w:rsid w:val="009F31F7"/>
    <w:rsid w:val="009F3DBD"/>
    <w:rsid w:val="009F4583"/>
    <w:rsid w:val="00A00696"/>
    <w:rsid w:val="00A01CA4"/>
    <w:rsid w:val="00A021B2"/>
    <w:rsid w:val="00A023AB"/>
    <w:rsid w:val="00A031C6"/>
    <w:rsid w:val="00A03A84"/>
    <w:rsid w:val="00A03DD5"/>
    <w:rsid w:val="00A04987"/>
    <w:rsid w:val="00A10FE2"/>
    <w:rsid w:val="00A11677"/>
    <w:rsid w:val="00A12026"/>
    <w:rsid w:val="00A15298"/>
    <w:rsid w:val="00A15CBA"/>
    <w:rsid w:val="00A1744D"/>
    <w:rsid w:val="00A1761D"/>
    <w:rsid w:val="00A212EE"/>
    <w:rsid w:val="00A218C8"/>
    <w:rsid w:val="00A23821"/>
    <w:rsid w:val="00A24C8A"/>
    <w:rsid w:val="00A26327"/>
    <w:rsid w:val="00A26437"/>
    <w:rsid w:val="00A31CA7"/>
    <w:rsid w:val="00A33B18"/>
    <w:rsid w:val="00A349AF"/>
    <w:rsid w:val="00A34CD7"/>
    <w:rsid w:val="00A4012C"/>
    <w:rsid w:val="00A43339"/>
    <w:rsid w:val="00A47B5C"/>
    <w:rsid w:val="00A50004"/>
    <w:rsid w:val="00A50389"/>
    <w:rsid w:val="00A5221C"/>
    <w:rsid w:val="00A53CDE"/>
    <w:rsid w:val="00A53ED0"/>
    <w:rsid w:val="00A5672B"/>
    <w:rsid w:val="00A601DE"/>
    <w:rsid w:val="00A62E34"/>
    <w:rsid w:val="00A63B4E"/>
    <w:rsid w:val="00A64831"/>
    <w:rsid w:val="00A6600D"/>
    <w:rsid w:val="00A7002A"/>
    <w:rsid w:val="00A70223"/>
    <w:rsid w:val="00A71218"/>
    <w:rsid w:val="00A75CB0"/>
    <w:rsid w:val="00A76532"/>
    <w:rsid w:val="00A7718F"/>
    <w:rsid w:val="00A812E8"/>
    <w:rsid w:val="00A81363"/>
    <w:rsid w:val="00A83B80"/>
    <w:rsid w:val="00A85027"/>
    <w:rsid w:val="00A8528D"/>
    <w:rsid w:val="00A90596"/>
    <w:rsid w:val="00A90AEB"/>
    <w:rsid w:val="00A90D1F"/>
    <w:rsid w:val="00A92429"/>
    <w:rsid w:val="00A9265B"/>
    <w:rsid w:val="00A92C98"/>
    <w:rsid w:val="00A93978"/>
    <w:rsid w:val="00A93F47"/>
    <w:rsid w:val="00A95D64"/>
    <w:rsid w:val="00A964B0"/>
    <w:rsid w:val="00A96BCB"/>
    <w:rsid w:val="00AA0915"/>
    <w:rsid w:val="00AA09A0"/>
    <w:rsid w:val="00AA0C11"/>
    <w:rsid w:val="00AA40BA"/>
    <w:rsid w:val="00AA4F01"/>
    <w:rsid w:val="00AA5547"/>
    <w:rsid w:val="00AA5E99"/>
    <w:rsid w:val="00AA6EA4"/>
    <w:rsid w:val="00AB1E79"/>
    <w:rsid w:val="00AB221C"/>
    <w:rsid w:val="00AB46BC"/>
    <w:rsid w:val="00AB6016"/>
    <w:rsid w:val="00AC3724"/>
    <w:rsid w:val="00AC3AA2"/>
    <w:rsid w:val="00AC72B3"/>
    <w:rsid w:val="00AC78D1"/>
    <w:rsid w:val="00AD121A"/>
    <w:rsid w:val="00AD1226"/>
    <w:rsid w:val="00AD22E7"/>
    <w:rsid w:val="00AD3544"/>
    <w:rsid w:val="00AD46C6"/>
    <w:rsid w:val="00AD562B"/>
    <w:rsid w:val="00AD58D5"/>
    <w:rsid w:val="00AE00C1"/>
    <w:rsid w:val="00AE00F3"/>
    <w:rsid w:val="00AE048F"/>
    <w:rsid w:val="00AE0B76"/>
    <w:rsid w:val="00AE278A"/>
    <w:rsid w:val="00AE2C00"/>
    <w:rsid w:val="00AE3FA3"/>
    <w:rsid w:val="00AE42B7"/>
    <w:rsid w:val="00AE46CC"/>
    <w:rsid w:val="00AE5271"/>
    <w:rsid w:val="00AF1268"/>
    <w:rsid w:val="00AF2AB9"/>
    <w:rsid w:val="00AF365D"/>
    <w:rsid w:val="00AF409D"/>
    <w:rsid w:val="00AF5546"/>
    <w:rsid w:val="00AF6F67"/>
    <w:rsid w:val="00B00FB9"/>
    <w:rsid w:val="00B0221A"/>
    <w:rsid w:val="00B02D0D"/>
    <w:rsid w:val="00B037C1"/>
    <w:rsid w:val="00B03C9E"/>
    <w:rsid w:val="00B04C43"/>
    <w:rsid w:val="00B05E9E"/>
    <w:rsid w:val="00B064D9"/>
    <w:rsid w:val="00B10ABA"/>
    <w:rsid w:val="00B10CD9"/>
    <w:rsid w:val="00B10E67"/>
    <w:rsid w:val="00B11A3D"/>
    <w:rsid w:val="00B12975"/>
    <w:rsid w:val="00B12B45"/>
    <w:rsid w:val="00B14AE0"/>
    <w:rsid w:val="00B15FF6"/>
    <w:rsid w:val="00B2045A"/>
    <w:rsid w:val="00B217FD"/>
    <w:rsid w:val="00B21E8E"/>
    <w:rsid w:val="00B22744"/>
    <w:rsid w:val="00B26C98"/>
    <w:rsid w:val="00B27BA8"/>
    <w:rsid w:val="00B30D8B"/>
    <w:rsid w:val="00B31B60"/>
    <w:rsid w:val="00B31CF1"/>
    <w:rsid w:val="00B33CBB"/>
    <w:rsid w:val="00B34C17"/>
    <w:rsid w:val="00B35989"/>
    <w:rsid w:val="00B35AB4"/>
    <w:rsid w:val="00B4339E"/>
    <w:rsid w:val="00B4421B"/>
    <w:rsid w:val="00B444DD"/>
    <w:rsid w:val="00B4498E"/>
    <w:rsid w:val="00B44E03"/>
    <w:rsid w:val="00B474D1"/>
    <w:rsid w:val="00B47965"/>
    <w:rsid w:val="00B47B51"/>
    <w:rsid w:val="00B47DE9"/>
    <w:rsid w:val="00B50AC7"/>
    <w:rsid w:val="00B51378"/>
    <w:rsid w:val="00B517E0"/>
    <w:rsid w:val="00B525DD"/>
    <w:rsid w:val="00B54836"/>
    <w:rsid w:val="00B55C8E"/>
    <w:rsid w:val="00B57B36"/>
    <w:rsid w:val="00B57B49"/>
    <w:rsid w:val="00B60EB5"/>
    <w:rsid w:val="00B61452"/>
    <w:rsid w:val="00B61CD4"/>
    <w:rsid w:val="00B61E0E"/>
    <w:rsid w:val="00B6258F"/>
    <w:rsid w:val="00B629CB"/>
    <w:rsid w:val="00B63412"/>
    <w:rsid w:val="00B63B48"/>
    <w:rsid w:val="00B63ECC"/>
    <w:rsid w:val="00B63FB2"/>
    <w:rsid w:val="00B64563"/>
    <w:rsid w:val="00B64BA6"/>
    <w:rsid w:val="00B65D7D"/>
    <w:rsid w:val="00B704D5"/>
    <w:rsid w:val="00B70B99"/>
    <w:rsid w:val="00B71013"/>
    <w:rsid w:val="00B7229D"/>
    <w:rsid w:val="00B7250E"/>
    <w:rsid w:val="00B72D2D"/>
    <w:rsid w:val="00B73514"/>
    <w:rsid w:val="00B73962"/>
    <w:rsid w:val="00B73A48"/>
    <w:rsid w:val="00B73A50"/>
    <w:rsid w:val="00B74DEE"/>
    <w:rsid w:val="00B825FE"/>
    <w:rsid w:val="00B82614"/>
    <w:rsid w:val="00B82812"/>
    <w:rsid w:val="00B835C4"/>
    <w:rsid w:val="00B84202"/>
    <w:rsid w:val="00B84E45"/>
    <w:rsid w:val="00B84EA5"/>
    <w:rsid w:val="00B86626"/>
    <w:rsid w:val="00B87C74"/>
    <w:rsid w:val="00B93E25"/>
    <w:rsid w:val="00B9629C"/>
    <w:rsid w:val="00B962BF"/>
    <w:rsid w:val="00BA046A"/>
    <w:rsid w:val="00BA230C"/>
    <w:rsid w:val="00BA273E"/>
    <w:rsid w:val="00BA3262"/>
    <w:rsid w:val="00BA38E5"/>
    <w:rsid w:val="00BA43C4"/>
    <w:rsid w:val="00BA5239"/>
    <w:rsid w:val="00BA5482"/>
    <w:rsid w:val="00BA5969"/>
    <w:rsid w:val="00BA5DC3"/>
    <w:rsid w:val="00BA7D3F"/>
    <w:rsid w:val="00BB0CED"/>
    <w:rsid w:val="00BB1B80"/>
    <w:rsid w:val="00BB297F"/>
    <w:rsid w:val="00BB32F4"/>
    <w:rsid w:val="00BB4922"/>
    <w:rsid w:val="00BB4CA0"/>
    <w:rsid w:val="00BB4D6F"/>
    <w:rsid w:val="00BB4D83"/>
    <w:rsid w:val="00BB5239"/>
    <w:rsid w:val="00BB79C9"/>
    <w:rsid w:val="00BC0FCD"/>
    <w:rsid w:val="00BC129C"/>
    <w:rsid w:val="00BC12DE"/>
    <w:rsid w:val="00BC5A53"/>
    <w:rsid w:val="00BC7CDE"/>
    <w:rsid w:val="00BD136D"/>
    <w:rsid w:val="00BD1804"/>
    <w:rsid w:val="00BD2189"/>
    <w:rsid w:val="00BD3F45"/>
    <w:rsid w:val="00BD4707"/>
    <w:rsid w:val="00BD5233"/>
    <w:rsid w:val="00BD6BC9"/>
    <w:rsid w:val="00BE09F4"/>
    <w:rsid w:val="00BE12FD"/>
    <w:rsid w:val="00BE1C68"/>
    <w:rsid w:val="00BE2153"/>
    <w:rsid w:val="00BE2E77"/>
    <w:rsid w:val="00BE4673"/>
    <w:rsid w:val="00BE498D"/>
    <w:rsid w:val="00BE4CE8"/>
    <w:rsid w:val="00BE6834"/>
    <w:rsid w:val="00BF1543"/>
    <w:rsid w:val="00BF197C"/>
    <w:rsid w:val="00BF1F32"/>
    <w:rsid w:val="00BF414F"/>
    <w:rsid w:val="00BF4E38"/>
    <w:rsid w:val="00BF5382"/>
    <w:rsid w:val="00BF59CC"/>
    <w:rsid w:val="00C00162"/>
    <w:rsid w:val="00C0109B"/>
    <w:rsid w:val="00C037FA"/>
    <w:rsid w:val="00C04F25"/>
    <w:rsid w:val="00C06684"/>
    <w:rsid w:val="00C07BFA"/>
    <w:rsid w:val="00C07FE2"/>
    <w:rsid w:val="00C133CE"/>
    <w:rsid w:val="00C136E5"/>
    <w:rsid w:val="00C14BCC"/>
    <w:rsid w:val="00C157FA"/>
    <w:rsid w:val="00C17A93"/>
    <w:rsid w:val="00C17C4E"/>
    <w:rsid w:val="00C202E7"/>
    <w:rsid w:val="00C2084A"/>
    <w:rsid w:val="00C20886"/>
    <w:rsid w:val="00C21DE4"/>
    <w:rsid w:val="00C21F34"/>
    <w:rsid w:val="00C24830"/>
    <w:rsid w:val="00C248A5"/>
    <w:rsid w:val="00C24988"/>
    <w:rsid w:val="00C3034B"/>
    <w:rsid w:val="00C30515"/>
    <w:rsid w:val="00C3096B"/>
    <w:rsid w:val="00C32681"/>
    <w:rsid w:val="00C32A2E"/>
    <w:rsid w:val="00C3468D"/>
    <w:rsid w:val="00C36A2A"/>
    <w:rsid w:val="00C37815"/>
    <w:rsid w:val="00C37CED"/>
    <w:rsid w:val="00C4114A"/>
    <w:rsid w:val="00C42B5D"/>
    <w:rsid w:val="00C4353B"/>
    <w:rsid w:val="00C43949"/>
    <w:rsid w:val="00C43F5E"/>
    <w:rsid w:val="00C4424C"/>
    <w:rsid w:val="00C44A24"/>
    <w:rsid w:val="00C454A2"/>
    <w:rsid w:val="00C454C3"/>
    <w:rsid w:val="00C45F6E"/>
    <w:rsid w:val="00C464DB"/>
    <w:rsid w:val="00C46CF5"/>
    <w:rsid w:val="00C46E91"/>
    <w:rsid w:val="00C46EA3"/>
    <w:rsid w:val="00C5137E"/>
    <w:rsid w:val="00C531F1"/>
    <w:rsid w:val="00C54709"/>
    <w:rsid w:val="00C6073C"/>
    <w:rsid w:val="00C63122"/>
    <w:rsid w:val="00C6330F"/>
    <w:rsid w:val="00C641E4"/>
    <w:rsid w:val="00C64B5A"/>
    <w:rsid w:val="00C64BE5"/>
    <w:rsid w:val="00C6651A"/>
    <w:rsid w:val="00C67CF9"/>
    <w:rsid w:val="00C70288"/>
    <w:rsid w:val="00C71F58"/>
    <w:rsid w:val="00C7251B"/>
    <w:rsid w:val="00C72725"/>
    <w:rsid w:val="00C7489C"/>
    <w:rsid w:val="00C74AD8"/>
    <w:rsid w:val="00C76432"/>
    <w:rsid w:val="00C76532"/>
    <w:rsid w:val="00C80113"/>
    <w:rsid w:val="00C80184"/>
    <w:rsid w:val="00C8097F"/>
    <w:rsid w:val="00C81713"/>
    <w:rsid w:val="00C83556"/>
    <w:rsid w:val="00C84D2F"/>
    <w:rsid w:val="00C868E5"/>
    <w:rsid w:val="00C87C60"/>
    <w:rsid w:val="00C9035C"/>
    <w:rsid w:val="00C90947"/>
    <w:rsid w:val="00C92C90"/>
    <w:rsid w:val="00C946A3"/>
    <w:rsid w:val="00C949EB"/>
    <w:rsid w:val="00C94DB2"/>
    <w:rsid w:val="00C9669C"/>
    <w:rsid w:val="00C96C56"/>
    <w:rsid w:val="00C9743F"/>
    <w:rsid w:val="00CA0899"/>
    <w:rsid w:val="00CA0AC3"/>
    <w:rsid w:val="00CA0E63"/>
    <w:rsid w:val="00CA1296"/>
    <w:rsid w:val="00CA13E3"/>
    <w:rsid w:val="00CA2983"/>
    <w:rsid w:val="00CA4DBE"/>
    <w:rsid w:val="00CA51FB"/>
    <w:rsid w:val="00CA5CF0"/>
    <w:rsid w:val="00CA7AD1"/>
    <w:rsid w:val="00CB09F1"/>
    <w:rsid w:val="00CB2F48"/>
    <w:rsid w:val="00CB35CE"/>
    <w:rsid w:val="00CB39CD"/>
    <w:rsid w:val="00CB4E83"/>
    <w:rsid w:val="00CB68BC"/>
    <w:rsid w:val="00CB6EAC"/>
    <w:rsid w:val="00CB7257"/>
    <w:rsid w:val="00CB7F35"/>
    <w:rsid w:val="00CC49C6"/>
    <w:rsid w:val="00CC55A6"/>
    <w:rsid w:val="00CC6283"/>
    <w:rsid w:val="00CC6A46"/>
    <w:rsid w:val="00CC7C95"/>
    <w:rsid w:val="00CC7E7E"/>
    <w:rsid w:val="00CD2215"/>
    <w:rsid w:val="00CD2361"/>
    <w:rsid w:val="00CD3182"/>
    <w:rsid w:val="00CD4894"/>
    <w:rsid w:val="00CD5FC5"/>
    <w:rsid w:val="00CD621F"/>
    <w:rsid w:val="00CD664C"/>
    <w:rsid w:val="00CE0F64"/>
    <w:rsid w:val="00CE2C38"/>
    <w:rsid w:val="00CE492D"/>
    <w:rsid w:val="00CE6A3A"/>
    <w:rsid w:val="00CF13F0"/>
    <w:rsid w:val="00CF1806"/>
    <w:rsid w:val="00CF1C99"/>
    <w:rsid w:val="00CF33B5"/>
    <w:rsid w:val="00CF3B0D"/>
    <w:rsid w:val="00CF48CB"/>
    <w:rsid w:val="00CF4FD9"/>
    <w:rsid w:val="00CF61B0"/>
    <w:rsid w:val="00CF6CEF"/>
    <w:rsid w:val="00CF757C"/>
    <w:rsid w:val="00CF79A7"/>
    <w:rsid w:val="00D0149E"/>
    <w:rsid w:val="00D020E4"/>
    <w:rsid w:val="00D03329"/>
    <w:rsid w:val="00D04223"/>
    <w:rsid w:val="00D0434F"/>
    <w:rsid w:val="00D04EC0"/>
    <w:rsid w:val="00D05D7F"/>
    <w:rsid w:val="00D06831"/>
    <w:rsid w:val="00D11048"/>
    <w:rsid w:val="00D12359"/>
    <w:rsid w:val="00D12444"/>
    <w:rsid w:val="00D12979"/>
    <w:rsid w:val="00D151EB"/>
    <w:rsid w:val="00D15209"/>
    <w:rsid w:val="00D1760F"/>
    <w:rsid w:val="00D206D2"/>
    <w:rsid w:val="00D208D9"/>
    <w:rsid w:val="00D213A7"/>
    <w:rsid w:val="00D22B56"/>
    <w:rsid w:val="00D26AB1"/>
    <w:rsid w:val="00D26E4F"/>
    <w:rsid w:val="00D26E7E"/>
    <w:rsid w:val="00D315F3"/>
    <w:rsid w:val="00D32731"/>
    <w:rsid w:val="00D32DEE"/>
    <w:rsid w:val="00D35A88"/>
    <w:rsid w:val="00D4074C"/>
    <w:rsid w:val="00D40C33"/>
    <w:rsid w:val="00D41584"/>
    <w:rsid w:val="00D435FE"/>
    <w:rsid w:val="00D43880"/>
    <w:rsid w:val="00D45C39"/>
    <w:rsid w:val="00D45DCC"/>
    <w:rsid w:val="00D46F9E"/>
    <w:rsid w:val="00D4729A"/>
    <w:rsid w:val="00D47313"/>
    <w:rsid w:val="00D4793A"/>
    <w:rsid w:val="00D47962"/>
    <w:rsid w:val="00D47C43"/>
    <w:rsid w:val="00D53827"/>
    <w:rsid w:val="00D556ED"/>
    <w:rsid w:val="00D55A8A"/>
    <w:rsid w:val="00D561F5"/>
    <w:rsid w:val="00D56883"/>
    <w:rsid w:val="00D57DE6"/>
    <w:rsid w:val="00D600F9"/>
    <w:rsid w:val="00D64664"/>
    <w:rsid w:val="00D651B5"/>
    <w:rsid w:val="00D66B31"/>
    <w:rsid w:val="00D66EFD"/>
    <w:rsid w:val="00D67125"/>
    <w:rsid w:val="00D672B8"/>
    <w:rsid w:val="00D6758C"/>
    <w:rsid w:val="00D74C50"/>
    <w:rsid w:val="00D74E41"/>
    <w:rsid w:val="00D76B1D"/>
    <w:rsid w:val="00D80207"/>
    <w:rsid w:val="00D80BAF"/>
    <w:rsid w:val="00D816FC"/>
    <w:rsid w:val="00D830CD"/>
    <w:rsid w:val="00D8456E"/>
    <w:rsid w:val="00D861C1"/>
    <w:rsid w:val="00D861EC"/>
    <w:rsid w:val="00D86CB8"/>
    <w:rsid w:val="00D87F55"/>
    <w:rsid w:val="00D9107D"/>
    <w:rsid w:val="00D927D7"/>
    <w:rsid w:val="00D931B8"/>
    <w:rsid w:val="00D939A5"/>
    <w:rsid w:val="00D943DE"/>
    <w:rsid w:val="00D9445C"/>
    <w:rsid w:val="00D94F2A"/>
    <w:rsid w:val="00D952BB"/>
    <w:rsid w:val="00D957FE"/>
    <w:rsid w:val="00D9607F"/>
    <w:rsid w:val="00D96510"/>
    <w:rsid w:val="00D96A35"/>
    <w:rsid w:val="00DA12DC"/>
    <w:rsid w:val="00DA2114"/>
    <w:rsid w:val="00DA5F42"/>
    <w:rsid w:val="00DB0E05"/>
    <w:rsid w:val="00DB1043"/>
    <w:rsid w:val="00DB2530"/>
    <w:rsid w:val="00DB43A8"/>
    <w:rsid w:val="00DB659B"/>
    <w:rsid w:val="00DB77C0"/>
    <w:rsid w:val="00DC1B20"/>
    <w:rsid w:val="00DC4A78"/>
    <w:rsid w:val="00DC615A"/>
    <w:rsid w:val="00DD1957"/>
    <w:rsid w:val="00DD2563"/>
    <w:rsid w:val="00DD2E32"/>
    <w:rsid w:val="00DD3026"/>
    <w:rsid w:val="00DD47E6"/>
    <w:rsid w:val="00DD535D"/>
    <w:rsid w:val="00DD580C"/>
    <w:rsid w:val="00DD67ED"/>
    <w:rsid w:val="00DD6DD3"/>
    <w:rsid w:val="00DE18E1"/>
    <w:rsid w:val="00DE387B"/>
    <w:rsid w:val="00DE56CA"/>
    <w:rsid w:val="00DE6FA3"/>
    <w:rsid w:val="00DE705A"/>
    <w:rsid w:val="00DE740C"/>
    <w:rsid w:val="00DE776E"/>
    <w:rsid w:val="00DF19B4"/>
    <w:rsid w:val="00DF1E45"/>
    <w:rsid w:val="00DF2CD4"/>
    <w:rsid w:val="00DF2F77"/>
    <w:rsid w:val="00DF34E2"/>
    <w:rsid w:val="00DF4386"/>
    <w:rsid w:val="00DF69AB"/>
    <w:rsid w:val="00DF6DEA"/>
    <w:rsid w:val="00DF7439"/>
    <w:rsid w:val="00DF7AE5"/>
    <w:rsid w:val="00E0030D"/>
    <w:rsid w:val="00E00680"/>
    <w:rsid w:val="00E00F8B"/>
    <w:rsid w:val="00E034DA"/>
    <w:rsid w:val="00E11A13"/>
    <w:rsid w:val="00E1208B"/>
    <w:rsid w:val="00E12919"/>
    <w:rsid w:val="00E15EDB"/>
    <w:rsid w:val="00E16F14"/>
    <w:rsid w:val="00E211CA"/>
    <w:rsid w:val="00E2133E"/>
    <w:rsid w:val="00E2480E"/>
    <w:rsid w:val="00E24D94"/>
    <w:rsid w:val="00E2629E"/>
    <w:rsid w:val="00E31383"/>
    <w:rsid w:val="00E32240"/>
    <w:rsid w:val="00E32372"/>
    <w:rsid w:val="00E32F57"/>
    <w:rsid w:val="00E34B16"/>
    <w:rsid w:val="00E35CD9"/>
    <w:rsid w:val="00E35E80"/>
    <w:rsid w:val="00E36DC1"/>
    <w:rsid w:val="00E41A8E"/>
    <w:rsid w:val="00E42270"/>
    <w:rsid w:val="00E438FC"/>
    <w:rsid w:val="00E442F4"/>
    <w:rsid w:val="00E45D12"/>
    <w:rsid w:val="00E514C0"/>
    <w:rsid w:val="00E51D0E"/>
    <w:rsid w:val="00E51E1F"/>
    <w:rsid w:val="00E528FF"/>
    <w:rsid w:val="00E52B67"/>
    <w:rsid w:val="00E54D03"/>
    <w:rsid w:val="00E569E6"/>
    <w:rsid w:val="00E56B15"/>
    <w:rsid w:val="00E60132"/>
    <w:rsid w:val="00E604F8"/>
    <w:rsid w:val="00E634D0"/>
    <w:rsid w:val="00E63FEA"/>
    <w:rsid w:val="00E65033"/>
    <w:rsid w:val="00E70C5D"/>
    <w:rsid w:val="00E71C91"/>
    <w:rsid w:val="00E7306C"/>
    <w:rsid w:val="00E83AFF"/>
    <w:rsid w:val="00E83C2F"/>
    <w:rsid w:val="00E8417B"/>
    <w:rsid w:val="00E8444F"/>
    <w:rsid w:val="00E927C1"/>
    <w:rsid w:val="00E92955"/>
    <w:rsid w:val="00E92BC0"/>
    <w:rsid w:val="00E93511"/>
    <w:rsid w:val="00E93A5C"/>
    <w:rsid w:val="00E94E8C"/>
    <w:rsid w:val="00EA0A9F"/>
    <w:rsid w:val="00EA0E95"/>
    <w:rsid w:val="00EA28AE"/>
    <w:rsid w:val="00EA36DC"/>
    <w:rsid w:val="00EA4A7C"/>
    <w:rsid w:val="00EA5B72"/>
    <w:rsid w:val="00EA7030"/>
    <w:rsid w:val="00EA7F25"/>
    <w:rsid w:val="00EB039D"/>
    <w:rsid w:val="00EB4B39"/>
    <w:rsid w:val="00EB5C54"/>
    <w:rsid w:val="00EB6160"/>
    <w:rsid w:val="00EC076F"/>
    <w:rsid w:val="00EC2B8F"/>
    <w:rsid w:val="00EC4953"/>
    <w:rsid w:val="00EC5B61"/>
    <w:rsid w:val="00EC78C7"/>
    <w:rsid w:val="00ED317D"/>
    <w:rsid w:val="00ED4B0D"/>
    <w:rsid w:val="00ED7FB6"/>
    <w:rsid w:val="00EE0541"/>
    <w:rsid w:val="00EE1BD4"/>
    <w:rsid w:val="00EE1E34"/>
    <w:rsid w:val="00EE4954"/>
    <w:rsid w:val="00EE7766"/>
    <w:rsid w:val="00EE7848"/>
    <w:rsid w:val="00EF0518"/>
    <w:rsid w:val="00EF14DD"/>
    <w:rsid w:val="00EF191E"/>
    <w:rsid w:val="00EF3688"/>
    <w:rsid w:val="00EF3CBF"/>
    <w:rsid w:val="00EF5202"/>
    <w:rsid w:val="00EF60A0"/>
    <w:rsid w:val="00EF7048"/>
    <w:rsid w:val="00EF7AD3"/>
    <w:rsid w:val="00F0032B"/>
    <w:rsid w:val="00F030EE"/>
    <w:rsid w:val="00F04B16"/>
    <w:rsid w:val="00F058A2"/>
    <w:rsid w:val="00F065C4"/>
    <w:rsid w:val="00F07A45"/>
    <w:rsid w:val="00F07CAB"/>
    <w:rsid w:val="00F07F0D"/>
    <w:rsid w:val="00F10E1C"/>
    <w:rsid w:val="00F10EE4"/>
    <w:rsid w:val="00F129B7"/>
    <w:rsid w:val="00F12C06"/>
    <w:rsid w:val="00F13A62"/>
    <w:rsid w:val="00F14932"/>
    <w:rsid w:val="00F15FFF"/>
    <w:rsid w:val="00F22FCA"/>
    <w:rsid w:val="00F233F6"/>
    <w:rsid w:val="00F24103"/>
    <w:rsid w:val="00F24FD7"/>
    <w:rsid w:val="00F254F3"/>
    <w:rsid w:val="00F2570E"/>
    <w:rsid w:val="00F26889"/>
    <w:rsid w:val="00F27063"/>
    <w:rsid w:val="00F322BE"/>
    <w:rsid w:val="00F328D8"/>
    <w:rsid w:val="00F32996"/>
    <w:rsid w:val="00F33A37"/>
    <w:rsid w:val="00F33B63"/>
    <w:rsid w:val="00F35D8E"/>
    <w:rsid w:val="00F3602A"/>
    <w:rsid w:val="00F36BBD"/>
    <w:rsid w:val="00F408F6"/>
    <w:rsid w:val="00F41B22"/>
    <w:rsid w:val="00F41D42"/>
    <w:rsid w:val="00F420E8"/>
    <w:rsid w:val="00F4211C"/>
    <w:rsid w:val="00F4254D"/>
    <w:rsid w:val="00F434A6"/>
    <w:rsid w:val="00F47F0C"/>
    <w:rsid w:val="00F5045E"/>
    <w:rsid w:val="00F5052D"/>
    <w:rsid w:val="00F50F71"/>
    <w:rsid w:val="00F54A41"/>
    <w:rsid w:val="00F55869"/>
    <w:rsid w:val="00F5660A"/>
    <w:rsid w:val="00F56622"/>
    <w:rsid w:val="00F57087"/>
    <w:rsid w:val="00F578BD"/>
    <w:rsid w:val="00F6077C"/>
    <w:rsid w:val="00F7175C"/>
    <w:rsid w:val="00F72B12"/>
    <w:rsid w:val="00F7551E"/>
    <w:rsid w:val="00F75D85"/>
    <w:rsid w:val="00F77357"/>
    <w:rsid w:val="00F779DF"/>
    <w:rsid w:val="00F842BE"/>
    <w:rsid w:val="00F867E8"/>
    <w:rsid w:val="00F878D9"/>
    <w:rsid w:val="00F932D3"/>
    <w:rsid w:val="00F95AE5"/>
    <w:rsid w:val="00F95E49"/>
    <w:rsid w:val="00FA49DA"/>
    <w:rsid w:val="00FA4BA2"/>
    <w:rsid w:val="00FA4C39"/>
    <w:rsid w:val="00FA503D"/>
    <w:rsid w:val="00FB02C6"/>
    <w:rsid w:val="00FB0DDD"/>
    <w:rsid w:val="00FB26DF"/>
    <w:rsid w:val="00FB3338"/>
    <w:rsid w:val="00FB46D9"/>
    <w:rsid w:val="00FB6634"/>
    <w:rsid w:val="00FB6BAB"/>
    <w:rsid w:val="00FB6EA4"/>
    <w:rsid w:val="00FC141E"/>
    <w:rsid w:val="00FC1D37"/>
    <w:rsid w:val="00FC2B2F"/>
    <w:rsid w:val="00FC5382"/>
    <w:rsid w:val="00FC5B92"/>
    <w:rsid w:val="00FC72E6"/>
    <w:rsid w:val="00FD1949"/>
    <w:rsid w:val="00FD19A4"/>
    <w:rsid w:val="00FD56FB"/>
    <w:rsid w:val="00FD6BCA"/>
    <w:rsid w:val="00FD728C"/>
    <w:rsid w:val="00FD7FB3"/>
    <w:rsid w:val="00FE15E5"/>
    <w:rsid w:val="00FE21ED"/>
    <w:rsid w:val="00FE2DCA"/>
    <w:rsid w:val="00FE5221"/>
    <w:rsid w:val="00FE69EC"/>
    <w:rsid w:val="00FE7DFA"/>
    <w:rsid w:val="00FF09D6"/>
    <w:rsid w:val="00FF11B2"/>
    <w:rsid w:val="00FF4069"/>
    <w:rsid w:val="00FF47C5"/>
    <w:rsid w:val="00FF5283"/>
    <w:rsid w:val="00FF6989"/>
    <w:rsid w:val="00FF7039"/>
    <w:rsid w:val="00FF716D"/>
  </w:rsids>
  <m:mathPr>
    <m:mathFont m:val="Cambria Math"/>
    <m:brkBin m:val="before"/>
    <m:brkBinSub m:val="--"/>
    <m:smallFrac m:val="0"/>
    <m:dispDef/>
    <m:lMargin m:val="0"/>
    <m:rMargin m:val="0"/>
    <m:defJc m:val="centerGroup"/>
    <m:wrapIndent m:val="1440"/>
    <m:intLim m:val="subSup"/>
    <m:naryLim m:val="undOvr"/>
  </m:mathPr>
  <w:themeFontLang w:val="fr-B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530BE"/>
  <w15:chartTrackingRefBased/>
  <w15:docId w15:val="{CA3C6BE2-15D4-4BEB-A14D-29555E8CC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2E3A"/>
    <w:pPr>
      <w:jc w:val="both"/>
    </w:pPr>
    <w:rPr>
      <w:rFonts w:eastAsiaTheme="minorEastAsia"/>
      <w:kern w:val="0"/>
      <w14:ligatures w14:val="none"/>
    </w:rPr>
  </w:style>
  <w:style w:type="paragraph" w:styleId="Titre1">
    <w:name w:val="heading 1"/>
    <w:basedOn w:val="Normal"/>
    <w:next w:val="Normal"/>
    <w:link w:val="Titre1Car"/>
    <w:uiPriority w:val="9"/>
    <w:qFormat/>
    <w:rsid w:val="007C338A"/>
    <w:pPr>
      <w:keepNext/>
      <w:keepLines/>
      <w:numPr>
        <w:numId w:val="5"/>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0D2E3A"/>
    <w:pPr>
      <w:keepNext/>
      <w:keepLines/>
      <w:numPr>
        <w:ilvl w:val="1"/>
        <w:numId w:val="5"/>
      </w:numPr>
      <w:spacing w:before="160" w:after="80"/>
      <w:ind w:left="576"/>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0D2E3A"/>
    <w:pPr>
      <w:keepNext/>
      <w:keepLines/>
      <w:numPr>
        <w:ilvl w:val="2"/>
        <w:numId w:val="5"/>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0D2E3A"/>
    <w:pPr>
      <w:keepNext/>
      <w:keepLines/>
      <w:numPr>
        <w:ilvl w:val="3"/>
        <w:numId w:val="5"/>
      </w:numPr>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unhideWhenUsed/>
    <w:qFormat/>
    <w:rsid w:val="000D2E3A"/>
    <w:pPr>
      <w:keepNext/>
      <w:keepLines/>
      <w:numPr>
        <w:ilvl w:val="4"/>
        <w:numId w:val="5"/>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D2E3A"/>
    <w:pPr>
      <w:keepNext/>
      <w:keepLines/>
      <w:numPr>
        <w:ilvl w:val="5"/>
        <w:numId w:val="5"/>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D2E3A"/>
    <w:pPr>
      <w:keepNext/>
      <w:keepLines/>
      <w:numPr>
        <w:ilvl w:val="6"/>
        <w:numId w:val="5"/>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D2E3A"/>
    <w:pPr>
      <w:keepNext/>
      <w:keepLines/>
      <w:numPr>
        <w:ilvl w:val="7"/>
        <w:numId w:val="5"/>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D2E3A"/>
    <w:pPr>
      <w:keepNext/>
      <w:keepLines/>
      <w:numPr>
        <w:ilvl w:val="8"/>
        <w:numId w:val="5"/>
      </w:numPr>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D2E3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0D2E3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0D2E3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0D2E3A"/>
    <w:rPr>
      <w:rFonts w:eastAsiaTheme="majorEastAsia" w:cstheme="majorBidi"/>
      <w:i/>
      <w:iCs/>
      <w:color w:val="0F4761" w:themeColor="accent1" w:themeShade="BF"/>
    </w:rPr>
  </w:style>
  <w:style w:type="character" w:customStyle="1" w:styleId="Titre5Car">
    <w:name w:val="Titre 5 Car"/>
    <w:basedOn w:val="Policepardfaut"/>
    <w:link w:val="Titre5"/>
    <w:uiPriority w:val="9"/>
    <w:rsid w:val="000D2E3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D2E3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D2E3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D2E3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D2E3A"/>
    <w:rPr>
      <w:rFonts w:eastAsiaTheme="majorEastAsia" w:cstheme="majorBidi"/>
      <w:color w:val="272727" w:themeColor="text1" w:themeTint="D8"/>
    </w:rPr>
  </w:style>
  <w:style w:type="paragraph" w:styleId="Titre">
    <w:name w:val="Title"/>
    <w:basedOn w:val="Normal"/>
    <w:next w:val="Normal"/>
    <w:link w:val="TitreCar"/>
    <w:uiPriority w:val="10"/>
    <w:qFormat/>
    <w:rsid w:val="000D2E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D2E3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D2E3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D2E3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D2E3A"/>
    <w:pPr>
      <w:spacing w:before="160"/>
      <w:jc w:val="center"/>
    </w:pPr>
    <w:rPr>
      <w:i/>
      <w:iCs/>
      <w:color w:val="404040" w:themeColor="text1" w:themeTint="BF"/>
    </w:rPr>
  </w:style>
  <w:style w:type="character" w:customStyle="1" w:styleId="CitationCar">
    <w:name w:val="Citation Car"/>
    <w:basedOn w:val="Policepardfaut"/>
    <w:link w:val="Citation"/>
    <w:uiPriority w:val="29"/>
    <w:rsid w:val="000D2E3A"/>
    <w:rPr>
      <w:i/>
      <w:iCs/>
      <w:color w:val="404040" w:themeColor="text1" w:themeTint="BF"/>
    </w:rPr>
  </w:style>
  <w:style w:type="paragraph" w:styleId="Paragraphedeliste">
    <w:name w:val="List Paragraph"/>
    <w:basedOn w:val="Normal"/>
    <w:uiPriority w:val="34"/>
    <w:qFormat/>
    <w:rsid w:val="000D2E3A"/>
    <w:pPr>
      <w:ind w:left="720"/>
      <w:contextualSpacing/>
    </w:pPr>
  </w:style>
  <w:style w:type="character" w:styleId="Accentuationintense">
    <w:name w:val="Intense Emphasis"/>
    <w:basedOn w:val="Policepardfaut"/>
    <w:uiPriority w:val="21"/>
    <w:qFormat/>
    <w:rsid w:val="000D2E3A"/>
    <w:rPr>
      <w:i/>
      <w:iCs/>
      <w:color w:val="0F4761" w:themeColor="accent1" w:themeShade="BF"/>
    </w:rPr>
  </w:style>
  <w:style w:type="paragraph" w:styleId="Citationintense">
    <w:name w:val="Intense Quote"/>
    <w:basedOn w:val="Normal"/>
    <w:next w:val="Normal"/>
    <w:link w:val="CitationintenseCar"/>
    <w:uiPriority w:val="30"/>
    <w:qFormat/>
    <w:rsid w:val="000D2E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D2E3A"/>
    <w:rPr>
      <w:i/>
      <w:iCs/>
      <w:color w:val="0F4761" w:themeColor="accent1" w:themeShade="BF"/>
    </w:rPr>
  </w:style>
  <w:style w:type="character" w:styleId="Rfrenceintense">
    <w:name w:val="Intense Reference"/>
    <w:basedOn w:val="Policepardfaut"/>
    <w:uiPriority w:val="32"/>
    <w:qFormat/>
    <w:rsid w:val="000D2E3A"/>
    <w:rPr>
      <w:b/>
      <w:bCs/>
      <w:smallCaps/>
      <w:color w:val="0F4761" w:themeColor="accent1" w:themeShade="BF"/>
      <w:spacing w:val="5"/>
    </w:rPr>
  </w:style>
  <w:style w:type="paragraph" w:styleId="NormalWeb">
    <w:name w:val="Normal (Web)"/>
    <w:basedOn w:val="Normal"/>
    <w:uiPriority w:val="99"/>
    <w:semiHidden/>
    <w:unhideWhenUsed/>
    <w:rsid w:val="000D2E3A"/>
    <w:rPr>
      <w:rFonts w:ascii="Times New Roman" w:hAnsi="Times New Roman" w:cs="Times New Roman"/>
      <w:sz w:val="24"/>
      <w:szCs w:val="24"/>
    </w:rPr>
  </w:style>
  <w:style w:type="paragraph" w:styleId="Bibliographie">
    <w:name w:val="Bibliography"/>
    <w:basedOn w:val="Normal"/>
    <w:next w:val="Normal"/>
    <w:uiPriority w:val="37"/>
    <w:unhideWhenUsed/>
    <w:rsid w:val="00B73A50"/>
    <w:pPr>
      <w:spacing w:after="0" w:line="240" w:lineRule="auto"/>
      <w:ind w:left="720" w:hanging="720"/>
    </w:pPr>
  </w:style>
  <w:style w:type="paragraph" w:styleId="En-tte">
    <w:name w:val="header"/>
    <w:basedOn w:val="Normal"/>
    <w:link w:val="En-tteCar"/>
    <w:uiPriority w:val="99"/>
    <w:unhideWhenUsed/>
    <w:rsid w:val="008A4271"/>
    <w:pPr>
      <w:tabs>
        <w:tab w:val="center" w:pos="4703"/>
        <w:tab w:val="right" w:pos="9406"/>
      </w:tabs>
      <w:spacing w:after="0" w:line="240" w:lineRule="auto"/>
    </w:pPr>
  </w:style>
  <w:style w:type="character" w:customStyle="1" w:styleId="En-tteCar">
    <w:name w:val="En-tête Car"/>
    <w:basedOn w:val="Policepardfaut"/>
    <w:link w:val="En-tte"/>
    <w:uiPriority w:val="99"/>
    <w:rsid w:val="008A4271"/>
    <w:rPr>
      <w:rFonts w:eastAsiaTheme="minorEastAsia"/>
      <w:kern w:val="0"/>
      <w14:ligatures w14:val="none"/>
    </w:rPr>
  </w:style>
  <w:style w:type="paragraph" w:styleId="Pieddepage">
    <w:name w:val="footer"/>
    <w:basedOn w:val="Normal"/>
    <w:link w:val="PieddepageCar"/>
    <w:uiPriority w:val="99"/>
    <w:unhideWhenUsed/>
    <w:rsid w:val="008A4271"/>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8A4271"/>
    <w:rPr>
      <w:rFonts w:eastAsiaTheme="minorEastAsia"/>
      <w:kern w:val="0"/>
      <w14:ligatures w14:val="none"/>
    </w:rPr>
  </w:style>
  <w:style w:type="paragraph" w:styleId="Lgende">
    <w:name w:val="caption"/>
    <w:basedOn w:val="Normal"/>
    <w:next w:val="Normal"/>
    <w:uiPriority w:val="35"/>
    <w:unhideWhenUsed/>
    <w:qFormat/>
    <w:rsid w:val="006D5240"/>
    <w:pPr>
      <w:spacing w:after="200" w:line="240" w:lineRule="auto"/>
    </w:pPr>
    <w:rPr>
      <w:i/>
      <w:iCs/>
      <w:color w:val="0E2841" w:themeColor="text2"/>
      <w:sz w:val="18"/>
      <w:szCs w:val="18"/>
    </w:rPr>
  </w:style>
  <w:style w:type="character" w:styleId="Textedelespacerserv">
    <w:name w:val="Placeholder Text"/>
    <w:basedOn w:val="Policepardfaut"/>
    <w:uiPriority w:val="99"/>
    <w:semiHidden/>
    <w:rsid w:val="00D861EC"/>
    <w:rPr>
      <w:color w:val="666666"/>
    </w:rPr>
  </w:style>
  <w:style w:type="table" w:styleId="TableauListe4-Accentuation6">
    <w:name w:val="List Table 4 Accent 6"/>
    <w:basedOn w:val="TableauNormal"/>
    <w:uiPriority w:val="49"/>
    <w:rsid w:val="00A90596"/>
    <w:pPr>
      <w:spacing w:after="0" w:line="240" w:lineRule="auto"/>
    </w:pPr>
    <w:rPr>
      <w:rFonts w:eastAsiaTheme="minorEastAsia"/>
      <w:kern w:val="0"/>
      <w14:ligatures w14:val="none"/>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eauListe4">
    <w:name w:val="List Table 4"/>
    <w:basedOn w:val="TableauNormal"/>
    <w:uiPriority w:val="49"/>
    <w:rsid w:val="00245EC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4-Accentuation6">
    <w:name w:val="Grid Table 4 Accent 6"/>
    <w:basedOn w:val="TableauNormal"/>
    <w:uiPriority w:val="49"/>
    <w:rsid w:val="00DF2CD4"/>
    <w:pPr>
      <w:spacing w:after="0" w:line="240" w:lineRule="auto"/>
    </w:pPr>
    <w:rPr>
      <w:rFonts w:eastAsiaTheme="minorEastAsia"/>
      <w:kern w:val="0"/>
      <w14:ligatures w14:val="none"/>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eauGrille4">
    <w:name w:val="Grid Table 4"/>
    <w:basedOn w:val="TableauNormal"/>
    <w:uiPriority w:val="49"/>
    <w:rsid w:val="00DF2CD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Marquedecommentaire">
    <w:name w:val="annotation reference"/>
    <w:basedOn w:val="Policepardfaut"/>
    <w:uiPriority w:val="99"/>
    <w:semiHidden/>
    <w:unhideWhenUsed/>
    <w:rsid w:val="00A349AF"/>
    <w:rPr>
      <w:sz w:val="16"/>
      <w:szCs w:val="16"/>
    </w:rPr>
  </w:style>
  <w:style w:type="paragraph" w:styleId="Commentaire">
    <w:name w:val="annotation text"/>
    <w:basedOn w:val="Normal"/>
    <w:link w:val="CommentaireCar"/>
    <w:uiPriority w:val="99"/>
    <w:unhideWhenUsed/>
    <w:rsid w:val="00A349AF"/>
    <w:pPr>
      <w:spacing w:line="240" w:lineRule="auto"/>
    </w:pPr>
    <w:rPr>
      <w:sz w:val="20"/>
      <w:szCs w:val="20"/>
    </w:rPr>
  </w:style>
  <w:style w:type="character" w:customStyle="1" w:styleId="CommentaireCar">
    <w:name w:val="Commentaire Car"/>
    <w:basedOn w:val="Policepardfaut"/>
    <w:link w:val="Commentaire"/>
    <w:uiPriority w:val="99"/>
    <w:rsid w:val="00A349AF"/>
    <w:rPr>
      <w:rFonts w:eastAsiaTheme="minorEastAsia"/>
      <w:kern w:val="0"/>
      <w:sz w:val="20"/>
      <w:szCs w:val="20"/>
      <w14:ligatures w14:val="none"/>
    </w:rPr>
  </w:style>
  <w:style w:type="paragraph" w:styleId="Objetducommentaire">
    <w:name w:val="annotation subject"/>
    <w:basedOn w:val="Commentaire"/>
    <w:next w:val="Commentaire"/>
    <w:link w:val="ObjetducommentaireCar"/>
    <w:uiPriority w:val="99"/>
    <w:semiHidden/>
    <w:unhideWhenUsed/>
    <w:rsid w:val="00A349AF"/>
    <w:rPr>
      <w:b/>
      <w:bCs/>
    </w:rPr>
  </w:style>
  <w:style w:type="character" w:customStyle="1" w:styleId="ObjetducommentaireCar">
    <w:name w:val="Objet du commentaire Car"/>
    <w:basedOn w:val="CommentaireCar"/>
    <w:link w:val="Objetducommentaire"/>
    <w:uiPriority w:val="99"/>
    <w:semiHidden/>
    <w:rsid w:val="00A349AF"/>
    <w:rPr>
      <w:rFonts w:eastAsiaTheme="minorEastAsia"/>
      <w:b/>
      <w:bCs/>
      <w:kern w:val="0"/>
      <w:sz w:val="20"/>
      <w:szCs w:val="20"/>
      <w14:ligatures w14:val="none"/>
    </w:rPr>
  </w:style>
  <w:style w:type="table" w:styleId="TableauGrille1Clair">
    <w:name w:val="Grid Table 1 Light"/>
    <w:basedOn w:val="TableauNormal"/>
    <w:uiPriority w:val="46"/>
    <w:rsid w:val="007B7CD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extedebulles">
    <w:name w:val="Balloon Text"/>
    <w:basedOn w:val="Normal"/>
    <w:link w:val="TextedebullesCar"/>
    <w:uiPriority w:val="99"/>
    <w:semiHidden/>
    <w:unhideWhenUsed/>
    <w:rsid w:val="002E6DA3"/>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2E6DA3"/>
    <w:rPr>
      <w:rFonts w:ascii="Segoe UI" w:eastAsiaTheme="minorEastAsia" w:hAnsi="Segoe UI" w:cs="Segoe UI"/>
      <w:kern w:val="0"/>
      <w:sz w:val="18"/>
      <w:szCs w:val="18"/>
      <w14:ligatures w14:val="none"/>
    </w:rPr>
  </w:style>
  <w:style w:type="paragraph" w:styleId="Rvision">
    <w:name w:val="Revision"/>
    <w:hidden/>
    <w:uiPriority w:val="99"/>
    <w:semiHidden/>
    <w:rsid w:val="007844B7"/>
    <w:pPr>
      <w:spacing w:after="0" w:line="240" w:lineRule="auto"/>
    </w:pPr>
    <w:rPr>
      <w:rFonts w:eastAsiaTheme="minorEastAsia"/>
      <w:kern w:val="0"/>
      <w14:ligatures w14:val="none"/>
    </w:rPr>
  </w:style>
  <w:style w:type="paragraph" w:styleId="Notedefin">
    <w:name w:val="endnote text"/>
    <w:basedOn w:val="Normal"/>
    <w:link w:val="NotedefinCar"/>
    <w:uiPriority w:val="99"/>
    <w:semiHidden/>
    <w:unhideWhenUsed/>
    <w:rsid w:val="00FE15E5"/>
    <w:pPr>
      <w:spacing w:after="0" w:line="240" w:lineRule="auto"/>
    </w:pPr>
    <w:rPr>
      <w:sz w:val="20"/>
      <w:szCs w:val="20"/>
    </w:rPr>
  </w:style>
  <w:style w:type="character" w:customStyle="1" w:styleId="NotedefinCar">
    <w:name w:val="Note de fin Car"/>
    <w:basedOn w:val="Policepardfaut"/>
    <w:link w:val="Notedefin"/>
    <w:uiPriority w:val="99"/>
    <w:semiHidden/>
    <w:rsid w:val="00FE15E5"/>
    <w:rPr>
      <w:rFonts w:eastAsiaTheme="minorEastAsia"/>
      <w:kern w:val="0"/>
      <w:sz w:val="20"/>
      <w:szCs w:val="20"/>
      <w14:ligatures w14:val="none"/>
    </w:rPr>
  </w:style>
  <w:style w:type="character" w:styleId="Appeldenotedefin">
    <w:name w:val="endnote reference"/>
    <w:basedOn w:val="Policepardfaut"/>
    <w:uiPriority w:val="99"/>
    <w:semiHidden/>
    <w:unhideWhenUsed/>
    <w:rsid w:val="00FE15E5"/>
    <w:rPr>
      <w:vertAlign w:val="superscript"/>
    </w:rPr>
  </w:style>
  <w:style w:type="paragraph" w:styleId="Notedebasdepage">
    <w:name w:val="footnote text"/>
    <w:basedOn w:val="Normal"/>
    <w:link w:val="NotedebasdepageCar"/>
    <w:uiPriority w:val="99"/>
    <w:semiHidden/>
    <w:unhideWhenUsed/>
    <w:rsid w:val="00FE15E5"/>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FE15E5"/>
    <w:rPr>
      <w:rFonts w:eastAsiaTheme="minorEastAsia"/>
      <w:kern w:val="0"/>
      <w:sz w:val="20"/>
      <w:szCs w:val="20"/>
      <w14:ligatures w14:val="none"/>
    </w:rPr>
  </w:style>
  <w:style w:type="character" w:styleId="Appelnotedebasdep">
    <w:name w:val="footnote reference"/>
    <w:basedOn w:val="Policepardfaut"/>
    <w:uiPriority w:val="99"/>
    <w:semiHidden/>
    <w:unhideWhenUsed/>
    <w:rsid w:val="00FE15E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428939">
      <w:bodyDiv w:val="1"/>
      <w:marLeft w:val="0"/>
      <w:marRight w:val="0"/>
      <w:marTop w:val="0"/>
      <w:marBottom w:val="0"/>
      <w:divBdr>
        <w:top w:val="none" w:sz="0" w:space="0" w:color="auto"/>
        <w:left w:val="none" w:sz="0" w:space="0" w:color="auto"/>
        <w:bottom w:val="none" w:sz="0" w:space="0" w:color="auto"/>
        <w:right w:val="none" w:sz="0" w:space="0" w:color="auto"/>
      </w:divBdr>
      <w:divsChild>
        <w:div w:id="203953691">
          <w:marLeft w:val="0"/>
          <w:marRight w:val="0"/>
          <w:marTop w:val="0"/>
          <w:marBottom w:val="0"/>
          <w:divBdr>
            <w:top w:val="none" w:sz="0" w:space="0" w:color="auto"/>
            <w:left w:val="none" w:sz="0" w:space="0" w:color="auto"/>
            <w:bottom w:val="none" w:sz="0" w:space="0" w:color="auto"/>
            <w:right w:val="none" w:sz="0" w:space="0" w:color="auto"/>
          </w:divBdr>
          <w:divsChild>
            <w:div w:id="1088111714">
              <w:marLeft w:val="0"/>
              <w:marRight w:val="0"/>
              <w:marTop w:val="0"/>
              <w:marBottom w:val="0"/>
              <w:divBdr>
                <w:top w:val="none" w:sz="0" w:space="0" w:color="auto"/>
                <w:left w:val="none" w:sz="0" w:space="0" w:color="auto"/>
                <w:bottom w:val="none" w:sz="0" w:space="0" w:color="auto"/>
                <w:right w:val="none" w:sz="0" w:space="0" w:color="auto"/>
              </w:divBdr>
              <w:divsChild>
                <w:div w:id="1001811000">
                  <w:marLeft w:val="0"/>
                  <w:marRight w:val="0"/>
                  <w:marTop w:val="0"/>
                  <w:marBottom w:val="0"/>
                  <w:divBdr>
                    <w:top w:val="none" w:sz="0" w:space="0" w:color="auto"/>
                    <w:left w:val="none" w:sz="0" w:space="0" w:color="auto"/>
                    <w:bottom w:val="none" w:sz="0" w:space="0" w:color="auto"/>
                    <w:right w:val="none" w:sz="0" w:space="0" w:color="auto"/>
                  </w:divBdr>
                  <w:divsChild>
                    <w:div w:id="197860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197541">
      <w:bodyDiv w:val="1"/>
      <w:marLeft w:val="0"/>
      <w:marRight w:val="0"/>
      <w:marTop w:val="0"/>
      <w:marBottom w:val="0"/>
      <w:divBdr>
        <w:top w:val="none" w:sz="0" w:space="0" w:color="auto"/>
        <w:left w:val="none" w:sz="0" w:space="0" w:color="auto"/>
        <w:bottom w:val="none" w:sz="0" w:space="0" w:color="auto"/>
        <w:right w:val="none" w:sz="0" w:space="0" w:color="auto"/>
      </w:divBdr>
    </w:div>
    <w:div w:id="358353922">
      <w:bodyDiv w:val="1"/>
      <w:marLeft w:val="0"/>
      <w:marRight w:val="0"/>
      <w:marTop w:val="0"/>
      <w:marBottom w:val="0"/>
      <w:divBdr>
        <w:top w:val="none" w:sz="0" w:space="0" w:color="auto"/>
        <w:left w:val="none" w:sz="0" w:space="0" w:color="auto"/>
        <w:bottom w:val="none" w:sz="0" w:space="0" w:color="auto"/>
        <w:right w:val="none" w:sz="0" w:space="0" w:color="auto"/>
      </w:divBdr>
    </w:div>
    <w:div w:id="387530588">
      <w:bodyDiv w:val="1"/>
      <w:marLeft w:val="0"/>
      <w:marRight w:val="0"/>
      <w:marTop w:val="0"/>
      <w:marBottom w:val="0"/>
      <w:divBdr>
        <w:top w:val="none" w:sz="0" w:space="0" w:color="auto"/>
        <w:left w:val="none" w:sz="0" w:space="0" w:color="auto"/>
        <w:bottom w:val="none" w:sz="0" w:space="0" w:color="auto"/>
        <w:right w:val="none" w:sz="0" w:space="0" w:color="auto"/>
      </w:divBdr>
    </w:div>
    <w:div w:id="484325326">
      <w:bodyDiv w:val="1"/>
      <w:marLeft w:val="0"/>
      <w:marRight w:val="0"/>
      <w:marTop w:val="0"/>
      <w:marBottom w:val="0"/>
      <w:divBdr>
        <w:top w:val="none" w:sz="0" w:space="0" w:color="auto"/>
        <w:left w:val="none" w:sz="0" w:space="0" w:color="auto"/>
        <w:bottom w:val="none" w:sz="0" w:space="0" w:color="auto"/>
        <w:right w:val="none" w:sz="0" w:space="0" w:color="auto"/>
      </w:divBdr>
    </w:div>
    <w:div w:id="537860103">
      <w:bodyDiv w:val="1"/>
      <w:marLeft w:val="0"/>
      <w:marRight w:val="0"/>
      <w:marTop w:val="0"/>
      <w:marBottom w:val="0"/>
      <w:divBdr>
        <w:top w:val="none" w:sz="0" w:space="0" w:color="auto"/>
        <w:left w:val="none" w:sz="0" w:space="0" w:color="auto"/>
        <w:bottom w:val="none" w:sz="0" w:space="0" w:color="auto"/>
        <w:right w:val="none" w:sz="0" w:space="0" w:color="auto"/>
      </w:divBdr>
    </w:div>
    <w:div w:id="539438281">
      <w:bodyDiv w:val="1"/>
      <w:marLeft w:val="0"/>
      <w:marRight w:val="0"/>
      <w:marTop w:val="0"/>
      <w:marBottom w:val="0"/>
      <w:divBdr>
        <w:top w:val="none" w:sz="0" w:space="0" w:color="auto"/>
        <w:left w:val="none" w:sz="0" w:space="0" w:color="auto"/>
        <w:bottom w:val="none" w:sz="0" w:space="0" w:color="auto"/>
        <w:right w:val="none" w:sz="0" w:space="0" w:color="auto"/>
      </w:divBdr>
    </w:div>
    <w:div w:id="653609903">
      <w:bodyDiv w:val="1"/>
      <w:marLeft w:val="0"/>
      <w:marRight w:val="0"/>
      <w:marTop w:val="0"/>
      <w:marBottom w:val="0"/>
      <w:divBdr>
        <w:top w:val="none" w:sz="0" w:space="0" w:color="auto"/>
        <w:left w:val="none" w:sz="0" w:space="0" w:color="auto"/>
        <w:bottom w:val="none" w:sz="0" w:space="0" w:color="auto"/>
        <w:right w:val="none" w:sz="0" w:space="0" w:color="auto"/>
      </w:divBdr>
    </w:div>
    <w:div w:id="700667842">
      <w:bodyDiv w:val="1"/>
      <w:marLeft w:val="0"/>
      <w:marRight w:val="0"/>
      <w:marTop w:val="0"/>
      <w:marBottom w:val="0"/>
      <w:divBdr>
        <w:top w:val="none" w:sz="0" w:space="0" w:color="auto"/>
        <w:left w:val="none" w:sz="0" w:space="0" w:color="auto"/>
        <w:bottom w:val="none" w:sz="0" w:space="0" w:color="auto"/>
        <w:right w:val="none" w:sz="0" w:space="0" w:color="auto"/>
      </w:divBdr>
    </w:div>
    <w:div w:id="815412338">
      <w:bodyDiv w:val="1"/>
      <w:marLeft w:val="0"/>
      <w:marRight w:val="0"/>
      <w:marTop w:val="0"/>
      <w:marBottom w:val="0"/>
      <w:divBdr>
        <w:top w:val="none" w:sz="0" w:space="0" w:color="auto"/>
        <w:left w:val="none" w:sz="0" w:space="0" w:color="auto"/>
        <w:bottom w:val="none" w:sz="0" w:space="0" w:color="auto"/>
        <w:right w:val="none" w:sz="0" w:space="0" w:color="auto"/>
      </w:divBdr>
    </w:div>
    <w:div w:id="951588697">
      <w:bodyDiv w:val="1"/>
      <w:marLeft w:val="0"/>
      <w:marRight w:val="0"/>
      <w:marTop w:val="0"/>
      <w:marBottom w:val="0"/>
      <w:divBdr>
        <w:top w:val="none" w:sz="0" w:space="0" w:color="auto"/>
        <w:left w:val="none" w:sz="0" w:space="0" w:color="auto"/>
        <w:bottom w:val="none" w:sz="0" w:space="0" w:color="auto"/>
        <w:right w:val="none" w:sz="0" w:space="0" w:color="auto"/>
      </w:divBdr>
    </w:div>
    <w:div w:id="1081100367">
      <w:bodyDiv w:val="1"/>
      <w:marLeft w:val="0"/>
      <w:marRight w:val="0"/>
      <w:marTop w:val="0"/>
      <w:marBottom w:val="0"/>
      <w:divBdr>
        <w:top w:val="none" w:sz="0" w:space="0" w:color="auto"/>
        <w:left w:val="none" w:sz="0" w:space="0" w:color="auto"/>
        <w:bottom w:val="none" w:sz="0" w:space="0" w:color="auto"/>
        <w:right w:val="none" w:sz="0" w:space="0" w:color="auto"/>
      </w:divBdr>
    </w:div>
    <w:div w:id="1106270201">
      <w:bodyDiv w:val="1"/>
      <w:marLeft w:val="0"/>
      <w:marRight w:val="0"/>
      <w:marTop w:val="0"/>
      <w:marBottom w:val="0"/>
      <w:divBdr>
        <w:top w:val="none" w:sz="0" w:space="0" w:color="auto"/>
        <w:left w:val="none" w:sz="0" w:space="0" w:color="auto"/>
        <w:bottom w:val="none" w:sz="0" w:space="0" w:color="auto"/>
        <w:right w:val="none" w:sz="0" w:space="0" w:color="auto"/>
      </w:divBdr>
      <w:divsChild>
        <w:div w:id="1610702553">
          <w:marLeft w:val="0"/>
          <w:marRight w:val="0"/>
          <w:marTop w:val="0"/>
          <w:marBottom w:val="0"/>
          <w:divBdr>
            <w:top w:val="none" w:sz="0" w:space="0" w:color="auto"/>
            <w:left w:val="none" w:sz="0" w:space="0" w:color="auto"/>
            <w:bottom w:val="none" w:sz="0" w:space="0" w:color="auto"/>
            <w:right w:val="none" w:sz="0" w:space="0" w:color="auto"/>
          </w:divBdr>
        </w:div>
      </w:divsChild>
    </w:div>
    <w:div w:id="1140733379">
      <w:bodyDiv w:val="1"/>
      <w:marLeft w:val="0"/>
      <w:marRight w:val="0"/>
      <w:marTop w:val="0"/>
      <w:marBottom w:val="0"/>
      <w:divBdr>
        <w:top w:val="none" w:sz="0" w:space="0" w:color="auto"/>
        <w:left w:val="none" w:sz="0" w:space="0" w:color="auto"/>
        <w:bottom w:val="none" w:sz="0" w:space="0" w:color="auto"/>
        <w:right w:val="none" w:sz="0" w:space="0" w:color="auto"/>
      </w:divBdr>
      <w:divsChild>
        <w:div w:id="223689217">
          <w:marLeft w:val="0"/>
          <w:marRight w:val="0"/>
          <w:marTop w:val="0"/>
          <w:marBottom w:val="0"/>
          <w:divBdr>
            <w:top w:val="none" w:sz="0" w:space="0" w:color="auto"/>
            <w:left w:val="none" w:sz="0" w:space="0" w:color="auto"/>
            <w:bottom w:val="none" w:sz="0" w:space="0" w:color="auto"/>
            <w:right w:val="none" w:sz="0" w:space="0" w:color="auto"/>
          </w:divBdr>
        </w:div>
      </w:divsChild>
    </w:div>
    <w:div w:id="1499006184">
      <w:bodyDiv w:val="1"/>
      <w:marLeft w:val="0"/>
      <w:marRight w:val="0"/>
      <w:marTop w:val="0"/>
      <w:marBottom w:val="0"/>
      <w:divBdr>
        <w:top w:val="none" w:sz="0" w:space="0" w:color="auto"/>
        <w:left w:val="none" w:sz="0" w:space="0" w:color="auto"/>
        <w:bottom w:val="none" w:sz="0" w:space="0" w:color="auto"/>
        <w:right w:val="none" w:sz="0" w:space="0" w:color="auto"/>
      </w:divBdr>
    </w:div>
    <w:div w:id="1549297876">
      <w:bodyDiv w:val="1"/>
      <w:marLeft w:val="0"/>
      <w:marRight w:val="0"/>
      <w:marTop w:val="0"/>
      <w:marBottom w:val="0"/>
      <w:divBdr>
        <w:top w:val="none" w:sz="0" w:space="0" w:color="auto"/>
        <w:left w:val="none" w:sz="0" w:space="0" w:color="auto"/>
        <w:bottom w:val="none" w:sz="0" w:space="0" w:color="auto"/>
        <w:right w:val="none" w:sz="0" w:space="0" w:color="auto"/>
      </w:divBdr>
    </w:div>
    <w:div w:id="1707488557">
      <w:bodyDiv w:val="1"/>
      <w:marLeft w:val="0"/>
      <w:marRight w:val="0"/>
      <w:marTop w:val="0"/>
      <w:marBottom w:val="0"/>
      <w:divBdr>
        <w:top w:val="none" w:sz="0" w:space="0" w:color="auto"/>
        <w:left w:val="none" w:sz="0" w:space="0" w:color="auto"/>
        <w:bottom w:val="none" w:sz="0" w:space="0" w:color="auto"/>
        <w:right w:val="none" w:sz="0" w:space="0" w:color="auto"/>
      </w:divBdr>
    </w:div>
    <w:div w:id="1786994436">
      <w:bodyDiv w:val="1"/>
      <w:marLeft w:val="0"/>
      <w:marRight w:val="0"/>
      <w:marTop w:val="0"/>
      <w:marBottom w:val="0"/>
      <w:divBdr>
        <w:top w:val="none" w:sz="0" w:space="0" w:color="auto"/>
        <w:left w:val="none" w:sz="0" w:space="0" w:color="auto"/>
        <w:bottom w:val="none" w:sz="0" w:space="0" w:color="auto"/>
        <w:right w:val="none" w:sz="0" w:space="0" w:color="auto"/>
      </w:divBdr>
    </w:div>
    <w:div w:id="1837959137">
      <w:bodyDiv w:val="1"/>
      <w:marLeft w:val="0"/>
      <w:marRight w:val="0"/>
      <w:marTop w:val="0"/>
      <w:marBottom w:val="0"/>
      <w:divBdr>
        <w:top w:val="none" w:sz="0" w:space="0" w:color="auto"/>
        <w:left w:val="none" w:sz="0" w:space="0" w:color="auto"/>
        <w:bottom w:val="none" w:sz="0" w:space="0" w:color="auto"/>
        <w:right w:val="none" w:sz="0" w:space="0" w:color="auto"/>
      </w:divBdr>
      <w:divsChild>
        <w:div w:id="1119179811">
          <w:marLeft w:val="0"/>
          <w:marRight w:val="0"/>
          <w:marTop w:val="0"/>
          <w:marBottom w:val="0"/>
          <w:divBdr>
            <w:top w:val="none" w:sz="0" w:space="0" w:color="auto"/>
            <w:left w:val="none" w:sz="0" w:space="0" w:color="auto"/>
            <w:bottom w:val="none" w:sz="0" w:space="0" w:color="auto"/>
            <w:right w:val="none" w:sz="0" w:space="0" w:color="auto"/>
          </w:divBdr>
          <w:divsChild>
            <w:div w:id="578174512">
              <w:marLeft w:val="0"/>
              <w:marRight w:val="0"/>
              <w:marTop w:val="0"/>
              <w:marBottom w:val="0"/>
              <w:divBdr>
                <w:top w:val="none" w:sz="0" w:space="0" w:color="auto"/>
                <w:left w:val="none" w:sz="0" w:space="0" w:color="auto"/>
                <w:bottom w:val="none" w:sz="0" w:space="0" w:color="auto"/>
                <w:right w:val="none" w:sz="0" w:space="0" w:color="auto"/>
              </w:divBdr>
              <w:divsChild>
                <w:div w:id="710157188">
                  <w:marLeft w:val="0"/>
                  <w:marRight w:val="0"/>
                  <w:marTop w:val="0"/>
                  <w:marBottom w:val="0"/>
                  <w:divBdr>
                    <w:top w:val="none" w:sz="0" w:space="0" w:color="auto"/>
                    <w:left w:val="none" w:sz="0" w:space="0" w:color="auto"/>
                    <w:bottom w:val="none" w:sz="0" w:space="0" w:color="auto"/>
                    <w:right w:val="none" w:sz="0" w:space="0" w:color="auto"/>
                  </w:divBdr>
                  <w:divsChild>
                    <w:div w:id="150555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1821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83" row="2">
    <wetp:webextensionref xmlns:r="http://schemas.openxmlformats.org/officeDocument/2006/relationships" r:id="rId1"/>
  </wetp:taskpane>
  <wetp:taskpane dockstate="right" visibility="0" width="350"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B840CCAC-E15B-4C24-BECB-9C8891AB4DD4}">
  <we:reference id="wa200000368" version="1.0.0.0" store="en-US" storeType="OMEX"/>
  <we:alternateReferences>
    <we:reference id="WA200000368" version="1.0.0.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2B3EB2BB-9D81-4CC5-9614-553F0F7CA939}">
  <we:reference id="wa200005826" version="1.8.0.0" store="en-US" storeType="OMEX"/>
  <we:alternateReferences>
    <we:reference id="WA200005826" version="1.8.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ad19e44-66bb-48cb-9d5c-a59f7b5db471" xsi:nil="true"/>
    <lcf76f155ced4ddcb4097134ff3c332f xmlns="5785a5e1-32c4-4f65-af10-eebc16574ae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F48D708EB18334A8F5E2D4BBE638BA8" ma:contentTypeVersion="11" ma:contentTypeDescription="Crée un document." ma:contentTypeScope="" ma:versionID="73a72bdd6a2a580272656966b991cb93">
  <xsd:schema xmlns:xsd="http://www.w3.org/2001/XMLSchema" xmlns:xs="http://www.w3.org/2001/XMLSchema" xmlns:p="http://schemas.microsoft.com/office/2006/metadata/properties" xmlns:ns2="5785a5e1-32c4-4f65-af10-eebc16574aee" xmlns:ns3="aad19e44-66bb-48cb-9d5c-a59f7b5db471" targetNamespace="http://schemas.microsoft.com/office/2006/metadata/properties" ma:root="true" ma:fieldsID="250138fd6bf6ca4c82a587bcbad83ccc" ns2:_="" ns3:_="">
    <xsd:import namespace="5785a5e1-32c4-4f65-af10-eebc16574aee"/>
    <xsd:import namespace="aad19e44-66bb-48cb-9d5c-a59f7b5db47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85a5e1-32c4-4f65-af10-eebc16574a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4434ded7-6e41-4000-8be6-3d063d771b3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d19e44-66bb-48cb-9d5c-a59f7b5db47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0387289-2c89-4b9a-9ce8-6120ba570354}" ma:internalName="TaxCatchAll" ma:showField="CatchAllData" ma:web="aad19e44-66bb-48cb-9d5c-a59f7b5db4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6BC7BF-D34B-4336-AD57-5222FE5470E7}">
  <ds:schemaRefs>
    <ds:schemaRef ds:uri="http://schemas.microsoft.com/office/2006/metadata/properties"/>
    <ds:schemaRef ds:uri="http://schemas.microsoft.com/office/infopath/2007/PartnerControls"/>
    <ds:schemaRef ds:uri="aad19e44-66bb-48cb-9d5c-a59f7b5db471"/>
    <ds:schemaRef ds:uri="5785a5e1-32c4-4f65-af10-eebc16574aee"/>
  </ds:schemaRefs>
</ds:datastoreItem>
</file>

<file path=customXml/itemProps2.xml><?xml version="1.0" encoding="utf-8"?>
<ds:datastoreItem xmlns:ds="http://schemas.openxmlformats.org/officeDocument/2006/customXml" ds:itemID="{26730FEE-BA63-4E2A-A597-F30B180C3C0C}">
  <ds:schemaRefs>
    <ds:schemaRef ds:uri="http://schemas.microsoft.com/sharepoint/v3/contenttype/forms"/>
  </ds:schemaRefs>
</ds:datastoreItem>
</file>

<file path=customXml/itemProps3.xml><?xml version="1.0" encoding="utf-8"?>
<ds:datastoreItem xmlns:ds="http://schemas.openxmlformats.org/officeDocument/2006/customXml" ds:itemID="{8D9F9F84-96BB-43EF-B97E-3DED5B2F73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85a5e1-32c4-4f65-af10-eebc16574aee"/>
    <ds:schemaRef ds:uri="aad19e44-66bb-48cb-9d5c-a59f7b5db4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E7B5948-F239-45BD-B247-72A5C9F5CF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29475</Words>
  <Characters>162114</Characters>
  <Application>Microsoft Office Word</Application>
  <DocSecurity>0</DocSecurity>
  <Lines>1350</Lines>
  <Paragraphs>382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191207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Ligot Gauthier</dc:creator>
  <cp:keywords/>
  <dc:description/>
  <cp:lastModifiedBy>Ligot Gauthier</cp:lastModifiedBy>
  <cp:revision>1061</cp:revision>
  <cp:lastPrinted>2025-11-28T12:37:00Z</cp:lastPrinted>
  <dcterms:created xsi:type="dcterms:W3CDTF">2025-04-09T09:31:00Z</dcterms:created>
  <dcterms:modified xsi:type="dcterms:W3CDTF">2026-04-22T08:12:00Z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id="UIiKwWs4"/&gt;&lt;style id="http://www.zotero.org/styles/elsevier-harvard" hasBibliography="1" bibliographyStyleHasBeenSet="1"/&gt;&lt;prefs&gt;&lt;pref name="fieldType" value="Field"/&gt;&lt;/prefs&gt;&lt;/data&gt;</vt:lpwstr>
  </property>
  <property fmtid="{D5CDD505-2E9C-101B-9397-08002B2CF9AE}" pid="3" name="ContentTypeId">
    <vt:lpwstr>0x0101009F48D708EB18334A8F5E2D4BBE638BA8</vt:lpwstr>
  </property>
  <property fmtid="{D5CDD505-2E9C-101B-9397-08002B2CF9AE}" pid="4" name="MediaServiceImageTags">
    <vt:lpwstr/>
  </property>
</Properties>
</file>