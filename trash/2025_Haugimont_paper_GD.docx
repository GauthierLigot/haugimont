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FE5D8EB" w14:textId="16723ECE" w:rsidR="00041A79" w:rsidRPr="00041A79" w:rsidRDefault="00041A79" w:rsidP="000D2E3A">
      <w:pPr>
        <w:jc w:val="left"/>
        <w:rPr>
          <w:b/>
          <w:bCs/>
          <w:sz w:val="36"/>
          <w:szCs w:val="36"/>
        </w:rPr>
      </w:pPr>
      <w:r w:rsidRPr="00041A79">
        <w:rPr>
          <w:b/>
          <w:bCs/>
          <w:sz w:val="36"/>
          <w:szCs w:val="36"/>
        </w:rPr>
        <w:t>Financial assessment of 30 years of continuous cover forestry in a 300-ha oak</w:t>
      </w:r>
      <w:r w:rsidR="00B00FB9">
        <w:rPr>
          <w:b/>
          <w:bCs/>
          <w:sz w:val="36"/>
          <w:szCs w:val="36"/>
        </w:rPr>
        <w:t>-</w:t>
      </w:r>
      <w:r w:rsidRPr="00041A79">
        <w:rPr>
          <w:b/>
          <w:bCs/>
          <w:sz w:val="36"/>
          <w:szCs w:val="36"/>
        </w:rPr>
        <w:t xml:space="preserve">dominated forest estate </w:t>
      </w:r>
    </w:p>
    <w:p w14:paraId="065E184E" w14:textId="3D5C9DBA" w:rsidR="008A4271" w:rsidRPr="003972DC" w:rsidRDefault="008A4271" w:rsidP="000D2E3A">
      <w:pPr>
        <w:jc w:val="left"/>
        <w:rPr>
          <w:b/>
          <w:bCs/>
        </w:rPr>
      </w:pPr>
      <w:r w:rsidRPr="003972DC">
        <w:rPr>
          <w:b/>
          <w:bCs/>
        </w:rPr>
        <w:t>Gauthier Ligot</w:t>
      </w:r>
      <w:r w:rsidR="00705E27" w:rsidRPr="003972DC">
        <w:rPr>
          <w:b/>
          <w:bCs/>
          <w:vertAlign w:val="superscript"/>
        </w:rPr>
        <w:t>1</w:t>
      </w:r>
      <w:r w:rsidR="001938A9" w:rsidRPr="003972DC">
        <w:rPr>
          <w:b/>
          <w:bCs/>
        </w:rPr>
        <w:t>, Simon Hauser</w:t>
      </w:r>
      <w:r w:rsidR="00705E27" w:rsidRPr="003972DC">
        <w:rPr>
          <w:b/>
          <w:bCs/>
          <w:vertAlign w:val="superscript"/>
        </w:rPr>
        <w:t>2</w:t>
      </w:r>
      <w:r w:rsidR="001938A9" w:rsidRPr="003972DC">
        <w:rPr>
          <w:b/>
          <w:bCs/>
        </w:rPr>
        <w:t>, Charles Debois</w:t>
      </w:r>
      <w:r w:rsidR="00705E27" w:rsidRPr="003972DC">
        <w:rPr>
          <w:b/>
          <w:bCs/>
          <w:vertAlign w:val="superscript"/>
        </w:rPr>
        <w:t>2</w:t>
      </w:r>
      <w:r w:rsidR="001938A9" w:rsidRPr="003972DC">
        <w:rPr>
          <w:b/>
          <w:bCs/>
        </w:rPr>
        <w:t>, …</w:t>
      </w:r>
      <w:r w:rsidR="003972DC" w:rsidRPr="003972DC">
        <w:rPr>
          <w:b/>
          <w:bCs/>
        </w:rPr>
        <w:t xml:space="preserve"> to be</w:t>
      </w:r>
      <w:r w:rsidR="003972DC">
        <w:rPr>
          <w:b/>
          <w:bCs/>
        </w:rPr>
        <w:t xml:space="preserve"> completed</w:t>
      </w:r>
    </w:p>
    <w:p w14:paraId="7221C2EC" w14:textId="61C61635" w:rsidR="008A4271" w:rsidRPr="00DB0E05" w:rsidRDefault="00705E27" w:rsidP="00705E27">
      <w:pPr>
        <w:pStyle w:val="Paragraphedeliste"/>
        <w:numPr>
          <w:ilvl w:val="0"/>
          <w:numId w:val="7"/>
        </w:numPr>
        <w:jc w:val="left"/>
        <w:rPr>
          <w:lang w:val="fr-FR"/>
        </w:rPr>
      </w:pPr>
      <w:r w:rsidRPr="00DB0E05">
        <w:rPr>
          <w:lang w:val="fr-FR"/>
        </w:rPr>
        <w:t>Gembloux Agro-Bio Tech, U</w:t>
      </w:r>
      <w:r w:rsidR="00DB0E05" w:rsidRPr="00DB0E05">
        <w:rPr>
          <w:lang w:val="fr-FR"/>
        </w:rPr>
        <w:t xml:space="preserve">niversité de </w:t>
      </w:r>
      <w:r w:rsidRPr="00DB0E05">
        <w:rPr>
          <w:lang w:val="fr-FR"/>
        </w:rPr>
        <w:t>Liège</w:t>
      </w:r>
      <w:r w:rsidR="00DB0E05" w:rsidRPr="00DB0E05">
        <w:rPr>
          <w:lang w:val="fr-FR"/>
        </w:rPr>
        <w:t xml:space="preserve">, </w:t>
      </w:r>
      <w:proofErr w:type="spellStart"/>
      <w:r w:rsidR="00DB0E05" w:rsidRPr="00DB0E05">
        <w:rPr>
          <w:lang w:val="fr-FR"/>
        </w:rPr>
        <w:t>Belgium</w:t>
      </w:r>
      <w:proofErr w:type="spellEnd"/>
    </w:p>
    <w:p w14:paraId="03DF8C29" w14:textId="267FE0B2" w:rsidR="00DB0E05" w:rsidRPr="00DB0E05" w:rsidRDefault="00DB0E05" w:rsidP="00705E27">
      <w:pPr>
        <w:pStyle w:val="Paragraphedeliste"/>
        <w:numPr>
          <w:ilvl w:val="0"/>
          <w:numId w:val="7"/>
        </w:numPr>
        <w:jc w:val="left"/>
        <w:rPr>
          <w:lang w:val="fr-FR"/>
        </w:rPr>
      </w:pPr>
      <w:proofErr w:type="gramStart"/>
      <w:r w:rsidRPr="00DB0E05">
        <w:rPr>
          <w:lang w:val="fr-FR"/>
        </w:rPr>
        <w:t>… ,Université</w:t>
      </w:r>
      <w:proofErr w:type="gramEnd"/>
      <w:r w:rsidRPr="00DB0E05">
        <w:rPr>
          <w:lang w:val="fr-FR"/>
        </w:rPr>
        <w:t xml:space="preserve"> de Namur, </w:t>
      </w:r>
      <w:proofErr w:type="spellStart"/>
      <w:r w:rsidRPr="00DB0E05">
        <w:rPr>
          <w:lang w:val="fr-FR"/>
        </w:rPr>
        <w:t>Belgium</w:t>
      </w:r>
      <w:proofErr w:type="spellEnd"/>
    </w:p>
    <w:p w14:paraId="256EF049" w14:textId="77777777" w:rsidR="002801F1" w:rsidRDefault="002801F1" w:rsidP="00C54709">
      <w:pPr>
        <w:rPr>
          <w:b/>
          <w:bCs/>
          <w:sz w:val="28"/>
          <w:szCs w:val="28"/>
        </w:rPr>
      </w:pPr>
    </w:p>
    <w:p w14:paraId="531FCE75" w14:textId="77777777" w:rsidR="002801F1" w:rsidRDefault="002801F1" w:rsidP="00C54709">
      <w:pPr>
        <w:rPr>
          <w:b/>
          <w:bCs/>
          <w:sz w:val="28"/>
          <w:szCs w:val="28"/>
        </w:rPr>
      </w:pPr>
    </w:p>
    <w:p w14:paraId="32181E8E" w14:textId="77777777" w:rsidR="002801F1" w:rsidRPr="00D952BB" w:rsidRDefault="007746C4" w:rsidP="002801F1">
      <w:r>
        <w:pict w14:anchorId="5A9F7353">
          <v:rect id="_x0000_i1025" style="width:0;height:1.5pt" o:hralign="center" o:hrstd="t" o:hr="t" fillcolor="#a0a0a0" stroked="f"/>
        </w:pict>
      </w:r>
    </w:p>
    <w:p w14:paraId="64A3300C" w14:textId="06405352" w:rsidR="00041A79" w:rsidRPr="00C54709" w:rsidRDefault="008A4271" w:rsidP="00C54709">
      <w:pPr>
        <w:rPr>
          <w:b/>
          <w:bCs/>
          <w:sz w:val="28"/>
          <w:szCs w:val="28"/>
        </w:rPr>
      </w:pPr>
      <w:r w:rsidRPr="00C54709">
        <w:rPr>
          <w:b/>
          <w:bCs/>
          <w:sz w:val="28"/>
          <w:szCs w:val="28"/>
        </w:rPr>
        <w:t>Abstract</w:t>
      </w:r>
    </w:p>
    <w:p w14:paraId="305DABA9" w14:textId="366F7E7B" w:rsidR="00D952BB" w:rsidRPr="00D952BB" w:rsidRDefault="00D952BB" w:rsidP="00D952BB">
      <w:r w:rsidRPr="00D952BB">
        <w:t>Continuous cover forest (CCF) management</w:t>
      </w:r>
      <w:r w:rsidR="00B31B60">
        <w:t xml:space="preserve"> </w:t>
      </w:r>
      <w:r w:rsidRPr="00D952BB">
        <w:t xml:space="preserve">avoids clear-cuts and relies on natural regeneration, </w:t>
      </w:r>
      <w:r w:rsidR="00B31B60">
        <w:t xml:space="preserve">often </w:t>
      </w:r>
      <w:r w:rsidRPr="00D952BB">
        <w:t xml:space="preserve">resulting in mixed, uneven-aged forests. Unlike even-aged management (EAM), </w:t>
      </w:r>
      <w:r w:rsidR="00F14932">
        <w:t>CCF i</w:t>
      </w:r>
      <w:r w:rsidR="00F14932" w:rsidRPr="00F14932">
        <w:t xml:space="preserve">s difficult to transcribe into standards </w:t>
      </w:r>
      <w:r w:rsidR="00F14932">
        <w:t xml:space="preserve">as it </w:t>
      </w:r>
      <w:r w:rsidR="00F14932" w:rsidRPr="00F14932">
        <w:t>applie</w:t>
      </w:r>
      <w:r w:rsidR="00F14932">
        <w:t>s</w:t>
      </w:r>
      <w:r w:rsidR="00F14932" w:rsidRPr="00F14932">
        <w:t xml:space="preserve"> to a variety of forestry structures. </w:t>
      </w:r>
      <w:r w:rsidRPr="00D952BB">
        <w:t xml:space="preserve">Theoretical studies suggest CCF can be more profitable </w:t>
      </w:r>
      <w:r w:rsidR="00F14932">
        <w:t xml:space="preserve">than EAM </w:t>
      </w:r>
      <w:r w:rsidRPr="00D952BB">
        <w:t xml:space="preserve">due to </w:t>
      </w:r>
      <w:r w:rsidR="00EF191E">
        <w:t xml:space="preserve">the production of </w:t>
      </w:r>
      <w:r w:rsidRPr="00D952BB">
        <w:t xml:space="preserve">higher-quality timber and </w:t>
      </w:r>
      <w:r w:rsidR="00EF191E">
        <w:t>reduced</w:t>
      </w:r>
      <w:r w:rsidRPr="00D952BB">
        <w:t xml:space="preserve"> costs</w:t>
      </w:r>
      <w:r w:rsidR="00F22FCA">
        <w:t xml:space="preserve">. However, </w:t>
      </w:r>
      <w:r w:rsidRPr="00D952BB">
        <w:t xml:space="preserve">these findings rely on many assumptions. To address the lack of empirical data, we conducted a financial assessment of nearly 30 years of CCF in a 300-hectare </w:t>
      </w:r>
      <w:r w:rsidR="00D26E7E">
        <w:t xml:space="preserve">oak-dominated </w:t>
      </w:r>
      <w:r w:rsidRPr="00D952BB">
        <w:t>forest estate</w:t>
      </w:r>
      <w:r w:rsidR="00740757">
        <w:t>,</w:t>
      </w:r>
      <w:r w:rsidRPr="00D952BB">
        <w:t xml:space="preserve"> in Belgium. By compiling forest inventory and financial data, we quantified timber production and financial outcomes</w:t>
      </w:r>
      <w:r w:rsidR="00740757">
        <w:t xml:space="preserve"> and </w:t>
      </w:r>
      <w:r w:rsidRPr="00D952BB">
        <w:t>compar</w:t>
      </w:r>
      <w:r w:rsidR="00740757">
        <w:t>ed</w:t>
      </w:r>
      <w:r w:rsidRPr="00D952BB">
        <w:t xml:space="preserve"> them with hypothetical EAM scenarios. Results indicate that </w:t>
      </w:r>
      <w:r w:rsidR="00D26E7E">
        <w:t>CCF</w:t>
      </w:r>
      <w:r w:rsidRPr="00D952BB">
        <w:t xml:space="preserve"> management, </w:t>
      </w:r>
      <w:r w:rsidR="00D26E7E">
        <w:t xml:space="preserve">generated </w:t>
      </w:r>
      <w:r w:rsidR="009E09FC">
        <w:t xml:space="preserve">positive </w:t>
      </w:r>
      <w:r w:rsidR="000761E9">
        <w:t>net income</w:t>
      </w:r>
      <w:r w:rsidR="00740757">
        <w:t>.</w:t>
      </w:r>
      <w:r w:rsidR="00F12C06">
        <w:t xml:space="preserve"> </w:t>
      </w:r>
      <w:r w:rsidR="00740757">
        <w:t>T</w:t>
      </w:r>
      <w:r w:rsidR="00F12C06">
        <w:t>h</w:t>
      </w:r>
      <w:r w:rsidR="006C6CE4">
        <w:t>is forestry</w:t>
      </w:r>
      <w:r w:rsidR="00F12C06">
        <w:t xml:space="preserve"> investment was </w:t>
      </w:r>
      <w:r w:rsidR="00813B5F" w:rsidRPr="0090590E">
        <w:t>competitive with other long-term investments</w:t>
      </w:r>
      <w:r w:rsidR="00F12C06">
        <w:t xml:space="preserve"> </w:t>
      </w:r>
      <w:r w:rsidR="00D208D9">
        <w:t>as the nominal internal rates of return was</w:t>
      </w:r>
      <w:r w:rsidR="00813B5F" w:rsidRPr="0090590E">
        <w:t xml:space="preserve"> </w:t>
      </w:r>
      <w:r w:rsidR="006E5DBC">
        <w:t xml:space="preserve">generally </w:t>
      </w:r>
      <w:r w:rsidR="00813B5F" w:rsidRPr="0090590E">
        <w:t xml:space="preserve">over </w:t>
      </w:r>
      <w:r w:rsidR="006E5DBC">
        <w:t>3</w:t>
      </w:r>
      <w:r w:rsidR="00813B5F" w:rsidRPr="0090590E">
        <w:t>%.</w:t>
      </w:r>
      <w:r w:rsidR="004D0938">
        <w:t xml:space="preserve"> </w:t>
      </w:r>
      <w:r w:rsidR="0084597C">
        <w:t xml:space="preserve">The profitability was a little lower than what was reported in a few studies that examined the financial profitability of CCF management. </w:t>
      </w:r>
      <w:r w:rsidR="00682341">
        <w:t>Th</w:t>
      </w:r>
      <w:r w:rsidR="00360289">
        <w:t xml:space="preserve">is was partly explained by </w:t>
      </w:r>
      <w:r w:rsidR="00117F17">
        <w:t xml:space="preserve">methodological </w:t>
      </w:r>
      <w:r w:rsidR="00360289">
        <w:t xml:space="preserve">differences, </w:t>
      </w:r>
      <w:r w:rsidR="00134B39" w:rsidRPr="00134B39">
        <w:t>differences in management strategies involving high staff costs</w:t>
      </w:r>
      <w:r w:rsidR="00134B39">
        <w:t xml:space="preserve">, </w:t>
      </w:r>
      <w:r w:rsidR="00670278">
        <w:t>particular forest composition and ambitious silvicultural objectives. Moreover, t</w:t>
      </w:r>
      <w:r w:rsidR="004D0938">
        <w:t xml:space="preserve">he CCF management of oak-dominated forest was found to be </w:t>
      </w:r>
      <w:r w:rsidR="001D00AA">
        <w:t>less profitable than</w:t>
      </w:r>
      <w:r w:rsidR="000C79E1">
        <w:t xml:space="preserve"> theoretical</w:t>
      </w:r>
      <w:r w:rsidR="001D00AA">
        <w:t xml:space="preserve"> EAM of Douglas-fir stands </w:t>
      </w:r>
      <w:r w:rsidR="00F47F0C">
        <w:t xml:space="preserve">and approximately as profitable as EAM of spruce stands. </w:t>
      </w:r>
      <w:r w:rsidR="00764F3E">
        <w:t xml:space="preserve">The results </w:t>
      </w:r>
      <w:proofErr w:type="gramStart"/>
      <w:r w:rsidRPr="00D952BB">
        <w:t>highlight</w:t>
      </w:r>
      <w:r w:rsidR="00764F3E">
        <w:t>s</w:t>
      </w:r>
      <w:proofErr w:type="gramEnd"/>
      <w:r w:rsidRPr="00D952BB">
        <w:t xml:space="preserve"> the need for </w:t>
      </w:r>
      <w:r w:rsidR="00086091">
        <w:t>such empirical studies</w:t>
      </w:r>
      <w:r w:rsidR="00465BEC">
        <w:t xml:space="preserve"> and call to aggregate similar results </w:t>
      </w:r>
      <w:r w:rsidR="00985038">
        <w:t>for different forest</w:t>
      </w:r>
      <w:r w:rsidR="00764F3E">
        <w:t>s</w:t>
      </w:r>
      <w:r w:rsidR="00985038">
        <w:t xml:space="preserve"> and environmental conditions, and possibly gather these information</w:t>
      </w:r>
      <w:r w:rsidR="00465BEC">
        <w:t xml:space="preserve"> in </w:t>
      </w:r>
      <w:r w:rsidR="00985038">
        <w:t>standardized</w:t>
      </w:r>
      <w:r w:rsidRPr="00D952BB">
        <w:t xml:space="preserve"> datasets.</w:t>
      </w:r>
    </w:p>
    <w:p w14:paraId="148F3CBA" w14:textId="77777777" w:rsidR="00D952BB" w:rsidRPr="00D952BB" w:rsidRDefault="007746C4" w:rsidP="00D952BB">
      <w:r>
        <w:pict w14:anchorId="34FEDC7E">
          <v:rect id="_x0000_i1026" style="width:0;height:1.5pt" o:hralign="center" o:hrstd="t" o:hr="t" fillcolor="#a0a0a0" stroked="f"/>
        </w:pict>
      </w:r>
    </w:p>
    <w:p w14:paraId="01EE2BF0" w14:textId="4BD76C1B" w:rsidR="00C71F58" w:rsidRPr="00C71F58" w:rsidRDefault="00C71F58">
      <w:pPr>
        <w:jc w:val="left"/>
      </w:pPr>
    </w:p>
    <w:p w14:paraId="5B39DE0E" w14:textId="77777777" w:rsidR="002801F1" w:rsidRDefault="002801F1">
      <w:pPr>
        <w:jc w:val="left"/>
        <w:rPr>
          <w:rFonts w:asciiTheme="majorHAnsi" w:eastAsiaTheme="majorEastAsia" w:hAnsiTheme="majorHAnsi" w:cstheme="majorBidi"/>
          <w:color w:val="0F4761" w:themeColor="accent1" w:themeShade="BF"/>
          <w:sz w:val="40"/>
          <w:szCs w:val="40"/>
        </w:rPr>
      </w:pPr>
      <w:r>
        <w:br w:type="page"/>
      </w:r>
    </w:p>
    <w:p w14:paraId="550F29F0" w14:textId="781BBD4B" w:rsidR="000D2E3A" w:rsidRPr="000D2E3A" w:rsidRDefault="000D2E3A" w:rsidP="0080451A">
      <w:pPr>
        <w:pStyle w:val="Titre1"/>
      </w:pPr>
      <w:r w:rsidRPr="000D2E3A">
        <w:lastRenderedPageBreak/>
        <w:t>Introduction</w:t>
      </w:r>
    </w:p>
    <w:p w14:paraId="2FFB5F8E" w14:textId="01ADEB49" w:rsidR="006640C3" w:rsidRPr="001223F4" w:rsidRDefault="00283F5A" w:rsidP="001223F4">
      <w:r w:rsidRPr="001223F4">
        <w:t xml:space="preserve">Continuous cover </w:t>
      </w:r>
      <w:r w:rsidR="00170D90" w:rsidRPr="001223F4">
        <w:t xml:space="preserve">forest </w:t>
      </w:r>
      <w:r w:rsidR="00180A37" w:rsidRPr="001223F4">
        <w:t xml:space="preserve">(CCF) </w:t>
      </w:r>
      <w:r w:rsidR="00170D90" w:rsidRPr="001223F4">
        <w:t>management</w:t>
      </w:r>
      <w:r w:rsidR="00B00FB9" w:rsidRPr="001223F4">
        <w:t xml:space="preserve"> </w:t>
      </w:r>
      <w:r w:rsidRPr="001223F4">
        <w:t>or c</w:t>
      </w:r>
      <w:r w:rsidR="000D2E3A" w:rsidRPr="001223F4">
        <w:t>lose-to-nature forestry</w:t>
      </w:r>
      <w:r w:rsidR="00B60EB5" w:rsidRPr="001223F4">
        <w:t xml:space="preserve"> </w:t>
      </w:r>
      <w:r w:rsidR="000D2E3A" w:rsidRPr="001223F4">
        <w:t xml:space="preserve">has evolved in Europe for over a century </w:t>
      </w:r>
      <w:r w:rsidR="000D2E3A" w:rsidRPr="001223F4">
        <w:rPr>
          <w:lang w:val="fr-BE"/>
        </w:rPr>
        <w:fldChar w:fldCharType="begin"/>
      </w:r>
      <w:r w:rsidR="00FE5221" w:rsidRPr="001223F4">
        <w:instrText xml:space="preserve"> ADDIN ZOTERO_ITEM CSL_CITATION {"citationID":"iqpvzG78","properties":{"formattedCitation":"(Mason et al., 2022; Sch\\uc0\\u252{}tz, 2011)","plainCitation":"(Mason et al., 2022; Schütz, 2011)","noteIndex":0},"citationItems":[{"id":9247,"uris":["http://zotero.org/users/1509360/items/CVL4IJ9P"],"itemData":{"id":9247,"type":"article-journal","abstract":"There is increasing interest across Europe in adopting forest management strategies, which promote species and structural diversity through the use of irregular silvicultural systems, an approach often described as continuous cover forestry (CCF). However, there is little information about the proportion of CCF practised across the continent or about the knowledge gaps and other obstacles that limit its use. A survey of respondents in 33 European countries sought to address these issues. The results indicated that the silvicultural systems associated with CCF were single stem, group selection and irregular shelterwood. Rotational forest management (RFM) was more frequent than CCF in about 66 per cent of countries, whereas in 25 per cent the reverse was true. We estimated that between 22 and 30 per cent of European forests are managed through CCF, although good data are lacking. The main knowledge gaps were: uncertainties arising from climate change (e.g. appropriate species choice, carbon storage in CCF), using CCF to increase forest resilience, deployment of mechanized harvesting systems, lack of knowledge about CCF amongst professional foresters and better information on economic implications of this approach. Major obstacles included: little awareness of CCF amongst forest owners, limited competence in CCF within the forestry profession and a scarcity of skilled forest workers to implement this approach, high ungulate populations damaging natural regeneration, a sawmilling sector geared to processing medium-sized logs, subsidy regimes favouring practices associated with RFM and a lack of experience in transforming plantation forests to more diverse structures. Better information on the use of different silvicultural systems is essential to allow policymakers and other stakeholders to monitor progress in diversifying forests. Establishment of a continental network of long-term operational trials (e.g. expanding the existing Association Futaie Irrégulière network) would improve professional understanding of CCF, would demonstrate this approach to forest owners and other stakeholders and could provide a valuable platform for supporting research.","container-title":"Forestry: An International Journal of Forest Research","DOI":"10.1093/forestry/cpab038","ISSN":"0015-752X","issue":"1","journalAbbreviation":"Forestry: An International Journal of Forest Research","page":"1-12","source":"Silverchair","title":"Continuous cover forestry in Europe: usage and the knowledge gaps and challenges to wider adoption","title-short":"Continuous cover forestry in Europe","volume":"95","author":[{"family":"Mason","given":"W L"},{"family":"Diaci","given":"J"},{"family":"Carvalho","given":"J"},{"family":"Valkonen","given":"S"}],"issued":{"date-parts":[["2022",1,1]]}}},{"id":9250,"uris":["http://zotero.org/users/1509360/items/PDXCLVFM"],"itemData":{"id":9250,"type":"article-journal","container-title":"Zbornik gozdarstva in lesarstva","page":"39-42","title":"Development of close to nature forestry and the role of ProSilva Europe","volume":"94","author":[{"family":"Schütz","given":"Jean-Philippe"}],"issued":{"date-parts":[["2011"]]}}}],"schema":"https://github.com/citation-style-language/schema/raw/master/csl-citation.json"} </w:instrText>
      </w:r>
      <w:r w:rsidR="000D2E3A" w:rsidRPr="001223F4">
        <w:rPr>
          <w:lang w:val="fr-BE"/>
        </w:rPr>
        <w:fldChar w:fldCharType="separate"/>
      </w:r>
      <w:r w:rsidR="00B73A50" w:rsidRPr="001223F4">
        <w:rPr>
          <w:rFonts w:cs="Times New Roman"/>
        </w:rPr>
        <w:t>(Mason et al., 2022; Schütz, 2011)</w:t>
      </w:r>
      <w:r w:rsidR="000D2E3A" w:rsidRPr="001223F4">
        <w:rPr>
          <w:lang w:val="fr-BE"/>
        </w:rPr>
        <w:fldChar w:fldCharType="end"/>
      </w:r>
      <w:r w:rsidR="00B60EB5" w:rsidRPr="001223F4">
        <w:t>. At the origin</w:t>
      </w:r>
      <w:r w:rsidR="008A4271" w:rsidRPr="001223F4">
        <w:t>,</w:t>
      </w:r>
      <w:r w:rsidR="00B60EB5" w:rsidRPr="001223F4">
        <w:t xml:space="preserve"> the terms were introduced to characterize a new form of management that differs from plantation forestry and clear-cut system </w:t>
      </w:r>
      <w:r w:rsidR="00B60EB5" w:rsidRPr="001223F4">
        <w:rPr>
          <w:lang w:val="fr-BE"/>
        </w:rPr>
        <w:fldChar w:fldCharType="begin"/>
      </w:r>
      <w:r w:rsidR="00FE5221" w:rsidRPr="001223F4">
        <w:instrText xml:space="preserve"> ADDIN ZOTERO_ITEM CSL_CITATION {"citationID":"coU3ssXT","properties":{"formattedCitation":"(Sch\\uc0\\u252{}tz, 2011)","plainCitation":"(Schütz, 2011)","noteIndex":0},"citationItems":[{"id":9250,"uris":["http://zotero.org/users/1509360/items/PDXCLVFM"],"itemData":{"id":9250,"type":"article-journal","container-title":"Zbornik gozdarstva in lesarstva","page":"39-42","title":"Development of close to nature forestry and the role of ProSilva Europe","volume":"94","author":[{"family":"Schütz","given":"Jean-Philippe"}],"issued":{"date-parts":[["2011"]]}}}],"schema":"https://github.com/citation-style-language/schema/raw/master/csl-citation.json"} </w:instrText>
      </w:r>
      <w:r w:rsidR="00B60EB5" w:rsidRPr="001223F4">
        <w:rPr>
          <w:lang w:val="fr-BE"/>
        </w:rPr>
        <w:fldChar w:fldCharType="separate"/>
      </w:r>
      <w:r w:rsidR="00B73A50" w:rsidRPr="001223F4">
        <w:rPr>
          <w:rFonts w:cs="Times New Roman"/>
        </w:rPr>
        <w:t>(Schütz, 2011)</w:t>
      </w:r>
      <w:r w:rsidR="00B60EB5" w:rsidRPr="001223F4">
        <w:rPr>
          <w:lang w:val="fr-BE"/>
        </w:rPr>
        <w:fldChar w:fldCharType="end"/>
      </w:r>
      <w:r w:rsidR="00B60EB5" w:rsidRPr="001223F4">
        <w:t xml:space="preserve">. Rather than </w:t>
      </w:r>
      <w:r w:rsidR="006640C3" w:rsidRPr="001223F4">
        <w:t xml:space="preserve">evolving into </w:t>
      </w:r>
      <w:r w:rsidR="00B60EB5" w:rsidRPr="001223F4">
        <w:t xml:space="preserve">a </w:t>
      </w:r>
      <w:r w:rsidR="006640C3" w:rsidRPr="001223F4">
        <w:t>well-defined</w:t>
      </w:r>
      <w:r w:rsidR="00B60EB5" w:rsidRPr="001223F4">
        <w:t xml:space="preserve"> concept</w:t>
      </w:r>
      <w:r w:rsidR="006640C3" w:rsidRPr="001223F4">
        <w:t xml:space="preserve"> relying on a particular cutting system</w:t>
      </w:r>
      <w:r w:rsidR="00B60EB5" w:rsidRPr="001223F4">
        <w:t xml:space="preserve">, it </w:t>
      </w:r>
      <w:r w:rsidR="006640C3" w:rsidRPr="001223F4">
        <w:t>has</w:t>
      </w:r>
      <w:r w:rsidR="00B60EB5" w:rsidRPr="001223F4">
        <w:t xml:space="preserve"> rather </w:t>
      </w:r>
      <w:r w:rsidR="006640C3" w:rsidRPr="001223F4">
        <w:t xml:space="preserve">developed into </w:t>
      </w:r>
      <w:r w:rsidR="00B60EB5" w:rsidRPr="001223F4">
        <w:t xml:space="preserve">a set of management principles </w:t>
      </w:r>
      <w:r w:rsidR="006640C3" w:rsidRPr="001223F4">
        <w:t>that are applied to efficiently achieve different management goals</w:t>
      </w:r>
      <w:r w:rsidR="00B47B51" w:rsidRPr="001223F4">
        <w:t xml:space="preserve"> and relying on a large set of silvicultural tools</w:t>
      </w:r>
      <w:r w:rsidR="006640C3" w:rsidRPr="001223F4">
        <w:t xml:space="preserve">. </w:t>
      </w:r>
      <w:r w:rsidR="006469A5" w:rsidRPr="001223F4">
        <w:t>Two</w:t>
      </w:r>
      <w:r w:rsidR="006640C3" w:rsidRPr="001223F4">
        <w:t xml:space="preserve"> of the main principles are</w:t>
      </w:r>
      <w:r w:rsidR="006469A5" w:rsidRPr="001223F4">
        <w:t xml:space="preserve"> the</w:t>
      </w:r>
      <w:r w:rsidR="006640C3" w:rsidRPr="001223F4">
        <w:t xml:space="preserve"> avoidance of clear-cut</w:t>
      </w:r>
      <w:r w:rsidR="006469A5" w:rsidRPr="001223F4">
        <w:t xml:space="preserve"> and</w:t>
      </w:r>
      <w:r w:rsidR="006640C3" w:rsidRPr="001223F4">
        <w:t xml:space="preserve"> the reliance on natural </w:t>
      </w:r>
      <w:r w:rsidR="006469A5" w:rsidRPr="001223F4">
        <w:t>processes</w:t>
      </w:r>
      <w:r w:rsidR="006640C3" w:rsidRPr="001223F4">
        <w:t xml:space="preserve"> </w:t>
      </w:r>
      <w:r w:rsidR="006469A5" w:rsidRPr="001223F4">
        <w:t xml:space="preserve">for stand regeneration and tending. Applying </w:t>
      </w:r>
      <w:r w:rsidR="00B00FB9" w:rsidRPr="001223F4">
        <w:t>CCF</w:t>
      </w:r>
      <w:r w:rsidRPr="001223F4">
        <w:t xml:space="preserve"> </w:t>
      </w:r>
      <w:r w:rsidR="00B84202" w:rsidRPr="001223F4">
        <w:t xml:space="preserve">principles </w:t>
      </w:r>
      <w:r w:rsidR="006469A5" w:rsidRPr="001223F4">
        <w:t>generally leads to mixed and</w:t>
      </w:r>
      <w:r w:rsidR="00B84202" w:rsidRPr="001223F4">
        <w:t xml:space="preserve"> uneven-aged</w:t>
      </w:r>
      <w:r w:rsidR="006469A5" w:rsidRPr="001223F4">
        <w:t xml:space="preserve"> forests</w:t>
      </w:r>
      <w:r w:rsidR="008A4271" w:rsidRPr="001223F4">
        <w:t>.</w:t>
      </w:r>
    </w:p>
    <w:p w14:paraId="4DE89843" w14:textId="211B3713" w:rsidR="00B73A50" w:rsidRPr="001223F4" w:rsidRDefault="00180A37" w:rsidP="001223F4">
      <w:r w:rsidRPr="001223F4">
        <w:t>C</w:t>
      </w:r>
      <w:r w:rsidR="00B00FB9" w:rsidRPr="001223F4">
        <w:t>CF</w:t>
      </w:r>
      <w:r w:rsidR="008A4271" w:rsidRPr="001223F4">
        <w:t xml:space="preserve"> </w:t>
      </w:r>
      <w:r w:rsidRPr="001223F4">
        <w:t>management</w:t>
      </w:r>
      <w:r w:rsidR="008A4271" w:rsidRPr="001223F4">
        <w:t xml:space="preserve"> </w:t>
      </w:r>
      <w:r w:rsidR="00B84202" w:rsidRPr="001223F4">
        <w:t>have</w:t>
      </w:r>
      <w:r w:rsidR="006469A5" w:rsidRPr="001223F4">
        <w:t xml:space="preserve"> been long been compared to </w:t>
      </w:r>
      <w:r w:rsidR="008A4271" w:rsidRPr="001223F4">
        <w:t>the management of even-aged</w:t>
      </w:r>
      <w:r w:rsidR="006469A5" w:rsidRPr="001223F4">
        <w:t xml:space="preserve"> </w:t>
      </w:r>
      <w:r w:rsidR="008A4271" w:rsidRPr="001223F4">
        <w:t>stand</w:t>
      </w:r>
      <w:r w:rsidR="00B84202" w:rsidRPr="001223F4">
        <w:t xml:space="preserve"> (EAM) relying</w:t>
      </w:r>
      <w:r w:rsidR="008A4271" w:rsidRPr="001223F4">
        <w:t xml:space="preserve"> </w:t>
      </w:r>
      <w:r w:rsidR="006469A5" w:rsidRPr="001223F4">
        <w:t>on clear-</w:t>
      </w:r>
      <w:r w:rsidR="00B00FB9" w:rsidRPr="001223F4">
        <w:t>cut</w:t>
      </w:r>
      <w:r w:rsidR="006469A5" w:rsidRPr="001223F4">
        <w:t xml:space="preserve"> and plantation</w:t>
      </w:r>
      <w:r w:rsidR="00B84202" w:rsidRPr="001223F4">
        <w:t xml:space="preserve"> </w:t>
      </w:r>
      <w:r w:rsidR="00B84202" w:rsidRPr="001223F4">
        <w:fldChar w:fldCharType="begin"/>
      </w:r>
      <w:r w:rsidR="00FE5221" w:rsidRPr="001223F4">
        <w:instrText xml:space="preserve"> ADDIN ZOTERO_ITEM CSL_CITATION {"citationID":"BdZ3nWnY","properties":{"formattedCitation":"(Hanewinkel, 2002; Knoke, 2012)","plainCitation":"(Hanewinkel, 2002; Knoke, 2012)","noteIndex":0},"citationItems":[{"id":5275,"uris":["http://zotero.org/users/1509360/items/4C6FNMDF"],"itemData":{"id":5275,"type":"article-journal","abstract":"This study is based on a literature review of comparative economic analyses of even</w:instrText>
      </w:r>
      <w:r w:rsidR="00FE5221" w:rsidRPr="001223F4">
        <w:rPr>
          <w:rFonts w:ascii="Cambria Math" w:hAnsi="Cambria Math" w:cs="Cambria Math"/>
        </w:rPr>
        <w:instrText>‐</w:instrText>
      </w:r>
      <w:r w:rsidR="00FE5221" w:rsidRPr="001223F4">
        <w:instrText>aged and uneven</w:instrText>
      </w:r>
      <w:r w:rsidR="00FE5221" w:rsidRPr="001223F4">
        <w:rPr>
          <w:rFonts w:ascii="Cambria Math" w:hAnsi="Cambria Math" w:cs="Cambria Math"/>
        </w:rPr>
        <w:instrText>‐</w:instrText>
      </w:r>
      <w:r w:rsidR="00FE5221" w:rsidRPr="001223F4">
        <w:instrText>aged forests, mainly in the European context. An initial hypothesis is formulated that silver fir/Norway spruce ‘Plenterwald’</w:instrText>
      </w:r>
      <w:r w:rsidR="00FE5221" w:rsidRPr="001223F4">
        <w:rPr>
          <w:rFonts w:ascii="Cambria Math" w:hAnsi="Cambria Math" w:cs="Cambria Math"/>
        </w:rPr>
        <w:instrText>‐</w:instrText>
      </w:r>
      <w:r w:rsidR="00FE5221" w:rsidRPr="001223F4">
        <w:instrText>type of uneven</w:instrText>
      </w:r>
      <w:r w:rsidR="00FE5221" w:rsidRPr="001223F4">
        <w:rPr>
          <w:rFonts w:ascii="Cambria Math" w:hAnsi="Cambria Math" w:cs="Cambria Math"/>
        </w:rPr>
        <w:instrText>‐</w:instrText>
      </w:r>
      <w:r w:rsidR="00FE5221" w:rsidRPr="001223F4">
        <w:instrText>aged forests yield higher financial outputs (net revenues) than similar even</w:instrText>
      </w:r>
      <w:r w:rsidR="00FE5221" w:rsidRPr="001223F4">
        <w:rPr>
          <w:rFonts w:ascii="Cambria Math" w:hAnsi="Cambria Math" w:cs="Cambria Math"/>
        </w:rPr>
        <w:instrText>‐</w:instrText>
      </w:r>
      <w:r w:rsidR="00FE5221" w:rsidRPr="001223F4">
        <w:instrText>aged forests under similar site conditions. A model study is described which avoids the weaknesses in the investigations reviewed in the literature. The results of the model study show that the initial hypothesis cannot be upheld. Assuming the same timber quality, the most favourable variants of the even</w:instrText>
      </w:r>
      <w:r w:rsidR="00FE5221" w:rsidRPr="001223F4">
        <w:rPr>
          <w:rFonts w:ascii="Cambria Math" w:hAnsi="Cambria Math" w:cs="Cambria Math"/>
        </w:rPr>
        <w:instrText>‐</w:instrText>
      </w:r>
      <w:r w:rsidR="00FE5221" w:rsidRPr="001223F4">
        <w:instrText>aged and uneven</w:instrText>
      </w:r>
      <w:r w:rsidR="00FE5221" w:rsidRPr="001223F4">
        <w:rPr>
          <w:rFonts w:ascii="Cambria Math" w:hAnsi="Cambria Math" w:cs="Cambria Math"/>
        </w:rPr>
        <w:instrText>‐</w:instrText>
      </w:r>
      <w:r w:rsidR="00FE5221" w:rsidRPr="001223F4">
        <w:instrText>aged systems yielded almost the same net revenues. The calculation of capital charges on the growing stock alters these results. The most important influence on the results in the even</w:instrText>
      </w:r>
      <w:r w:rsidR="00FE5221" w:rsidRPr="001223F4">
        <w:rPr>
          <w:rFonts w:ascii="Cambria Math" w:hAnsi="Cambria Math" w:cs="Cambria Math"/>
        </w:rPr>
        <w:instrText>‐</w:instrText>
      </w:r>
      <w:r w:rsidR="00FE5221" w:rsidRPr="001223F4">
        <w:instrText>aged model is the level of risk. The main difficulties in comparing the economics of even</w:instrText>
      </w:r>
      <w:r w:rsidR="00FE5221" w:rsidRPr="001223F4">
        <w:rPr>
          <w:rFonts w:ascii="Cambria Math" w:hAnsi="Cambria Math" w:cs="Cambria Math"/>
        </w:rPr>
        <w:instrText>‐</w:instrText>
      </w:r>
      <w:r w:rsidR="00FE5221" w:rsidRPr="001223F4">
        <w:instrText>aged and uneven</w:instrText>
      </w:r>
      <w:r w:rsidR="00FE5221" w:rsidRPr="001223F4">
        <w:rPr>
          <w:rFonts w:ascii="Cambria Math" w:hAnsi="Cambria Math" w:cs="Cambria Math"/>
        </w:rPr>
        <w:instrText>‐</w:instrText>
      </w:r>
      <w:r w:rsidR="00FE5221" w:rsidRPr="001223F4">
        <w:instrText>aged forests are discussed.","container-title":"Forestry","DOI":"10.1093/forestry/75.4.473","issue":"4","page":"473-481","title":"Comparative economic investigations of even</w:instrText>
      </w:r>
      <w:r w:rsidR="00FE5221" w:rsidRPr="001223F4">
        <w:rPr>
          <w:rFonts w:ascii="Cambria Math" w:hAnsi="Cambria Math" w:cs="Cambria Math"/>
        </w:rPr>
        <w:instrText>‐</w:instrText>
      </w:r>
      <w:r w:rsidR="00FE5221" w:rsidRPr="001223F4">
        <w:instrText>aged and uneven</w:instrText>
      </w:r>
      <w:r w:rsidR="00FE5221" w:rsidRPr="001223F4">
        <w:rPr>
          <w:rFonts w:ascii="Cambria Math" w:hAnsi="Cambria Math" w:cs="Cambria Math"/>
        </w:rPr>
        <w:instrText>‐</w:instrText>
      </w:r>
      <w:r w:rsidR="00FE5221" w:rsidRPr="001223F4">
        <w:instrText xml:space="preserve">aged silvicultural systems: a critical analysis of different methods","volume":"75","author":[{"family":"Hanewinkel","given":"Marc"}],"issued":{"date-parts":[["2002",1,1]]}}},{"id":5611,"uris":["http://zotero.org/users/1509360/items/NAHKBUH6"],"itemData":{"id":5611,"type":"chapter","container-title":"Continuous Cover Forestry","event-place":"Dordrecht","ISBN":"978-94-007-2202-6","note":"DOI: 10.1007/978-94-007-2202-6_5","page":"167-193","publisher":"Springer Netherlands","publisher-place":"Dordrecht","title":"The Economics of Continuous Cover Forestry","URL":"http://dx.doi.org/10.1007/978-94-007-2202-6_5","editor":[{"family":"Pukkala","given":"Timo"},{"family":"Gadow","given":"Klaus","non-dropping-particle":"von"}],"author":[{"family":"Knoke","given":"Thomas"}],"issued":{"date-parts":[["2012"]]}}}],"schema":"https://github.com/citation-style-language/schema/raw/master/csl-citation.json"} </w:instrText>
      </w:r>
      <w:r w:rsidR="00B84202" w:rsidRPr="001223F4">
        <w:fldChar w:fldCharType="separate"/>
      </w:r>
      <w:r w:rsidR="00B84202" w:rsidRPr="001223F4">
        <w:t>(Hanewinkel, 2002; Knoke, 2012)</w:t>
      </w:r>
      <w:r w:rsidR="00B84202" w:rsidRPr="001223F4">
        <w:fldChar w:fldCharType="end"/>
      </w:r>
      <w:r w:rsidR="000D2E3A" w:rsidRPr="001223F4">
        <w:t>.</w:t>
      </w:r>
      <w:r w:rsidR="00B47B51" w:rsidRPr="001223F4">
        <w:t xml:space="preserve"> Given the very broad definition of </w:t>
      </w:r>
      <w:r w:rsidR="00B00FB9" w:rsidRPr="001223F4">
        <w:t>CCF</w:t>
      </w:r>
      <w:r w:rsidR="008A4271" w:rsidRPr="001223F4">
        <w:t xml:space="preserve"> </w:t>
      </w:r>
      <w:r w:rsidR="00B47B51" w:rsidRPr="001223F4">
        <w:t>and the variety of stand structure</w:t>
      </w:r>
      <w:r w:rsidR="00B00FB9" w:rsidRPr="001223F4">
        <w:t>s</w:t>
      </w:r>
      <w:r w:rsidR="00B47B51" w:rsidRPr="001223F4">
        <w:t xml:space="preserve"> and composition</w:t>
      </w:r>
      <w:r w:rsidR="00B00FB9" w:rsidRPr="001223F4">
        <w:t>s</w:t>
      </w:r>
      <w:r w:rsidR="00B47B51" w:rsidRPr="001223F4">
        <w:t xml:space="preserve"> in which it is applied, the task is however complex.  At contrast to </w:t>
      </w:r>
      <w:r w:rsidR="00B00FB9" w:rsidRPr="001223F4">
        <w:t>CCF</w:t>
      </w:r>
      <w:r w:rsidR="00B73A50" w:rsidRPr="001223F4">
        <w:t xml:space="preserve">, </w:t>
      </w:r>
      <w:r w:rsidR="00B84202" w:rsidRPr="001223F4">
        <w:t xml:space="preserve">EAM </w:t>
      </w:r>
      <w:r w:rsidR="006469A5" w:rsidRPr="001223F4">
        <w:t xml:space="preserve">is </w:t>
      </w:r>
      <w:r w:rsidR="000D2E3A" w:rsidRPr="001223F4">
        <w:t xml:space="preserve">well-documented </w:t>
      </w:r>
      <w:r w:rsidR="00B00FB9" w:rsidRPr="001223F4">
        <w:t>relying on</w:t>
      </w:r>
      <w:r w:rsidR="00B73A50" w:rsidRPr="001223F4">
        <w:t xml:space="preserve"> </w:t>
      </w:r>
      <w:r w:rsidR="00CE0F64" w:rsidRPr="001223F4">
        <w:t xml:space="preserve">relatively simple </w:t>
      </w:r>
      <w:r w:rsidR="00B73A50" w:rsidRPr="001223F4">
        <w:t>forest dynamic</w:t>
      </w:r>
      <w:r w:rsidR="000D2E3A" w:rsidRPr="001223F4">
        <w:t xml:space="preserve"> </w:t>
      </w:r>
      <w:r w:rsidR="00B73A50" w:rsidRPr="001223F4">
        <w:t>models</w:t>
      </w:r>
      <w:r w:rsidR="000D2E3A" w:rsidRPr="001223F4">
        <w:t xml:space="preserve"> </w:t>
      </w:r>
      <w:r w:rsidR="00B73A50" w:rsidRPr="001223F4">
        <w:t>and tools (e.g. yield table) to predict the evolution of stand</w:t>
      </w:r>
      <w:r w:rsidR="00E11A13" w:rsidRPr="001223F4">
        <w:t>s with simple</w:t>
      </w:r>
      <w:r w:rsidR="00B73A50" w:rsidRPr="001223F4">
        <w:t xml:space="preserve"> composition and structure (mostly pure even-aged stand)</w:t>
      </w:r>
      <w:r w:rsidR="000D2E3A" w:rsidRPr="001223F4">
        <w:t xml:space="preserve">. Conversely, </w:t>
      </w:r>
      <w:r w:rsidR="00B73A50" w:rsidRPr="001223F4">
        <w:t xml:space="preserve">forests </w:t>
      </w:r>
      <w:r w:rsidR="00283F5A" w:rsidRPr="001223F4">
        <w:t xml:space="preserve">managed under </w:t>
      </w:r>
      <w:r w:rsidR="00B00FB9" w:rsidRPr="001223F4">
        <w:t>CCF</w:t>
      </w:r>
      <w:r w:rsidR="00283F5A" w:rsidRPr="001223F4">
        <w:t xml:space="preserve"> principles </w:t>
      </w:r>
      <w:r w:rsidR="00B73A50" w:rsidRPr="001223F4">
        <w:t xml:space="preserve">often </w:t>
      </w:r>
      <w:r w:rsidR="00B00FB9" w:rsidRPr="001223F4">
        <w:t>have</w:t>
      </w:r>
      <w:r w:rsidR="000D2E3A" w:rsidRPr="001223F4">
        <w:t xml:space="preserve"> </w:t>
      </w:r>
      <w:r w:rsidR="00B73A50" w:rsidRPr="001223F4">
        <w:t>unique</w:t>
      </w:r>
      <w:r w:rsidR="000D2E3A" w:rsidRPr="001223F4">
        <w:t xml:space="preserve"> </w:t>
      </w:r>
      <w:r w:rsidR="00CE0F64" w:rsidRPr="001223F4">
        <w:t xml:space="preserve">and complex </w:t>
      </w:r>
      <w:r w:rsidR="000D2E3A" w:rsidRPr="001223F4">
        <w:t>stand structure</w:t>
      </w:r>
      <w:r w:rsidR="00B73A50" w:rsidRPr="001223F4">
        <w:t>. Although some forests may reach a so-called equilibrium (e.g. with the</w:t>
      </w:r>
      <w:r w:rsidR="00B00FB9" w:rsidRPr="001223F4">
        <w:t xml:space="preserve"> single tree selection system,</w:t>
      </w:r>
      <w:r w:rsidR="00B73A50" w:rsidRPr="001223F4">
        <w:t xml:space="preserve"> </w:t>
      </w:r>
      <w:proofErr w:type="spellStart"/>
      <w:r w:rsidR="00B73A50" w:rsidRPr="001223F4">
        <w:t>plenter</w:t>
      </w:r>
      <w:proofErr w:type="spellEnd"/>
      <w:r w:rsidR="00B73A50" w:rsidRPr="001223F4">
        <w:t xml:space="preserve"> system</w:t>
      </w:r>
      <w:r w:rsidR="00B00FB9" w:rsidRPr="001223F4">
        <w:t xml:space="preserve"> or “</w:t>
      </w:r>
      <w:proofErr w:type="spellStart"/>
      <w:r w:rsidR="00B00FB9" w:rsidRPr="001223F4">
        <w:t>Plenterwald</w:t>
      </w:r>
      <w:proofErr w:type="spellEnd"/>
      <w:r w:rsidR="00B00FB9" w:rsidRPr="001223F4">
        <w:t>” in the German and Swiss literature</w:t>
      </w:r>
      <w:r w:rsidR="00B73A50" w:rsidRPr="001223F4">
        <w:t xml:space="preserve">), marked by a </w:t>
      </w:r>
      <w:r w:rsidR="00B00FB9" w:rsidRPr="001223F4">
        <w:t xml:space="preserve">given </w:t>
      </w:r>
      <w:r w:rsidR="00B73A50" w:rsidRPr="001223F4">
        <w:t>negative exponential distribution of tree diameters, the structure of most forests varies through time</w:t>
      </w:r>
      <w:r w:rsidR="00E11A13" w:rsidRPr="001223F4">
        <w:t>,</w:t>
      </w:r>
      <w:r w:rsidR="00B73A50" w:rsidRPr="001223F4">
        <w:t xml:space="preserve"> such equilibrium might</w:t>
      </w:r>
      <w:r w:rsidR="00283F5A" w:rsidRPr="001223F4">
        <w:t xml:space="preserve"> moreover</w:t>
      </w:r>
      <w:r w:rsidR="00B73A50" w:rsidRPr="001223F4">
        <w:t xml:space="preserve"> never be reached </w:t>
      </w:r>
      <w:r w:rsidR="00B73A50" w:rsidRPr="001223F4">
        <w:rPr>
          <w:lang w:val="fr-BE"/>
        </w:rPr>
        <w:fldChar w:fldCharType="begin"/>
      </w:r>
      <w:r w:rsidR="00FE5221" w:rsidRPr="001223F4">
        <w:instrText xml:space="preserve"> ADDIN ZOTERO_ITEM CSL_CITATION {"citationID":"2m8AFLHS","properties":{"formattedCitation":"(Sch\\uc0\\u252{}tz, 2011)","plainCitation":"(Schütz, 2011)","noteIndex":0},"citationItems":[{"id":9250,"uris":["http://zotero.org/users/1509360/items/PDXCLVFM"],"itemData":{"id":9250,"type":"article-journal","container-title":"Zbornik gozdarstva in lesarstva","page":"39-42","title":"Development of close to nature forestry and the role of ProSilva Europe","volume":"94","author":[{"family":"Schütz","given":"Jean-Philippe"}],"issued":{"date-parts":[["2011"]]}}}],"schema":"https://github.com/citation-style-language/schema/raw/master/csl-citation.json"} </w:instrText>
      </w:r>
      <w:r w:rsidR="00B73A50" w:rsidRPr="001223F4">
        <w:rPr>
          <w:lang w:val="fr-BE"/>
        </w:rPr>
        <w:fldChar w:fldCharType="separate"/>
      </w:r>
      <w:r w:rsidR="00B73A50" w:rsidRPr="001223F4">
        <w:rPr>
          <w:rFonts w:cs="Times New Roman"/>
        </w:rPr>
        <w:t>(Schütz, 2011)</w:t>
      </w:r>
      <w:r w:rsidR="00B73A50" w:rsidRPr="001223F4">
        <w:rPr>
          <w:lang w:val="fr-BE"/>
        </w:rPr>
        <w:fldChar w:fldCharType="end"/>
      </w:r>
      <w:r w:rsidR="00E11A13" w:rsidRPr="001223F4">
        <w:t>, and</w:t>
      </w:r>
      <w:r w:rsidR="00B00FB9" w:rsidRPr="001223F4">
        <w:t xml:space="preserve"> CCF principles </w:t>
      </w:r>
      <w:r w:rsidR="00E11A13" w:rsidRPr="001223F4">
        <w:t xml:space="preserve">can </w:t>
      </w:r>
      <w:r w:rsidRPr="001223F4">
        <w:t xml:space="preserve">even </w:t>
      </w:r>
      <w:r w:rsidR="00B00FB9" w:rsidRPr="001223F4">
        <w:t>be</w:t>
      </w:r>
      <w:r w:rsidR="00E11A13" w:rsidRPr="001223F4">
        <w:t>en</w:t>
      </w:r>
      <w:r w:rsidR="00B00FB9" w:rsidRPr="001223F4">
        <w:t xml:space="preserve"> applied in even-aged stands. </w:t>
      </w:r>
    </w:p>
    <w:p w14:paraId="1371D059" w14:textId="50367720" w:rsidR="000D2E3A" w:rsidRPr="001223F4" w:rsidRDefault="00283F5A" w:rsidP="001223F4">
      <w:r w:rsidRPr="001223F4">
        <w:t xml:space="preserve">Many studies attempted to assess the financial profitability of </w:t>
      </w:r>
      <w:r w:rsidR="00B00FB9" w:rsidRPr="001223F4">
        <w:t>CCF</w:t>
      </w:r>
      <w:r w:rsidRPr="001223F4">
        <w:t xml:space="preserve">. This </w:t>
      </w:r>
      <w:r w:rsidR="000D2E3A" w:rsidRPr="001223F4">
        <w:t xml:space="preserve">has largely been explored through theoretical studies. </w:t>
      </w:r>
      <w:r w:rsidR="006E2BBA" w:rsidRPr="001223F4">
        <w:t xml:space="preserve">Using models of forest dynamics and running simulations, the </w:t>
      </w:r>
      <w:r w:rsidR="000D2E3A" w:rsidRPr="001223F4">
        <w:t xml:space="preserve">optimal standing volume and diameter </w:t>
      </w:r>
      <w:r w:rsidR="006E2BBA" w:rsidRPr="001223F4">
        <w:t xml:space="preserve">distribution have been identified to maximize timber production </w:t>
      </w:r>
      <w:r w:rsidR="000D2E3A" w:rsidRPr="001223F4">
        <w:t>profitability</w:t>
      </w:r>
      <w:r w:rsidR="006E2BBA" w:rsidRPr="001223F4">
        <w:t xml:space="preserve"> of uneven-aged stands</w:t>
      </w:r>
      <w:r w:rsidR="00D53827" w:rsidRPr="001223F4">
        <w:t xml:space="preserve"> </w:t>
      </w:r>
      <w:r w:rsidR="00D53827" w:rsidRPr="001223F4">
        <w:fldChar w:fldCharType="begin"/>
      </w:r>
      <w:r w:rsidR="00FE5221" w:rsidRPr="001223F4">
        <w:instrText xml:space="preserve"> ADDIN ZOTERO_ITEM CSL_CITATION {"citationID":"ahoVcCIl","properties":{"formattedCitation":"(Bare and Opalach, 1988; Buongiorno and Lu, 1990; Pelz, 1977)","plainCitation":"(Bare and Opalach, 1988; Buongiorno and Lu, 1990; Pelz, 1977)","noteIndex":0},"citationItems":[{"id":9270,"uris":["http://zotero.org/users/1509360/items/N83G9BB7"],"itemData":{"id":9270,"type":"article-journal","abstract":"The constant \"q\" of de Liocourt is often used to model the diameter distribution of uneven-aged forest stands and produces \"balanced\" size class distributions. Claims that such distributions are the most efficient for uneven-aged management or necessary to achieve sustention of production have led to the use of the concept in a variety of management models. Using a northern hardwood mixed-species growth model and a Weibull distribution function, we demonstrate that \"balanced\" diameter distributions are not investment-efficient and are not necessary to achieve sustention of production over a fixed cutting cycle. Results are very sensitive to per tree price and maximum tree size assumptions. For. Sci. 34(1):243-249.","container-title":"Forest Science","DOI":"10.1093/forestscience/34.1.243","ISSN":"0015-749X","issue":"1","journalAbbreviation":"Forest Science","page":"243-249","source":"Silverchair","title":"Determining Investment-Efficient Diameter Distributions for Uneven-Aged Northern Hardwoods","volume":"34","author":[{"family":"Bare","given":"B. Bruce"},{"family":"Opalach","given":"Daniel"}],"issued":{"date-parts":[["1988",3,1]]}}},{"id":9268,"uris":["http://zotero.org/users/1509360/items/4U5IMDZS"],"itemData":{"id":9268,"type":"article-journal","abstract":"A theoretical model was developed to determine the best cutting policy (cutting cycle and residual stock) in a regulated selection forest. This model was obtained by a simple modification of the objective function in a linear-programming model of a non-regulated stand. The parallel between the determination of the best rotation in an even-aged regulated forest and that of the cutting cycle in an uneven-aged regulated forest was apparent. This conceptual model could be applied to a wide variety of situations, including the selective management of natural tropical forests. In this paper, the model was solved with data for northern hardwood forests in the United States. The results showed that regulating an uneven-aged forest to get a yearly production had a cost, compared to cutting the entire forest at intervals equal to the cutting cycle. The cost of regulation increased with the fixed cost (cost per ha of preparing and administering a harvest). The results also showed that the choice of a cutting cycle in uneven-aged forests was critical only when fixed costs were low. Particular attention was given to the loss that would occur by computing the best cutting cycle and residual stock of a regulated forest as if it were not regulated. The results showed that this loss was small, except for extreme interest rates and fixed costs. For all practical purposes, the best cutting cycle and residual stock could be computed for a regulated forest while ignoring the cost of regulation.","container-title":"Forest Ecology and Management","DOI":"10.1016/0378-1127(90)90171-7","ISSN":"0378-1127","issue":"2","journalAbbreviation":"Forest Ecology and Management","page":"203-216","source":"ScienceDirect","title":"Economic stocking and cutting-cycle in a regulated selection forest","volume":"32","author":[{"family":"Buongiorno","given":"Joseph"},{"family":"Lu","given":"Hsien-Chih"}],"issued":{"date-parts":[["1990",5,1]]}}},{"id":9266,"uris":["http://zotero.org/users/1509360/items/LX32U8P2"],"itemData":{"id":9266,"type":"article-journal","abstract":"A model for determining the optimal level of growing stock is described, using inventory theory. The application of the principles developed is demonstrated using data published previously. The optimal growing stock levels vary with site index and interest rate. For low site indices or high interest rates the optimal growing stock levels are low, for high site indices or low interest rates the optimal levels are high. In addition the relationship between inventory analysis and marginal approach is illustrated. Forest Sci. 23:183-189.","container-title":"Forest Science","DOI":"10.1093/forestscience/23.2.183","ISSN":"0015-749X","issue":"2","journalAbbreviation":"Forest Science","page":"183-189","source":"Silverchair","title":"Determination of Optimal Growing Stock Levels by Inventory Theory","volume":"23","author":[{"family":"Pelz","given":"Dieter R."}],"issued":{"date-parts":[["1977",6,1]]}}}],"schema":"https://github.com/citation-style-language/schema/raw/master/csl-citation.json"} </w:instrText>
      </w:r>
      <w:r w:rsidR="00D53827" w:rsidRPr="001223F4">
        <w:fldChar w:fldCharType="separate"/>
      </w:r>
      <w:r w:rsidR="00D53827" w:rsidRPr="001223F4">
        <w:t>(Bare and Opalach, 1988; Buongiorno and Lu, 1990; Pelz, 1977)</w:t>
      </w:r>
      <w:r w:rsidR="00D53827" w:rsidRPr="001223F4">
        <w:fldChar w:fldCharType="end"/>
      </w:r>
      <w:r w:rsidR="000D2E3A" w:rsidRPr="001223F4">
        <w:t xml:space="preserve">. Other studies have compared the profitability of </w:t>
      </w:r>
      <w:r w:rsidR="00D53827" w:rsidRPr="001223F4">
        <w:t xml:space="preserve">the </w:t>
      </w:r>
      <w:r w:rsidR="000D2E3A" w:rsidRPr="001223F4">
        <w:t xml:space="preserve">even-aged </w:t>
      </w:r>
      <w:r w:rsidR="006E2BBA" w:rsidRPr="001223F4">
        <w:t>and</w:t>
      </w:r>
      <w:r w:rsidR="000D2E3A" w:rsidRPr="001223F4">
        <w:t xml:space="preserve"> uneven-aged </w:t>
      </w:r>
      <w:r w:rsidR="006E2BBA" w:rsidRPr="001223F4">
        <w:t>management</w:t>
      </w:r>
      <w:r w:rsidR="000D2E3A" w:rsidRPr="001223F4">
        <w:t xml:space="preserve"> for specific tree species </w:t>
      </w:r>
      <w:r w:rsidR="00D53827" w:rsidRPr="001223F4">
        <w:fldChar w:fldCharType="begin"/>
      </w:r>
      <w:r w:rsidR="00FE5221" w:rsidRPr="001223F4">
        <w:instrText xml:space="preserve"> ADDIN ZOTERO_ITEM CSL_CITATION {"citationID":"uk4LVuPp","properties":{"formattedCitation":"(Hanewinkel, 2002; Knoke, 2012)","plainCitation":"(Hanewinkel, 2002; Knoke, 2012)","noteIndex":0},"citationItems":[{"id":5275,"uris":["http://zotero.org/users/1509360/items/4C6FNMDF"],"itemData":{"id":5275,"type":"article-journal","abstract":"This study is based on a literature review of comparative economic analyses of even</w:instrText>
      </w:r>
      <w:r w:rsidR="00FE5221" w:rsidRPr="001223F4">
        <w:rPr>
          <w:rFonts w:ascii="Cambria Math" w:hAnsi="Cambria Math" w:cs="Cambria Math"/>
        </w:rPr>
        <w:instrText>‐</w:instrText>
      </w:r>
      <w:r w:rsidR="00FE5221" w:rsidRPr="001223F4">
        <w:instrText>aged and uneven</w:instrText>
      </w:r>
      <w:r w:rsidR="00FE5221" w:rsidRPr="001223F4">
        <w:rPr>
          <w:rFonts w:ascii="Cambria Math" w:hAnsi="Cambria Math" w:cs="Cambria Math"/>
        </w:rPr>
        <w:instrText>‐</w:instrText>
      </w:r>
      <w:r w:rsidR="00FE5221" w:rsidRPr="001223F4">
        <w:instrText>aged forests, mainly in the European context. An initial hypothesis is formulated that silver fir/Norway spruce ‘Plenterwald’</w:instrText>
      </w:r>
      <w:r w:rsidR="00FE5221" w:rsidRPr="001223F4">
        <w:rPr>
          <w:rFonts w:ascii="Cambria Math" w:hAnsi="Cambria Math" w:cs="Cambria Math"/>
        </w:rPr>
        <w:instrText>‐</w:instrText>
      </w:r>
      <w:r w:rsidR="00FE5221" w:rsidRPr="001223F4">
        <w:instrText>type of uneven</w:instrText>
      </w:r>
      <w:r w:rsidR="00FE5221" w:rsidRPr="001223F4">
        <w:rPr>
          <w:rFonts w:ascii="Cambria Math" w:hAnsi="Cambria Math" w:cs="Cambria Math"/>
        </w:rPr>
        <w:instrText>‐</w:instrText>
      </w:r>
      <w:r w:rsidR="00FE5221" w:rsidRPr="001223F4">
        <w:instrText>aged forests yield higher financial outputs (net revenues) than similar even</w:instrText>
      </w:r>
      <w:r w:rsidR="00FE5221" w:rsidRPr="001223F4">
        <w:rPr>
          <w:rFonts w:ascii="Cambria Math" w:hAnsi="Cambria Math" w:cs="Cambria Math"/>
        </w:rPr>
        <w:instrText>‐</w:instrText>
      </w:r>
      <w:r w:rsidR="00FE5221" w:rsidRPr="001223F4">
        <w:instrText>aged forests under similar site conditions. A model study is described which avoids the weaknesses in the investigations reviewed in the literature. The results of the model study show that the initial hypothesis cannot be upheld. Assuming the same timber quality, the most favourable variants of the even</w:instrText>
      </w:r>
      <w:r w:rsidR="00FE5221" w:rsidRPr="001223F4">
        <w:rPr>
          <w:rFonts w:ascii="Cambria Math" w:hAnsi="Cambria Math" w:cs="Cambria Math"/>
        </w:rPr>
        <w:instrText>‐</w:instrText>
      </w:r>
      <w:r w:rsidR="00FE5221" w:rsidRPr="001223F4">
        <w:instrText>aged and uneven</w:instrText>
      </w:r>
      <w:r w:rsidR="00FE5221" w:rsidRPr="001223F4">
        <w:rPr>
          <w:rFonts w:ascii="Cambria Math" w:hAnsi="Cambria Math" w:cs="Cambria Math"/>
        </w:rPr>
        <w:instrText>‐</w:instrText>
      </w:r>
      <w:r w:rsidR="00FE5221" w:rsidRPr="001223F4">
        <w:instrText>aged systems yielded almost the same net revenues. The calculation of capital charges on the growing stock alters these results. The most important influence on the results in the even</w:instrText>
      </w:r>
      <w:r w:rsidR="00FE5221" w:rsidRPr="001223F4">
        <w:rPr>
          <w:rFonts w:ascii="Cambria Math" w:hAnsi="Cambria Math" w:cs="Cambria Math"/>
        </w:rPr>
        <w:instrText>‐</w:instrText>
      </w:r>
      <w:r w:rsidR="00FE5221" w:rsidRPr="001223F4">
        <w:instrText>aged model is the level of risk. The main difficulties in comparing the economics of even</w:instrText>
      </w:r>
      <w:r w:rsidR="00FE5221" w:rsidRPr="001223F4">
        <w:rPr>
          <w:rFonts w:ascii="Cambria Math" w:hAnsi="Cambria Math" w:cs="Cambria Math"/>
        </w:rPr>
        <w:instrText>‐</w:instrText>
      </w:r>
      <w:r w:rsidR="00FE5221" w:rsidRPr="001223F4">
        <w:instrText>aged and uneven</w:instrText>
      </w:r>
      <w:r w:rsidR="00FE5221" w:rsidRPr="001223F4">
        <w:rPr>
          <w:rFonts w:ascii="Cambria Math" w:hAnsi="Cambria Math" w:cs="Cambria Math"/>
        </w:rPr>
        <w:instrText>‐</w:instrText>
      </w:r>
      <w:r w:rsidR="00FE5221" w:rsidRPr="001223F4">
        <w:instrText>aged forests are discussed.","container-title":"Forestry","DOI":"10.1093/forestry/75.4.473","issue":"4","page":"473-481","title":"Comparative economic investigations of even</w:instrText>
      </w:r>
      <w:r w:rsidR="00FE5221" w:rsidRPr="001223F4">
        <w:rPr>
          <w:rFonts w:ascii="Cambria Math" w:hAnsi="Cambria Math" w:cs="Cambria Math"/>
        </w:rPr>
        <w:instrText>‐</w:instrText>
      </w:r>
      <w:r w:rsidR="00FE5221" w:rsidRPr="001223F4">
        <w:instrText>aged and uneven</w:instrText>
      </w:r>
      <w:r w:rsidR="00FE5221" w:rsidRPr="001223F4">
        <w:rPr>
          <w:rFonts w:ascii="Cambria Math" w:hAnsi="Cambria Math" w:cs="Cambria Math"/>
        </w:rPr>
        <w:instrText>‐</w:instrText>
      </w:r>
      <w:r w:rsidR="00FE5221" w:rsidRPr="001223F4">
        <w:instrText xml:space="preserve">aged silvicultural systems: a critical analysis of different methods","volume":"75","author":[{"family":"Hanewinkel","given":"Marc"}],"issued":{"date-parts":[["2002",1,1]]}}},{"id":5611,"uris":["http://zotero.org/users/1509360/items/NAHKBUH6"],"itemData":{"id":5611,"type":"chapter","container-title":"Continuous Cover Forestry","event-place":"Dordrecht","ISBN":"978-94-007-2202-6","note":"DOI: 10.1007/978-94-007-2202-6_5","page":"167-193","publisher":"Springer Netherlands","publisher-place":"Dordrecht","title":"The Economics of Continuous Cover Forestry","URL":"http://dx.doi.org/10.1007/978-94-007-2202-6_5","editor":[{"family":"Pukkala","given":"Timo"},{"family":"Gadow","given":"Klaus","non-dropping-particle":"von"}],"author":[{"family":"Knoke","given":"Thomas"}],"issued":{"date-parts":[["2012"]]}}}],"schema":"https://github.com/citation-style-language/schema/raw/master/csl-citation.json"} </w:instrText>
      </w:r>
      <w:r w:rsidR="00D53827" w:rsidRPr="001223F4">
        <w:fldChar w:fldCharType="separate"/>
      </w:r>
      <w:r w:rsidR="00D53827" w:rsidRPr="001223F4">
        <w:t>(Hanewinkel, 2002; Knoke, 2012)</w:t>
      </w:r>
      <w:r w:rsidR="00D53827" w:rsidRPr="001223F4">
        <w:fldChar w:fldCharType="end"/>
      </w:r>
      <w:r w:rsidR="006E2BBA" w:rsidRPr="001223F4">
        <w:t>.</w:t>
      </w:r>
      <w:r w:rsidR="000D2E3A" w:rsidRPr="001223F4">
        <w:t xml:space="preserve"> </w:t>
      </w:r>
      <w:r w:rsidR="006E2BBA" w:rsidRPr="001223F4">
        <w:t>M</w:t>
      </w:r>
      <w:r w:rsidR="000D2E3A" w:rsidRPr="001223F4">
        <w:t xml:space="preserve">ore recently, </w:t>
      </w:r>
      <w:r w:rsidR="00170D90" w:rsidRPr="001223F4">
        <w:t xml:space="preserve">they </w:t>
      </w:r>
      <w:r w:rsidR="000D2E3A" w:rsidRPr="001223F4">
        <w:t xml:space="preserve">have investigated the financial outcomes of converting even-aged stands into </w:t>
      </w:r>
      <w:r w:rsidR="00D53827" w:rsidRPr="001223F4">
        <w:t>uneven-aged</w:t>
      </w:r>
      <w:r w:rsidR="000D2E3A" w:rsidRPr="001223F4">
        <w:t xml:space="preserve"> ones </w:t>
      </w:r>
      <w:r w:rsidR="00D53827" w:rsidRPr="001223F4">
        <w:fldChar w:fldCharType="begin"/>
      </w:r>
      <w:r w:rsidR="00FE5221" w:rsidRPr="001223F4">
        <w:instrText xml:space="preserve"> ADDIN ZOTERO_ITEM CSL_CITATION {"citationID":"XbdUXZbF","properties":{"formattedCitation":"(Davies and Kerr, 2015; Draper and Froese, 2021; Knoke, 2012; V\\uc0\\u237{}tkov\\uc0\\u225{} et al., 2021)","plainCitation":"(Davies and Kerr, 2015; Draper and Froese, 2021; Knoke, 2012; Vítková et al., 2021)","noteIndex":0},"citationItems":[{"id":4705,"uris":["http://zotero.org/users/1509360/items/AEJTPA4D"],"itemData":{"id":4705,"type":"article-journal","container-title":"Forests","DOI":"10.3390/f6072424","issue":"7","page":"2424-2449","title":"Comparing the costs and revenues of transformation to continuous cover forestry for sitka spruce in Great Britain","volume":"6","author":[{"family":"Davies","given":"Owen"},{"family":"Kerr","given":"Gary"}],"issued":{"date-parts":[["2015"]]}}},{"id":9261,"uris":["http://zotero.org/users/1509360/items/9FEX4CZV"],"itemData":{"id":9261,"type":"article-journal","abstract":"The Cutting Methods Study at the Ford Forest in the Upper Peninsula of Michigan, USA, was established in 1956 and has been maintained continuously on a 10-year cycle. Methods consist of three diameter limits (DL; 13, 30, and 41 cm), single-tree selection to three residual basal area limits (STS; 11, 16, and 21 m2ha−1), and light improvement (LI) focused on improving tree grade. Long-term results show that the 41 cm DL produced the greatest managed forest value and cumulative sawlog production, followed by the STS to 11 m2ha−1 residual basal area. STS treatments and LI were uniformly superior at improving standing tree grade. In contrast, treatments that emphasize removal of large diameter trees while retaining moderate residual basal area (the 41 cm DL and 11 m2ha−1 STS) produced the largest harvest volumes of high-grade sawlogs, driving financial performance. Stand density has declined in all treatments except the 30 and 41 cm DL, where it has increased, and these two treatments have larger abundance of saplings and poles. Alternative partial cutting methods such as selection to lower residual basal areas and medium-intensity diameter-limit cuts thus may provide greater financial returns and higher average quality, and could have implications on regeneration and long-term sustainability.","container-title":"Forest Science","DOI":"10.1093/forsci/fxab024","ISSN":"0015-749X","issue":"5","journalAbbreviation":"Forest Science","page":"607-617","source":"Silverchair","title":"Six Decades of Growth and Yield and Financial Return in a Silviculture Experiment in Northern Hardwoods","volume":"67","author":[{"family":"Draper","given":"Maeve C"},{"family":"Froese","given":"Robert E"}],"issued":{"date-parts":[["2021",10,1]]}}},{"id":5611,"uris":["http://zotero.org/users/1509360/items/NAHKBUH6"],"itemData":{"id":5611,"type":"chapter","container-title":"Continuous Cover Forestry","event-place":"Dordrecht","ISBN":"978-94-007-2202-6","note":"DOI: 10.1007/978-94-007-2202-6_5","page":"167-193","publisher":"Springer Netherlands","publisher-place":"Dordrecht","title":"The Economics of Continuous Cover Forestry","URL":"http://dx.doi.org/10.1007/978-94-007-2202-6_5","editor":[{"family":"Pukkala","given":"Timo"},{"family":"Gadow","given":"Klaus","non-dropping-particle":"von"}],"author":[{"family":"Knoke","given":"Thomas"}],"issued":{"date-parts":[["2012"]]}}},{"id":9254,"uris":["http://zotero.org/users/1509360/items/HNG5PVSE"],"itemData":{"id":9254,"type":"article-journal","abstract":"For the first time, an economic analysis of a fully simulated forest transformation process from even-aged to uneven-aged stand structure using natural regeneration was performed using an individual tree growth simulator. A comparison to a ‘business as usual’ management approach (i.e. age-class scenario) was also made. Norway spruce (Picea abies (L.) Karst.)-dominated forests of different ages were selected for the simulation: forest at thinning stage (52 years; hereafter, ‘younger stand’) and a mature stand (95 years) to explore different starting points for the transformation.The harvested and remaining stand volume showed only little fluctuation over the course of the simulation period in the case of the transformation (uneven-aged) scenario. The age-class scenario, on the other hand, showed peaks and drops in the timber volume.The land expectation values at the end of transformation were higher (i</w:instrText>
      </w:r>
      <w:r w:rsidR="00FE5221" w:rsidRPr="001223F4">
        <w:rPr>
          <w:rFonts w:ascii="Arial" w:hAnsi="Arial" w:cs="Arial"/>
        </w:rPr>
        <w:instrText> </w:instrText>
      </w:r>
      <w:r w:rsidR="00FE5221" w:rsidRPr="001223F4">
        <w:instrText>=</w:instrText>
      </w:r>
      <w:r w:rsidR="00FE5221" w:rsidRPr="001223F4">
        <w:rPr>
          <w:rFonts w:ascii="Arial" w:hAnsi="Arial" w:cs="Arial"/>
        </w:rPr>
        <w:instrText> </w:instrText>
      </w:r>
      <w:r w:rsidR="00FE5221" w:rsidRPr="001223F4">
        <w:instrText>1 or 2 per cent) or equal (i</w:instrText>
      </w:r>
      <w:r w:rsidR="00FE5221" w:rsidRPr="001223F4">
        <w:rPr>
          <w:rFonts w:ascii="Arial" w:hAnsi="Arial" w:cs="Arial"/>
        </w:rPr>
        <w:instrText> </w:instrText>
      </w:r>
      <w:r w:rsidR="00FE5221" w:rsidRPr="001223F4">
        <w:instrText>=</w:instrText>
      </w:r>
      <w:r w:rsidR="00FE5221" w:rsidRPr="001223F4">
        <w:rPr>
          <w:rFonts w:ascii="Arial" w:hAnsi="Arial" w:cs="Arial"/>
        </w:rPr>
        <w:instrText> </w:instrText>
      </w:r>
      <w:r w:rsidR="00FE5221" w:rsidRPr="001223F4">
        <w:instrText xml:space="preserve">3 per cent) to those of the age-class scenario for the younger stand. The transformation of younger forests appears to be economically interesting (under interest rates above 2 per cent) as the early revenues of more intensive thinnings achieve an equilibrium growing stock well below the potential maximum growing stock of an even-aged stand. This suggests transformation management to be economically efficient under the given silvicultural and economic conditions. The transformation of mature stands was found to be less economically viable due to the lower holding values for the transformation (uneven-aged) scenario compared with the age-class scenario. However, the holding values of the younger stand were higher for all interest rates compared with the age-class scenario.This study concludes that transformation (uneven-aged) scenario yielded more economically viable silvicultural approach (in the case of younger forests) and a steadier trend in harvested and remaining timber volume showing no major fluctuations. Transformation approach also forms a better foundation where other ecosystem services can be built.","container-title":"Forestry: An International Journal of Forest Research","DOI":"10.1093/forestry/cpab005","ISSN":"0015-752X","issue":"4","journalAbbreviation":"Forestry: An International Journal of Forest Research","page":"479-491","source":"Silverchair","title":"Financial viability of a fully simulated transformation from even-aged to uneven-aged stand structure in forests of different ages","volume":"94","author":[{"family":"Vítková","given":"Lucie"},{"family":"Saladin","given":"Dominik"},{"family":"Hanewinkel","given":"Marc"}],"issued":{"date-parts":[["2021",10,1]]}}}],"schema":"https://github.com/citation-style-language/schema/raw/master/csl-citation.json"} </w:instrText>
      </w:r>
      <w:r w:rsidR="00D53827" w:rsidRPr="001223F4">
        <w:fldChar w:fldCharType="separate"/>
      </w:r>
      <w:r w:rsidR="00D53827" w:rsidRPr="001223F4">
        <w:rPr>
          <w:rFonts w:cs="Times New Roman"/>
        </w:rPr>
        <w:t>(Davies and Kerr, 2015; Draper and Froese, 2021; Knoke, 2012; Vítková et al., 2021)</w:t>
      </w:r>
      <w:r w:rsidR="00D53827" w:rsidRPr="001223F4">
        <w:fldChar w:fldCharType="end"/>
      </w:r>
      <w:r w:rsidR="000D2E3A" w:rsidRPr="001223F4">
        <w:t xml:space="preserve">. Collectively, these studies suggest that while the volume productivity of </w:t>
      </w:r>
      <w:r w:rsidR="00D53827" w:rsidRPr="001223F4">
        <w:t>uneven-aged</w:t>
      </w:r>
      <w:r w:rsidR="000D2E3A" w:rsidRPr="001223F4">
        <w:t xml:space="preserve"> stands </w:t>
      </w:r>
      <w:r w:rsidR="00D53827" w:rsidRPr="001223F4">
        <w:t>can be</w:t>
      </w:r>
      <w:r w:rsidR="000D2E3A" w:rsidRPr="001223F4">
        <w:t xml:space="preserve"> </w:t>
      </w:r>
      <w:r w:rsidR="00B84202" w:rsidRPr="001223F4">
        <w:t>similar to</w:t>
      </w:r>
      <w:r w:rsidR="000D2E3A" w:rsidRPr="001223F4">
        <w:t xml:space="preserve"> </w:t>
      </w:r>
      <w:r w:rsidR="00D53827" w:rsidRPr="001223F4">
        <w:t xml:space="preserve">that of </w:t>
      </w:r>
      <w:r w:rsidR="000D2E3A" w:rsidRPr="001223F4">
        <w:t xml:space="preserve">even-aged </w:t>
      </w:r>
      <w:r w:rsidR="00170D90" w:rsidRPr="001223F4">
        <w:t>stands</w:t>
      </w:r>
      <w:r w:rsidR="000D2E3A" w:rsidRPr="001223F4">
        <w:t>, their revenue may be slightly higher due to the production of larger, higher-quality timber, reduced total costs (e.g., regeneration costs), and lower risks. However, these findings often rely on numerous assumptions</w:t>
      </w:r>
      <w:r w:rsidR="00170D90" w:rsidRPr="001223F4">
        <w:t xml:space="preserve"> particularly regarding risks and costs, which limit their robustness </w:t>
      </w:r>
      <w:r w:rsidR="00170D90" w:rsidRPr="001223F4">
        <w:fldChar w:fldCharType="begin"/>
      </w:r>
      <w:r w:rsidR="00FE5221" w:rsidRPr="001223F4">
        <w:instrText xml:space="preserve"> ADDIN ZOTERO_ITEM CSL_CITATION {"citationID":"LEFo9AkX","properties":{"formattedCitation":"(Hanewinkel, 2002)","plainCitation":"(Hanewinkel, 2002)","noteIndex":0},"citationItems":[{"id":5275,"uris":["http://zotero.org/users/1509360/items/4C6FNMDF"],"itemData":{"id":5275,"type":"article-journal","abstract":"This study is based on a literature review of comparative economic analyses of even</w:instrText>
      </w:r>
      <w:r w:rsidR="00FE5221" w:rsidRPr="001223F4">
        <w:rPr>
          <w:rFonts w:ascii="Cambria Math" w:hAnsi="Cambria Math" w:cs="Cambria Math"/>
        </w:rPr>
        <w:instrText>‐</w:instrText>
      </w:r>
      <w:r w:rsidR="00FE5221" w:rsidRPr="001223F4">
        <w:instrText>aged and uneven</w:instrText>
      </w:r>
      <w:r w:rsidR="00FE5221" w:rsidRPr="001223F4">
        <w:rPr>
          <w:rFonts w:ascii="Cambria Math" w:hAnsi="Cambria Math" w:cs="Cambria Math"/>
        </w:rPr>
        <w:instrText>‐</w:instrText>
      </w:r>
      <w:r w:rsidR="00FE5221" w:rsidRPr="001223F4">
        <w:instrText>aged forests, mainly in the European context. An initial hypothesis is formulated that silver fir/Norway spruce ‘Plenterwald’</w:instrText>
      </w:r>
      <w:r w:rsidR="00FE5221" w:rsidRPr="001223F4">
        <w:rPr>
          <w:rFonts w:ascii="Cambria Math" w:hAnsi="Cambria Math" w:cs="Cambria Math"/>
        </w:rPr>
        <w:instrText>‐</w:instrText>
      </w:r>
      <w:r w:rsidR="00FE5221" w:rsidRPr="001223F4">
        <w:instrText>type of uneven</w:instrText>
      </w:r>
      <w:r w:rsidR="00FE5221" w:rsidRPr="001223F4">
        <w:rPr>
          <w:rFonts w:ascii="Cambria Math" w:hAnsi="Cambria Math" w:cs="Cambria Math"/>
        </w:rPr>
        <w:instrText>‐</w:instrText>
      </w:r>
      <w:r w:rsidR="00FE5221" w:rsidRPr="001223F4">
        <w:instrText>aged forests yield higher financial outputs (net revenues) than similar even</w:instrText>
      </w:r>
      <w:r w:rsidR="00FE5221" w:rsidRPr="001223F4">
        <w:rPr>
          <w:rFonts w:ascii="Cambria Math" w:hAnsi="Cambria Math" w:cs="Cambria Math"/>
        </w:rPr>
        <w:instrText>‐</w:instrText>
      </w:r>
      <w:r w:rsidR="00FE5221" w:rsidRPr="001223F4">
        <w:instrText>aged forests under similar site conditions. A model study is described which avoids the weaknesses in the investigations reviewed in the literature. The results of the model study show that the initial hypothesis cannot be upheld. Assuming the same timber quality, the most favourable variants of the even</w:instrText>
      </w:r>
      <w:r w:rsidR="00FE5221" w:rsidRPr="001223F4">
        <w:rPr>
          <w:rFonts w:ascii="Cambria Math" w:hAnsi="Cambria Math" w:cs="Cambria Math"/>
        </w:rPr>
        <w:instrText>‐</w:instrText>
      </w:r>
      <w:r w:rsidR="00FE5221" w:rsidRPr="001223F4">
        <w:instrText>aged and uneven</w:instrText>
      </w:r>
      <w:r w:rsidR="00FE5221" w:rsidRPr="001223F4">
        <w:rPr>
          <w:rFonts w:ascii="Cambria Math" w:hAnsi="Cambria Math" w:cs="Cambria Math"/>
        </w:rPr>
        <w:instrText>‐</w:instrText>
      </w:r>
      <w:r w:rsidR="00FE5221" w:rsidRPr="001223F4">
        <w:instrText>aged systems yielded almost the same net revenues. The calculation of capital charges on the growing stock alters these results. The most important influence on the results in the even</w:instrText>
      </w:r>
      <w:r w:rsidR="00FE5221" w:rsidRPr="001223F4">
        <w:rPr>
          <w:rFonts w:ascii="Cambria Math" w:hAnsi="Cambria Math" w:cs="Cambria Math"/>
        </w:rPr>
        <w:instrText>‐</w:instrText>
      </w:r>
      <w:r w:rsidR="00FE5221" w:rsidRPr="001223F4">
        <w:instrText>aged model is the level of risk. The main difficulties in comparing the economics of even</w:instrText>
      </w:r>
      <w:r w:rsidR="00FE5221" w:rsidRPr="001223F4">
        <w:rPr>
          <w:rFonts w:ascii="Cambria Math" w:hAnsi="Cambria Math" w:cs="Cambria Math"/>
        </w:rPr>
        <w:instrText>‐</w:instrText>
      </w:r>
      <w:r w:rsidR="00FE5221" w:rsidRPr="001223F4">
        <w:instrText>aged and uneven</w:instrText>
      </w:r>
      <w:r w:rsidR="00FE5221" w:rsidRPr="001223F4">
        <w:rPr>
          <w:rFonts w:ascii="Cambria Math" w:hAnsi="Cambria Math" w:cs="Cambria Math"/>
        </w:rPr>
        <w:instrText>‐</w:instrText>
      </w:r>
      <w:r w:rsidR="00FE5221" w:rsidRPr="001223F4">
        <w:instrText>aged forests are discussed.","container-title":"Forestry","DOI":"10.1093/forestry/75.4.473","issue":"4","page":"473-481","title":"Comparative economic investigations of even</w:instrText>
      </w:r>
      <w:r w:rsidR="00FE5221" w:rsidRPr="001223F4">
        <w:rPr>
          <w:rFonts w:ascii="Cambria Math" w:hAnsi="Cambria Math" w:cs="Cambria Math"/>
        </w:rPr>
        <w:instrText>‐</w:instrText>
      </w:r>
      <w:r w:rsidR="00FE5221" w:rsidRPr="001223F4">
        <w:instrText>aged and uneven</w:instrText>
      </w:r>
      <w:r w:rsidR="00FE5221" w:rsidRPr="001223F4">
        <w:rPr>
          <w:rFonts w:ascii="Cambria Math" w:hAnsi="Cambria Math" w:cs="Cambria Math"/>
        </w:rPr>
        <w:instrText>‐</w:instrText>
      </w:r>
      <w:r w:rsidR="00FE5221" w:rsidRPr="001223F4">
        <w:instrText xml:space="preserve">aged silvicultural systems: a critical analysis of different methods","volume":"75","author":[{"family":"Hanewinkel","given":"Marc"}],"issued":{"date-parts":[["2002",1,1]]}}}],"schema":"https://github.com/citation-style-language/schema/raw/master/csl-citation.json"} </w:instrText>
      </w:r>
      <w:r w:rsidR="00170D90" w:rsidRPr="001223F4">
        <w:fldChar w:fldCharType="separate"/>
      </w:r>
      <w:r w:rsidR="00170D90" w:rsidRPr="001223F4">
        <w:t>(Hanewinkel, 2002)</w:t>
      </w:r>
      <w:r w:rsidR="00170D90" w:rsidRPr="001223F4">
        <w:fldChar w:fldCharType="end"/>
      </w:r>
      <w:r w:rsidR="00170D90" w:rsidRPr="001223F4">
        <w:t>. Moreover, they are mostly valid when comparing monospecific stands of the same species. Yet, CCF</w:t>
      </w:r>
      <w:r w:rsidR="00180A37" w:rsidRPr="001223F4">
        <w:t xml:space="preserve"> management</w:t>
      </w:r>
      <w:r w:rsidR="00170D90" w:rsidRPr="001223F4">
        <w:t xml:space="preserve"> often </w:t>
      </w:r>
      <w:r w:rsidR="00180A37" w:rsidRPr="001223F4">
        <w:t>aims to promot</w:t>
      </w:r>
      <w:r w:rsidR="00170D90" w:rsidRPr="001223F4">
        <w:t xml:space="preserve">e species diversity and thus progressively </w:t>
      </w:r>
      <w:r w:rsidR="00180A37" w:rsidRPr="001223F4">
        <w:t>to modify</w:t>
      </w:r>
      <w:r w:rsidR="00170D90" w:rsidRPr="001223F4">
        <w:t xml:space="preserve"> stand composition. In addition, the multitude of possible silvicultural pathways in </w:t>
      </w:r>
      <w:r w:rsidR="00B84202" w:rsidRPr="001223F4">
        <w:t xml:space="preserve">both EAM </w:t>
      </w:r>
      <w:r w:rsidR="00170D90" w:rsidRPr="001223F4">
        <w:t>and CCF as well as t</w:t>
      </w:r>
      <w:r w:rsidR="000D2E3A" w:rsidRPr="001223F4">
        <w:t xml:space="preserve">he stark contrasts between </w:t>
      </w:r>
      <w:r w:rsidR="00170D90" w:rsidRPr="001223F4">
        <w:t>E</w:t>
      </w:r>
      <w:r w:rsidR="00B84202" w:rsidRPr="001223F4">
        <w:t>A</w:t>
      </w:r>
      <w:r w:rsidR="00170D90" w:rsidRPr="001223F4">
        <w:t>M</w:t>
      </w:r>
      <w:r w:rsidR="000D2E3A" w:rsidRPr="001223F4">
        <w:t xml:space="preserve"> and </w:t>
      </w:r>
      <w:r w:rsidR="00170D90" w:rsidRPr="001223F4">
        <w:t>CCF</w:t>
      </w:r>
      <w:r w:rsidR="00D53827" w:rsidRPr="001223F4">
        <w:t xml:space="preserve">, </w:t>
      </w:r>
      <w:r w:rsidR="000D2E3A" w:rsidRPr="001223F4">
        <w:t xml:space="preserve">particularly in terms </w:t>
      </w:r>
      <w:ins w:id="0" w:author="Guillaume" w:date="2025-03-04T11:35:00Z">
        <w:r w:rsidR="0072798E">
          <w:t xml:space="preserve">of </w:t>
        </w:r>
      </w:ins>
      <w:r w:rsidR="000D2E3A" w:rsidRPr="001223F4">
        <w:t>capital</w:t>
      </w:r>
      <w:r w:rsidR="00170D90" w:rsidRPr="001223F4">
        <w:t xml:space="preserve"> opportunity</w:t>
      </w:r>
      <w:r w:rsidR="000D2E3A" w:rsidRPr="001223F4">
        <w:t xml:space="preserve"> </w:t>
      </w:r>
      <w:r w:rsidR="00D53827" w:rsidRPr="001223F4">
        <w:t>cost</w:t>
      </w:r>
      <w:r w:rsidR="000D2E3A" w:rsidRPr="001223F4">
        <w:t>, cash flow, risk, timber products, and associated ecosystem services</w:t>
      </w:r>
      <w:r w:rsidR="00D53827" w:rsidRPr="001223F4">
        <w:t xml:space="preserve">, </w:t>
      </w:r>
      <w:r w:rsidR="000D2E3A" w:rsidRPr="001223F4">
        <w:t xml:space="preserve">complicate </w:t>
      </w:r>
      <w:r w:rsidR="00170D90" w:rsidRPr="001223F4">
        <w:t xml:space="preserve">further </w:t>
      </w:r>
      <w:r w:rsidR="000D2E3A" w:rsidRPr="001223F4">
        <w:t xml:space="preserve">direct comparisons. </w:t>
      </w:r>
    </w:p>
    <w:p w14:paraId="1052A5CD" w14:textId="6366F289" w:rsidR="000D2E3A" w:rsidRPr="001223F4" w:rsidRDefault="006D5240" w:rsidP="001223F4">
      <w:r w:rsidRPr="001223F4">
        <w:t>However, empirical assessments of CCF have rarely been reported, especially in academic literature. Nevertheless, reporting empirical financial assessments for different study cases can certainly complement theoretical approaches, given the difficulties faced by the latter. Given the number of assumptions required in theoretical work, a benchmarking approach could bring insightful guidance. S</w:t>
      </w:r>
      <w:r w:rsidR="00E11A13" w:rsidRPr="001223F4">
        <w:t>uch</w:t>
      </w:r>
      <w:r w:rsidR="000D2E3A" w:rsidRPr="001223F4">
        <w:t xml:space="preserve"> approach has been applied </w:t>
      </w:r>
      <w:r w:rsidR="00E11A13" w:rsidRPr="001223F4">
        <w:t xml:space="preserve">by the AFI network (“Association de la </w:t>
      </w:r>
      <w:proofErr w:type="spellStart"/>
      <w:r w:rsidR="00E11A13" w:rsidRPr="001223F4">
        <w:t>Futaie</w:t>
      </w:r>
      <w:proofErr w:type="spellEnd"/>
      <w:r w:rsidR="00E11A13" w:rsidRPr="001223F4">
        <w:t xml:space="preserve"> </w:t>
      </w:r>
      <w:proofErr w:type="spellStart"/>
      <w:r w:rsidR="00E11A13" w:rsidRPr="001223F4">
        <w:t>irrégulière</w:t>
      </w:r>
      <w:proofErr w:type="spellEnd"/>
      <w:r w:rsidR="00E11A13" w:rsidRPr="001223F4">
        <w:t>” in French)</w:t>
      </w:r>
      <w:r w:rsidR="000D2E3A" w:rsidRPr="001223F4">
        <w:t xml:space="preserve"> </w:t>
      </w:r>
      <w:r w:rsidRPr="001223F4">
        <w:t xml:space="preserve">though it </w:t>
      </w:r>
      <w:r w:rsidR="000D2E3A" w:rsidRPr="001223F4">
        <w:t>remain</w:t>
      </w:r>
      <w:r w:rsidRPr="001223F4">
        <w:t>s</w:t>
      </w:r>
      <w:r w:rsidR="000D2E3A" w:rsidRPr="001223F4">
        <w:t xml:space="preserve"> limited in scale</w:t>
      </w:r>
      <w:r w:rsidRPr="001223F4">
        <w:t xml:space="preserve"> </w:t>
      </w:r>
      <w:r w:rsidRPr="001223F4">
        <w:fldChar w:fldCharType="begin"/>
      </w:r>
      <w:r w:rsidR="00FE5221" w:rsidRPr="001223F4">
        <w:instrText xml:space="preserve"> ADDIN ZOTERO_ITEM CSL_CITATION {"citationID":"zeO8pqLh","properties":{"formattedCitation":"(Bruciamacchie and Tomasini, 2006; Susse et al., 2018)","plainCitation":"(Bruciamacchie and Tomasini, 2006; Susse et al., 2018)","noteIndex":0},"citationItems":[{"id":4374,"uris":["http://zotero.org/users/1509360/items/KHP7WWMV"],"itemData":{"id":4374,"type":"article-journal","container-title":"Forêt Wallonne","page":"49-55","title":"le réseau AFI, un observatoire permanent de la futaie irrégulière","volume":"82","author":[{"family":"Bruciamacchie","given":"Max"},{"family":"Tomasini","given":"Julien"}],"issued":{"date-parts":[["2006"]]}}},{"id":9277,"uris":["http://zotero.org/users/1509360/items/W5T76MGA"],"itemData":{"id":9277,"type":"book","edition":"Association Futaie Irrégulière","number-of-pages":"144","publisher":"Azur Multimedia","title":"Le traitement des futaies irrgulière : valoriser les fonctions multiples de la forêt.","author":[{"family":"Susse","given":"Roland"},{"family":"Allegrini","given":"Charles"},{"family":"Bruciamacchie","given":"Max"},{"family":"Burrus","given":"Roland"}],"issued":{"date-parts":[["2018"]]}}}],"schema":"https://github.com/citation-style-language/schema/raw/master/csl-citation.json"} </w:instrText>
      </w:r>
      <w:r w:rsidRPr="001223F4">
        <w:fldChar w:fldCharType="separate"/>
      </w:r>
      <w:r w:rsidRPr="001223F4">
        <w:t>(Bruciamacchie and Tomasini, 2006; Susse et al., 2018)</w:t>
      </w:r>
      <w:r w:rsidRPr="001223F4">
        <w:fldChar w:fldCharType="end"/>
      </w:r>
      <w:r w:rsidR="000D2E3A" w:rsidRPr="001223F4">
        <w:t>. Ideally, larger-scale datasets are needed to account for stand-</w:t>
      </w:r>
      <w:r w:rsidR="000D2E3A" w:rsidRPr="001223F4">
        <w:lastRenderedPageBreak/>
        <w:t>specific variability and to integrate broader financial data, such as management fees, timber sales, and other ecosystem service revenues.</w:t>
      </w:r>
    </w:p>
    <w:p w14:paraId="0DE39C43" w14:textId="3EFA4397" w:rsidR="006D5240" w:rsidRDefault="000D2E3A" w:rsidP="001223F4">
      <w:r w:rsidRPr="001223F4">
        <w:t>To address this gap, we conducted a</w:t>
      </w:r>
      <w:r w:rsidR="006D5240" w:rsidRPr="001223F4">
        <w:t xml:space="preserve"> financial </w:t>
      </w:r>
      <w:r w:rsidRPr="001223F4">
        <w:t xml:space="preserve">assessment of nearly 30 years of </w:t>
      </w:r>
      <w:r w:rsidR="006D5240" w:rsidRPr="001223F4">
        <w:t>CCF in</w:t>
      </w:r>
      <w:r w:rsidRPr="001223F4">
        <w:t xml:space="preserve"> a 300-hectare forest estate owned by the University of Namur in Belgium. By compiling forest inventory and financial data, we quantified timber production and </w:t>
      </w:r>
      <w:r w:rsidR="006D5240" w:rsidRPr="001223F4">
        <w:t>financial outcomes</w:t>
      </w:r>
      <w:r w:rsidRPr="001223F4">
        <w:t xml:space="preserve">. </w:t>
      </w:r>
      <w:r w:rsidR="006D5240" w:rsidRPr="001223F4">
        <w:t>In addition</w:t>
      </w:r>
      <w:r w:rsidRPr="001223F4">
        <w:t>, we also compared our findings with hypothetical outcomes under a</w:t>
      </w:r>
      <w:r w:rsidR="006D5240" w:rsidRPr="001223F4">
        <w:t>n</w:t>
      </w:r>
      <w:r w:rsidRPr="001223F4">
        <w:t xml:space="preserve"> </w:t>
      </w:r>
      <w:r w:rsidR="006D5240" w:rsidRPr="001223F4">
        <w:t>EAM</w:t>
      </w:r>
      <w:r w:rsidRPr="001223F4">
        <w:t>.</w:t>
      </w:r>
    </w:p>
    <w:p w14:paraId="26981D08" w14:textId="05B18CAF" w:rsidR="006D5240" w:rsidRDefault="006D5240" w:rsidP="0080451A">
      <w:pPr>
        <w:pStyle w:val="Titre1"/>
      </w:pPr>
      <w:r w:rsidRPr="006D5240">
        <w:t>Material and method</w:t>
      </w:r>
    </w:p>
    <w:p w14:paraId="216EC580" w14:textId="531BCBF3" w:rsidR="006D5240" w:rsidRDefault="006D5240" w:rsidP="0080451A">
      <w:pPr>
        <w:pStyle w:val="Titre2"/>
      </w:pPr>
      <w:r>
        <w:t>Study area</w:t>
      </w:r>
    </w:p>
    <w:p w14:paraId="6425989E" w14:textId="39C63B61" w:rsidR="006D5240" w:rsidRDefault="006D5240" w:rsidP="000E5183">
      <w:r>
        <w:t>The study was conducted in the forest estate of the University of Namur (</w:t>
      </w:r>
      <w:proofErr w:type="spellStart"/>
      <w:r>
        <w:t>UNamur</w:t>
      </w:r>
      <w:proofErr w:type="spellEnd"/>
      <w:r>
        <w:t xml:space="preserve">), located in </w:t>
      </w:r>
      <w:r w:rsidR="00986FC4">
        <w:t>southern</w:t>
      </w:r>
      <w:r>
        <w:t xml:space="preserve"> Belgium. The estate encompasse</w:t>
      </w:r>
      <w:r w:rsidR="00180A37">
        <w:t>d</w:t>
      </w:r>
      <w:r>
        <w:t xml:space="preserve"> five</w:t>
      </w:r>
      <w:r w:rsidR="00986FC4">
        <w:t xml:space="preserve"> forest blocks </w:t>
      </w:r>
      <w:r>
        <w:t>(</w:t>
      </w:r>
      <w:r w:rsidR="008F7A56">
        <w:rPr>
          <w:highlight w:val="yellow"/>
        </w:rPr>
        <w:fldChar w:fldCharType="begin"/>
      </w:r>
      <w:r w:rsidR="008F7A56">
        <w:instrText xml:space="preserve"> REF _Ref191556703 \h </w:instrText>
      </w:r>
      <w:r w:rsidR="008F7A56">
        <w:rPr>
          <w:highlight w:val="yellow"/>
        </w:rPr>
      </w:r>
      <w:r w:rsidR="008F7A56">
        <w:rPr>
          <w:highlight w:val="yellow"/>
        </w:rPr>
        <w:fldChar w:fldCharType="separate"/>
      </w:r>
      <w:r w:rsidR="008F7A56">
        <w:t xml:space="preserve">Figure </w:t>
      </w:r>
      <w:r w:rsidR="008F7A56">
        <w:rPr>
          <w:noProof/>
        </w:rPr>
        <w:t>1</w:t>
      </w:r>
      <w:r w:rsidR="008F7A56">
        <w:rPr>
          <w:highlight w:val="yellow"/>
        </w:rPr>
        <w:fldChar w:fldCharType="end"/>
      </w:r>
      <w:r>
        <w:t xml:space="preserve">), covering a total area of 297 hectares. </w:t>
      </w:r>
      <w:r w:rsidR="00986FC4">
        <w:t>The</w:t>
      </w:r>
      <w:r>
        <w:t xml:space="preserve"> </w:t>
      </w:r>
      <w:r w:rsidR="00986FC4">
        <w:t>elevation</w:t>
      </w:r>
      <w:r>
        <w:t xml:space="preserve"> </w:t>
      </w:r>
      <w:r w:rsidR="00986FC4">
        <w:t>range</w:t>
      </w:r>
      <w:r w:rsidR="00180A37">
        <w:t>d</w:t>
      </w:r>
      <w:r>
        <w:t xml:space="preserve"> from 130 to 277</w:t>
      </w:r>
      <w:r w:rsidR="00986FC4">
        <w:t xml:space="preserve"> m. </w:t>
      </w:r>
      <w:r>
        <w:t xml:space="preserve"> </w:t>
      </w:r>
      <w:r w:rsidR="00986FC4">
        <w:t xml:space="preserve">With a </w:t>
      </w:r>
      <w:r>
        <w:t>sub-oceanic climate</w:t>
      </w:r>
      <w:r w:rsidR="00986FC4">
        <w:t xml:space="preserve">, the </w:t>
      </w:r>
      <w:r>
        <w:t xml:space="preserve">average annual temperature </w:t>
      </w:r>
      <w:r w:rsidR="00180A37">
        <w:t>was</w:t>
      </w:r>
      <w:r>
        <w:t xml:space="preserve"> 10.1°C</w:t>
      </w:r>
      <w:r w:rsidR="00986FC4">
        <w:t xml:space="preserve">. The </w:t>
      </w:r>
      <w:r>
        <w:t xml:space="preserve">mean annual precipitation </w:t>
      </w:r>
      <w:r w:rsidR="00180A37">
        <w:t>was</w:t>
      </w:r>
      <w:r w:rsidR="00986FC4">
        <w:t xml:space="preserve"> about</w:t>
      </w:r>
      <w:r>
        <w:t xml:space="preserve"> 883 mm</w:t>
      </w:r>
      <w:r w:rsidR="00986FC4">
        <w:t xml:space="preserve"> and </w:t>
      </w:r>
      <w:r w:rsidR="00180A37">
        <w:t>was</w:t>
      </w:r>
      <w:r w:rsidR="00986FC4">
        <w:t xml:space="preserve"> </w:t>
      </w:r>
      <w:r w:rsidR="008F7A56">
        <w:t xml:space="preserve">generally </w:t>
      </w:r>
      <w:r>
        <w:t xml:space="preserve">distributed </w:t>
      </w:r>
      <w:r w:rsidR="00180A37">
        <w:t xml:space="preserve">evenly </w:t>
      </w:r>
      <w:r>
        <w:t xml:space="preserve">throughout </w:t>
      </w:r>
      <w:r w:rsidR="00986FC4">
        <w:t>most</w:t>
      </w:r>
      <w:r>
        <w:t xml:space="preserve"> year</w:t>
      </w:r>
      <w:r w:rsidR="00986FC4">
        <w:t>s</w:t>
      </w:r>
      <w:r>
        <w:t xml:space="preserve">. The </w:t>
      </w:r>
      <w:r w:rsidR="00986FC4">
        <w:t xml:space="preserve">soil </w:t>
      </w:r>
      <w:r w:rsidR="00180A37">
        <w:t>was</w:t>
      </w:r>
      <w:r>
        <w:t xml:space="preserve"> generally shallow (less than 80 cm deep), loamy, and rocky. </w:t>
      </w:r>
      <w:r w:rsidR="00986FC4">
        <w:t>T</w:t>
      </w:r>
      <w:r>
        <w:t xml:space="preserve">he sites </w:t>
      </w:r>
      <w:r w:rsidR="00180A37">
        <w:t>were</w:t>
      </w:r>
      <w:r>
        <w:t xml:space="preserve"> </w:t>
      </w:r>
      <w:r w:rsidR="00986FC4">
        <w:t xml:space="preserve">considered </w:t>
      </w:r>
      <w:r>
        <w:t xml:space="preserve">relatively fertile, particularly in </w:t>
      </w:r>
      <w:r w:rsidR="00986FC4">
        <w:t>three forest blocks (block</w:t>
      </w:r>
      <w:r w:rsidR="008F7A56">
        <w:t>s</w:t>
      </w:r>
      <w:r w:rsidR="00986FC4">
        <w:t xml:space="preserve"> 1, 2 and 3)</w:t>
      </w:r>
      <w:r>
        <w:t xml:space="preserve">, where </w:t>
      </w:r>
      <w:r w:rsidRPr="00986FC4">
        <w:rPr>
          <w:i/>
          <w:iCs/>
        </w:rPr>
        <w:t>Acer pseudoplatanus</w:t>
      </w:r>
      <w:r>
        <w:t xml:space="preserve"> and </w:t>
      </w:r>
      <w:r w:rsidRPr="00986FC4">
        <w:rPr>
          <w:i/>
          <w:iCs/>
        </w:rPr>
        <w:t>Fraxinus excelsior</w:t>
      </w:r>
      <w:r>
        <w:t xml:space="preserve"> </w:t>
      </w:r>
      <w:r w:rsidR="00180A37">
        <w:t>were</w:t>
      </w:r>
      <w:r>
        <w:t xml:space="preserve"> </w:t>
      </w:r>
      <w:r w:rsidR="00986FC4">
        <w:t>more abundant</w:t>
      </w:r>
      <w:r>
        <w:t xml:space="preserve">.  </w:t>
      </w:r>
    </w:p>
    <w:p w14:paraId="0CA87F0F" w14:textId="77777777" w:rsidR="00E1208B" w:rsidRDefault="006D5240" w:rsidP="000E5183">
      <w:r>
        <w:t xml:space="preserve">For </w:t>
      </w:r>
      <w:r w:rsidR="00986FC4">
        <w:t>the owner</w:t>
      </w:r>
      <w:r>
        <w:t>, the estate serve</w:t>
      </w:r>
      <w:r w:rsidR="00180A37">
        <w:t>d</w:t>
      </w:r>
      <w:r>
        <w:t xml:space="preserve"> </w:t>
      </w:r>
      <w:r w:rsidR="000E5183">
        <w:t xml:space="preserve">primarily </w:t>
      </w:r>
      <w:r>
        <w:t xml:space="preserve">as a source of income, reflecting the initial objective of diversifying the university's estate assets. Additionally, the </w:t>
      </w:r>
      <w:r w:rsidR="00986FC4">
        <w:t>property</w:t>
      </w:r>
      <w:r>
        <w:t xml:space="preserve"> </w:t>
      </w:r>
      <w:r w:rsidR="00180A37">
        <w:t>was</w:t>
      </w:r>
      <w:r>
        <w:t xml:space="preserve"> </w:t>
      </w:r>
      <w:r w:rsidR="00986FC4">
        <w:t>used</w:t>
      </w:r>
      <w:r>
        <w:t xml:space="preserve"> for educational and research activities. </w:t>
      </w:r>
    </w:p>
    <w:p w14:paraId="2ECD749D" w14:textId="6AF3325B" w:rsidR="006D5240" w:rsidRDefault="006D5240" w:rsidP="000E5183">
      <w:r>
        <w:t xml:space="preserve">The forest </w:t>
      </w:r>
      <w:r w:rsidR="00986FC4">
        <w:t>blocks</w:t>
      </w:r>
      <w:r>
        <w:t xml:space="preserve"> were acquired progressively, starting in the late 1970s, with the most recent acquisition completed in 2006 </w:t>
      </w:r>
      <w:r w:rsidRPr="002801F1">
        <w:t>(</w:t>
      </w:r>
      <w:r w:rsidR="0046649B" w:rsidRPr="002801F1">
        <w:t>Supplementary table</w:t>
      </w:r>
      <w:r w:rsidR="00957C4A" w:rsidRPr="002801F1">
        <w:t xml:space="preserve"> 1</w:t>
      </w:r>
      <w:r w:rsidRPr="002801F1">
        <w:t>). Between</w:t>
      </w:r>
      <w:r>
        <w:t xml:space="preserve"> 1978 and 2019, the estate was managed by a single forest manager.  </w:t>
      </w:r>
    </w:p>
    <w:p w14:paraId="1AFF8780" w14:textId="3F57D814" w:rsidR="006D5240" w:rsidRDefault="006D5240" w:rsidP="000E5183">
      <w:r>
        <w:t xml:space="preserve">Initially, </w:t>
      </w:r>
      <w:r w:rsidR="009253AB">
        <w:t>EAM was</w:t>
      </w:r>
      <w:r>
        <w:t xml:space="preserve"> implemented. Clear-cutting and plantations were carried out </w:t>
      </w:r>
      <w:r w:rsidR="009253AB">
        <w:t xml:space="preserve">(especially in blocks 1, 2 and 5). Over a total area of 30 ha, they established plantations of </w:t>
      </w:r>
      <w:proofErr w:type="spellStart"/>
      <w:r w:rsidRPr="009253AB">
        <w:rPr>
          <w:i/>
          <w:iCs/>
        </w:rPr>
        <w:t>Quercus</w:t>
      </w:r>
      <w:proofErr w:type="spellEnd"/>
      <w:r w:rsidRPr="009253AB">
        <w:rPr>
          <w:i/>
          <w:iCs/>
        </w:rPr>
        <w:t xml:space="preserve"> </w:t>
      </w:r>
      <w:proofErr w:type="spellStart"/>
      <w:r w:rsidRPr="009253AB">
        <w:rPr>
          <w:i/>
          <w:iCs/>
        </w:rPr>
        <w:t>rubra</w:t>
      </w:r>
      <w:proofErr w:type="spellEnd"/>
      <w:r>
        <w:t xml:space="preserve">, </w:t>
      </w:r>
      <w:proofErr w:type="spellStart"/>
      <w:r w:rsidRPr="009253AB">
        <w:rPr>
          <w:i/>
          <w:iCs/>
        </w:rPr>
        <w:t>Quercus</w:t>
      </w:r>
      <w:proofErr w:type="spellEnd"/>
      <w:r w:rsidRPr="009253AB">
        <w:rPr>
          <w:i/>
          <w:iCs/>
        </w:rPr>
        <w:t xml:space="preserve"> </w:t>
      </w:r>
      <w:proofErr w:type="spellStart"/>
      <w:r w:rsidRPr="009253AB">
        <w:rPr>
          <w:i/>
          <w:iCs/>
        </w:rPr>
        <w:t>robur</w:t>
      </w:r>
      <w:proofErr w:type="spellEnd"/>
      <w:r w:rsidR="009253AB">
        <w:rPr>
          <w:i/>
          <w:iCs/>
        </w:rPr>
        <w:t xml:space="preserve">, </w:t>
      </w:r>
      <w:r w:rsidRPr="009253AB">
        <w:rPr>
          <w:i/>
          <w:iCs/>
        </w:rPr>
        <w:t xml:space="preserve">Fagus </w:t>
      </w:r>
      <w:proofErr w:type="spellStart"/>
      <w:r w:rsidRPr="009253AB">
        <w:rPr>
          <w:i/>
          <w:iCs/>
        </w:rPr>
        <w:t>sylvatica</w:t>
      </w:r>
      <w:proofErr w:type="spellEnd"/>
      <w:r w:rsidR="009253AB">
        <w:t xml:space="preserve">, </w:t>
      </w:r>
      <w:r w:rsidRPr="000E5183">
        <w:rPr>
          <w:i/>
          <w:iCs/>
        </w:rPr>
        <w:t xml:space="preserve">Acer </w:t>
      </w:r>
      <w:proofErr w:type="spellStart"/>
      <w:r w:rsidRPr="000E5183">
        <w:rPr>
          <w:i/>
          <w:iCs/>
        </w:rPr>
        <w:t>pseudoplatanus</w:t>
      </w:r>
      <w:proofErr w:type="spellEnd"/>
      <w:r w:rsidR="009253AB">
        <w:t xml:space="preserve">, </w:t>
      </w:r>
      <w:proofErr w:type="spellStart"/>
      <w:r w:rsidRPr="009253AB">
        <w:rPr>
          <w:i/>
          <w:iCs/>
        </w:rPr>
        <w:t>Prunus</w:t>
      </w:r>
      <w:proofErr w:type="spellEnd"/>
      <w:r w:rsidRPr="009253AB">
        <w:rPr>
          <w:i/>
          <w:iCs/>
        </w:rPr>
        <w:t xml:space="preserve"> </w:t>
      </w:r>
      <w:proofErr w:type="spellStart"/>
      <w:r w:rsidRPr="009253AB">
        <w:rPr>
          <w:i/>
          <w:iCs/>
        </w:rPr>
        <w:t>avium</w:t>
      </w:r>
      <w:proofErr w:type="spellEnd"/>
      <w:r w:rsidR="009253AB">
        <w:t xml:space="preserve">, </w:t>
      </w:r>
      <w:proofErr w:type="spellStart"/>
      <w:r w:rsidRPr="009253AB">
        <w:rPr>
          <w:i/>
          <w:iCs/>
        </w:rPr>
        <w:t>Pseudotsuga</w:t>
      </w:r>
      <w:proofErr w:type="spellEnd"/>
      <w:r w:rsidRPr="009253AB">
        <w:rPr>
          <w:i/>
          <w:iCs/>
        </w:rPr>
        <w:t xml:space="preserve"> </w:t>
      </w:r>
      <w:proofErr w:type="spellStart"/>
      <w:r w:rsidRPr="009253AB">
        <w:rPr>
          <w:i/>
          <w:iCs/>
        </w:rPr>
        <w:t>menziesii</w:t>
      </w:r>
      <w:proofErr w:type="spellEnd"/>
      <w:r w:rsidR="009253AB">
        <w:t xml:space="preserve">, </w:t>
      </w:r>
      <w:proofErr w:type="spellStart"/>
      <w:r w:rsidRPr="009253AB">
        <w:rPr>
          <w:i/>
          <w:iCs/>
        </w:rPr>
        <w:t>Larix</w:t>
      </w:r>
      <w:proofErr w:type="spellEnd"/>
      <w:r w:rsidRPr="009253AB">
        <w:rPr>
          <w:i/>
          <w:iCs/>
        </w:rPr>
        <w:t xml:space="preserve"> × </w:t>
      </w:r>
      <w:proofErr w:type="spellStart"/>
      <w:r w:rsidRPr="009253AB">
        <w:rPr>
          <w:i/>
          <w:iCs/>
        </w:rPr>
        <w:t>eurolepis</w:t>
      </w:r>
      <w:proofErr w:type="spellEnd"/>
      <w:r w:rsidR="009253AB">
        <w:t xml:space="preserve">, </w:t>
      </w:r>
      <w:proofErr w:type="spellStart"/>
      <w:r w:rsidRPr="009253AB">
        <w:rPr>
          <w:i/>
          <w:iCs/>
        </w:rPr>
        <w:t>Juglans</w:t>
      </w:r>
      <w:proofErr w:type="spellEnd"/>
      <w:r>
        <w:t xml:space="preserve"> </w:t>
      </w:r>
      <w:r w:rsidR="009253AB">
        <w:t xml:space="preserve">spp., </w:t>
      </w:r>
      <w:r w:rsidRPr="009253AB">
        <w:rPr>
          <w:i/>
          <w:iCs/>
        </w:rPr>
        <w:t xml:space="preserve">Populus </w:t>
      </w:r>
      <w:r>
        <w:t xml:space="preserve">spp. </w:t>
      </w:r>
    </w:p>
    <w:p w14:paraId="366970BA" w14:textId="3227FD2F" w:rsidR="00913986" w:rsidRDefault="006D5240" w:rsidP="000E5183">
      <w:r>
        <w:t xml:space="preserve">In 1992, three years after the establishment of the Pro Silva </w:t>
      </w:r>
      <w:r w:rsidR="009253AB">
        <w:t>Europe which promote CCF principl</w:t>
      </w:r>
      <w:r w:rsidR="00913986">
        <w:rPr>
          <w:rFonts w:ascii="Aptos" w:hAnsi="Aptos" w:cs="Times New Roman"/>
        </w:rPr>
        <w:t xml:space="preserve">es </w:t>
      </w:r>
      <w:r w:rsidR="00913986">
        <w:rPr>
          <w:rFonts w:ascii="Aptos" w:hAnsi="Aptos" w:cs="Times New Roman"/>
        </w:rPr>
        <w:fldChar w:fldCharType="begin"/>
      </w:r>
      <w:r w:rsidR="00FE5221">
        <w:rPr>
          <w:rFonts w:ascii="Aptos" w:hAnsi="Aptos" w:cs="Times New Roman"/>
        </w:rPr>
        <w:instrText xml:space="preserve"> ADDIN ZOTERO_ITEM CSL_CITATION {"citationID":"dybPPoLX","properties":{"formattedCitation":"(Sch\\uc0\\u252{}tz, 2011)","plainCitation":"(Schütz, 2011)","noteIndex":0},"citationItems":[{"id":9250,"uris":["http://zotero.org/users/1509360/items/PDXCLVFM"],"itemData":{"id":9250,"type":"article-journal","container-title":"Zbornik gozdarstva in lesarstva","page":"39-42","title":"Development of close to nature forestry and the role of ProSilva Europe","volume":"94","author":[{"family":"Schütz","given":"Jean-Philippe"}],"issued":{"date-parts":[["2011"]]}}}],"schema":"https://github.com/citation-style-language/schema/raw/master/csl-citation.json"} </w:instrText>
      </w:r>
      <w:r w:rsidR="00913986">
        <w:rPr>
          <w:rFonts w:ascii="Aptos" w:hAnsi="Aptos" w:cs="Times New Roman"/>
        </w:rPr>
        <w:fldChar w:fldCharType="separate"/>
      </w:r>
      <w:r w:rsidR="00913986" w:rsidRPr="00913986">
        <w:rPr>
          <w:rFonts w:ascii="Aptos" w:hAnsi="Aptos" w:cs="Times New Roman"/>
        </w:rPr>
        <w:t>(Schütz, 2011)</w:t>
      </w:r>
      <w:r w:rsidR="00913986">
        <w:rPr>
          <w:rFonts w:ascii="Aptos" w:hAnsi="Aptos" w:cs="Times New Roman"/>
        </w:rPr>
        <w:fldChar w:fldCharType="end"/>
      </w:r>
      <w:r>
        <w:t xml:space="preserve">, the forest manager noted that planting costs were excessively high and often unnecessary due to the abundance and diversity of </w:t>
      </w:r>
      <w:r w:rsidR="000E5183">
        <w:t xml:space="preserve">the </w:t>
      </w:r>
      <w:r>
        <w:t xml:space="preserve">natural regeneration. Consequently, </w:t>
      </w:r>
      <w:r w:rsidR="000E5183">
        <w:t>he decided</w:t>
      </w:r>
      <w:r>
        <w:t xml:space="preserve"> to adopt </w:t>
      </w:r>
      <w:r w:rsidR="00913986">
        <w:t>CCF</w:t>
      </w:r>
      <w:r>
        <w:t xml:space="preserve"> principles across all </w:t>
      </w:r>
      <w:r w:rsidR="00913986">
        <w:t>forest blocks</w:t>
      </w:r>
      <w:r>
        <w:t xml:space="preserve"> and rely solely on natural regeneration </w:t>
      </w:r>
      <w:r w:rsidR="00913986">
        <w:fldChar w:fldCharType="begin"/>
      </w:r>
      <w:r w:rsidR="00FE5221">
        <w:instrText xml:space="preserve"> ADDIN ZOTERO_ITEM CSL_CITATION {"citationID":"ifN3vTlK","properties":{"formattedCitation":"(Bille et al., 2013)","plainCitation":"(Bille et al., 2013)","noteIndex":0},"citationItems":[{"id":9280,"uris":["http://zotero.org/users/1509360/items/9PDEBZY8"],"itemData":{"id":9280,"type":"article-journal","container-title":"Forêt Wallonne","issue":"novembre/décembre","language":"fr","page":"15-27","source":"Zotero","title":"Deux décénnies de sylviculture Pro Silva au domaine d'Haugimont : bilan sur l'évolution de la forêt","volume":"127","author":[{"family":"Bille","given":"Fanny"},{"family":"Claessens","given":"Hugues"},{"family":"Debois","given":"Charles"}],"issued":{"date-parts":[["2013"]]}}}],"schema":"https://github.com/citation-style-language/schema/raw/master/csl-citation.json"} </w:instrText>
      </w:r>
      <w:r w:rsidR="00913986">
        <w:fldChar w:fldCharType="separate"/>
      </w:r>
      <w:r w:rsidR="00913986" w:rsidRPr="00913986">
        <w:rPr>
          <w:rFonts w:ascii="Aptos" w:hAnsi="Aptos"/>
        </w:rPr>
        <w:t>(Bille et al., 2013)</w:t>
      </w:r>
      <w:r w:rsidR="00913986">
        <w:fldChar w:fldCharType="end"/>
      </w:r>
      <w:r>
        <w:t xml:space="preserve">. From that point onward, no further planting was conducted. However, a </w:t>
      </w:r>
      <w:r w:rsidR="00913986">
        <w:t xml:space="preserve">single </w:t>
      </w:r>
      <w:r>
        <w:t xml:space="preserve">clear-cutting operation </w:t>
      </w:r>
      <w:r w:rsidR="000E5183">
        <w:t>had to be</w:t>
      </w:r>
      <w:r>
        <w:t xml:space="preserve"> carried out in February 2019 </w:t>
      </w:r>
      <w:r w:rsidR="00913986">
        <w:t>in</w:t>
      </w:r>
      <w:r>
        <w:t xml:space="preserve"> six </w:t>
      </w:r>
      <w:r w:rsidRPr="00913986">
        <w:rPr>
          <w:i/>
          <w:iCs/>
        </w:rPr>
        <w:t>Picea abies</w:t>
      </w:r>
      <w:r w:rsidR="00913986">
        <w:t xml:space="preserve"> stands (in forest block 5)</w:t>
      </w:r>
      <w:r>
        <w:t xml:space="preserve"> totaling 18 </w:t>
      </w:r>
      <w:r w:rsidR="00913986">
        <w:t>ha</w:t>
      </w:r>
      <w:r>
        <w:t xml:space="preserve"> </w:t>
      </w:r>
      <w:r w:rsidR="00913986">
        <w:t>following a</w:t>
      </w:r>
      <w:r>
        <w:t xml:space="preserve"> severe bark beetle (</w:t>
      </w:r>
      <w:proofErr w:type="spellStart"/>
      <w:r w:rsidRPr="00913986">
        <w:rPr>
          <w:i/>
          <w:iCs/>
        </w:rPr>
        <w:t>Ips</w:t>
      </w:r>
      <w:proofErr w:type="spellEnd"/>
      <w:r w:rsidRPr="00913986">
        <w:rPr>
          <w:i/>
          <w:iCs/>
        </w:rPr>
        <w:t xml:space="preserve"> </w:t>
      </w:r>
      <w:proofErr w:type="spellStart"/>
      <w:r w:rsidRPr="00913986">
        <w:rPr>
          <w:i/>
          <w:iCs/>
        </w:rPr>
        <w:t>typographus</w:t>
      </w:r>
      <w:proofErr w:type="spellEnd"/>
      <w:r>
        <w:t xml:space="preserve">) </w:t>
      </w:r>
      <w:r w:rsidR="00913986">
        <w:t>attack</w:t>
      </w:r>
      <w:r>
        <w:t xml:space="preserve">.  </w:t>
      </w:r>
    </w:p>
    <w:p w14:paraId="079DF996" w14:textId="77777777" w:rsidR="005E455A" w:rsidRDefault="005E455A" w:rsidP="000E5183"/>
    <w:p w14:paraId="45CF630B" w14:textId="77777777" w:rsidR="005E455A" w:rsidRDefault="005E455A" w:rsidP="005E455A">
      <w:pPr>
        <w:keepNext/>
        <w:jc w:val="center"/>
      </w:pPr>
      <w:r>
        <w:rPr>
          <w:noProof/>
          <w:lang w:val="fr-BE" w:eastAsia="fr-BE"/>
          <w14:ligatures w14:val="standardContextual"/>
        </w:rPr>
        <w:lastRenderedPageBreak/>
        <w:drawing>
          <wp:inline distT="0" distB="0" distL="0" distR="0" wp14:anchorId="17DCDD96" wp14:editId="135B5E5F">
            <wp:extent cx="4191609" cy="3129280"/>
            <wp:effectExtent l="0" t="0" r="0" b="0"/>
            <wp:docPr id="1333809191" name="Image 2" descr="Une image contenant texte, carte, capture d’écran, diagram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809191" name="Image 2" descr="Une image contenant texte, carte, capture d’écran, diagramme&#10;&#10;Description générée automatiquement"/>
                    <pic:cNvPicPr/>
                  </pic:nvPicPr>
                  <pic:blipFill rotWithShape="1">
                    <a:blip r:embed="rId11" cstate="print">
                      <a:extLst>
                        <a:ext uri="{28A0092B-C50C-407E-A947-70E740481C1C}">
                          <a14:useLocalDpi xmlns:a14="http://schemas.microsoft.com/office/drawing/2010/main" val="0"/>
                        </a:ext>
                      </a:extLst>
                    </a:blip>
                    <a:srcRect t="7561" r="27226"/>
                    <a:stretch/>
                  </pic:blipFill>
                  <pic:spPr bwMode="auto">
                    <a:xfrm>
                      <a:off x="0" y="0"/>
                      <a:ext cx="4192289" cy="3129788"/>
                    </a:xfrm>
                    <a:prstGeom prst="rect">
                      <a:avLst/>
                    </a:prstGeom>
                    <a:ln>
                      <a:noFill/>
                    </a:ln>
                    <a:extLst>
                      <a:ext uri="{53640926-AAD7-44D8-BBD7-CCE9431645EC}">
                        <a14:shadowObscured xmlns:a14="http://schemas.microsoft.com/office/drawing/2010/main"/>
                      </a:ext>
                    </a:extLst>
                  </pic:spPr>
                </pic:pic>
              </a:graphicData>
            </a:graphic>
          </wp:inline>
        </w:drawing>
      </w:r>
    </w:p>
    <w:p w14:paraId="113A44A4" w14:textId="3C0E7146" w:rsidR="005E455A" w:rsidRDefault="005E455A" w:rsidP="005E455A">
      <w:pPr>
        <w:pStyle w:val="Lgende"/>
      </w:pPr>
      <w:bookmarkStart w:id="1" w:name="_Ref191556703"/>
      <w:r>
        <w:t xml:space="preserve">Figure </w:t>
      </w:r>
      <w:fldSimple w:instr=" SEQ Figure \* ARABIC ">
        <w:r w:rsidR="007E2C7F">
          <w:rPr>
            <w:noProof/>
          </w:rPr>
          <w:t>1</w:t>
        </w:r>
      </w:fldSimple>
      <w:bookmarkEnd w:id="1"/>
      <w:r>
        <w:t xml:space="preserve"> : Location of the study area in Western Europe (A) and division of the study forest estate into 5 forest blocks (B).</w:t>
      </w:r>
    </w:p>
    <w:p w14:paraId="21501B6D" w14:textId="74FD16DA" w:rsidR="00913986" w:rsidRPr="00913986" w:rsidRDefault="00913986" w:rsidP="0080451A">
      <w:pPr>
        <w:pStyle w:val="Titre2"/>
      </w:pPr>
      <w:bookmarkStart w:id="2" w:name="_Ref188346476"/>
      <w:r w:rsidRPr="00913986">
        <w:t>Forest inventories</w:t>
      </w:r>
      <w:bookmarkEnd w:id="2"/>
    </w:p>
    <w:p w14:paraId="6CFD7B70" w14:textId="27C7E3FC" w:rsidR="00913986" w:rsidRDefault="00913986" w:rsidP="000E5183">
      <w:r w:rsidRPr="00913986">
        <w:t xml:space="preserve">Periodic inventories were conducted across the forest </w:t>
      </w:r>
      <w:r>
        <w:t>blocks</w:t>
      </w:r>
      <w:r w:rsidRPr="00913986">
        <w:t xml:space="preserve"> to monitor stand characteristics and timber resources. </w:t>
      </w:r>
      <w:r>
        <w:t>E</w:t>
      </w:r>
      <w:r w:rsidRPr="00913986">
        <w:t xml:space="preserve">ach </w:t>
      </w:r>
      <w:r>
        <w:t xml:space="preserve">block was divided </w:t>
      </w:r>
      <w:r w:rsidR="00A03DD5">
        <w:t>into</w:t>
      </w:r>
      <w:r>
        <w:t xml:space="preserve"> smaller areas in which every</w:t>
      </w:r>
      <w:r w:rsidRPr="00913986">
        <w:t xml:space="preserve"> </w:t>
      </w:r>
      <w:r w:rsidR="002D40C0">
        <w:t xml:space="preserve">single </w:t>
      </w:r>
      <w:r w:rsidR="00A03DD5" w:rsidRPr="00913986">
        <w:t>tree</w:t>
      </w:r>
      <w:r w:rsidRPr="00913986">
        <w:t xml:space="preserve"> with a </w:t>
      </w:r>
      <w:r w:rsidR="000E5183">
        <w:t>diameter</w:t>
      </w:r>
      <w:r w:rsidRPr="00913986">
        <w:t xml:space="preserve"> greater than </w:t>
      </w:r>
      <w:r w:rsidR="000E5183">
        <w:t>9.5</w:t>
      </w:r>
      <w:r w:rsidRPr="00913986">
        <w:t xml:space="preserve"> cm</w:t>
      </w:r>
      <w:r w:rsidR="000E5183">
        <w:t xml:space="preserve"> (girth of 30 cm)</w:t>
      </w:r>
      <w:r>
        <w:t xml:space="preserve"> was tallied</w:t>
      </w:r>
      <w:r w:rsidR="00A03DD5">
        <w:t xml:space="preserve"> by </w:t>
      </w:r>
      <w:r w:rsidRPr="00913986">
        <w:t xml:space="preserve">species and </w:t>
      </w:r>
      <w:r w:rsidR="00A03DD5">
        <w:t>girth</w:t>
      </w:r>
      <w:r w:rsidRPr="00913986">
        <w:t xml:space="preserve"> class.</w:t>
      </w:r>
      <w:r w:rsidR="00A03DD5">
        <w:t xml:space="preserve"> In 1979, inventories were carried out in blocks 2 and 5. In 1992, inventories were carried out in block 1, 2 and 5 as the other blocks had not yet been purchased. In 1995, only the </w:t>
      </w:r>
      <w:r w:rsidR="000E5183">
        <w:t>last</w:t>
      </w:r>
      <w:r w:rsidR="00A03DD5">
        <w:t xml:space="preserve"> purchased block </w:t>
      </w:r>
      <w:r w:rsidR="003E665A">
        <w:t xml:space="preserve">(block </w:t>
      </w:r>
      <w:r w:rsidR="00A03DD5">
        <w:t>3</w:t>
      </w:r>
      <w:r w:rsidR="003E665A">
        <w:t>)</w:t>
      </w:r>
      <w:r w:rsidR="00A03DD5">
        <w:t xml:space="preserve"> was inventoried. All blocks were then again inventoried in 2009 and in 2019. </w:t>
      </w:r>
      <w:r w:rsidRPr="00913986">
        <w:t>These inventories were always conducted between November and April and, for the purpose of this study, were assumed to have been completed prior to the harvests of the corresponding year.</w:t>
      </w:r>
    </w:p>
    <w:p w14:paraId="5D121129" w14:textId="62289174" w:rsidR="00913986" w:rsidRPr="004775A0" w:rsidRDefault="00913986" w:rsidP="00D861EC">
      <w:r w:rsidRPr="00913986">
        <w:t>From the inventory data, we calculated density, basal area, standing volume, and value</w:t>
      </w:r>
      <w:r w:rsidR="000E5183">
        <w:t xml:space="preserve"> </w:t>
      </w:r>
      <w:r w:rsidRPr="00913986">
        <w:t xml:space="preserve">for each </w:t>
      </w:r>
      <w:r w:rsidR="000E5183">
        <w:t>block</w:t>
      </w:r>
      <w:r w:rsidRPr="00913986">
        <w:t xml:space="preserve"> and year. These parameters were computed for all species combined and </w:t>
      </w:r>
      <w:r w:rsidR="00140751">
        <w:t xml:space="preserve">separately </w:t>
      </w:r>
      <w:r w:rsidRPr="00913986">
        <w:t xml:space="preserve">by species and circumference class. Standing </w:t>
      </w:r>
      <w:r w:rsidR="000E5183">
        <w:t>stem</w:t>
      </w:r>
      <w:r w:rsidRPr="00913986">
        <w:t xml:space="preserve"> volume (</w:t>
      </w:r>
      <m:oMath>
        <m:r>
          <w:rPr>
            <w:rFonts w:ascii="Cambria Math" w:hAnsi="Cambria Math"/>
          </w:rPr>
          <m:t>VSTEM</m:t>
        </m:r>
      </m:oMath>
      <w:r w:rsidRPr="00913986">
        <w:t xml:space="preserve">, volume of the stem up to a </w:t>
      </w:r>
      <w:r w:rsidR="00406421">
        <w:t>10</w:t>
      </w:r>
      <w:r w:rsidRPr="00913986">
        <w:t xml:space="preserve"> cm </w:t>
      </w:r>
      <w:r w:rsidR="00406421">
        <w:t>diameter</w:t>
      </w:r>
      <w:r w:rsidRPr="00913986">
        <w:t xml:space="preserve"> top) and </w:t>
      </w:r>
      <w:r w:rsidR="000E5183">
        <w:t>crown</w:t>
      </w:r>
      <w:r w:rsidRPr="00913986">
        <w:t xml:space="preserve"> volume (</w:t>
      </w:r>
      <m:oMath>
        <m:r>
          <w:rPr>
            <w:rFonts w:ascii="Cambria Math" w:hAnsi="Cambria Math"/>
          </w:rPr>
          <m:t>VCROWN</m:t>
        </m:r>
      </m:oMath>
      <w:r w:rsidR="00406421">
        <w:t>, volume of all branches up to a 10 cm diameter tip</w:t>
      </w:r>
      <w:r w:rsidRPr="00913986">
        <w:t xml:space="preserve">) were estimated using </w:t>
      </w:r>
      <w:r w:rsidR="000E5183">
        <w:t>regional allometric equations</w:t>
      </w:r>
      <w:r w:rsidRPr="00913986">
        <w:t xml:space="preserve"> </w:t>
      </w:r>
      <w:r w:rsidR="000E5183">
        <w:fldChar w:fldCharType="begin"/>
      </w:r>
      <w:r w:rsidR="00FE5221">
        <w:instrText xml:space="preserve"> ADDIN ZOTERO_ITEM CSL_CITATION {"citationID":"OcbBBmsb","properties":{"formattedCitation":"(Dagnelie et al., 2013)","plainCitation":"(Dagnelie et al., 2013)","noteIndex":0},"citationItems":[{"id":4691,"uris":["http://zotero.org/users/1509360/items/S8TTLM8H"],"itemData":{"id":4691,"type":"book","event-place":"Gembloux","number-of-pages":"176","publisher":"Les Presses Agronomiques de Gembloux","publisher-place":"Gembloux","title":"Cubage des arbres et des peuplements forestiers : Tables et équations","author":[{"family":"Dagnelie","given":"Pierre"},{"family":"Palm","given":"Rudy"},{"family":"Rondeux","given":"Jacques"}],"issued":{"date-parts":[["2013"]]}}}],"schema":"https://github.com/citation-style-language/schema/raw/master/csl-citation.json"} </w:instrText>
      </w:r>
      <w:r w:rsidR="000E5183">
        <w:fldChar w:fldCharType="separate"/>
      </w:r>
      <w:r w:rsidR="000E5183" w:rsidRPr="000E5183">
        <w:rPr>
          <w:rFonts w:ascii="Aptos" w:hAnsi="Aptos"/>
        </w:rPr>
        <w:t>(Dagnelie et al., 2013)</w:t>
      </w:r>
      <w:r w:rsidR="000E5183">
        <w:fldChar w:fldCharType="end"/>
      </w:r>
      <w:r w:rsidRPr="00913986">
        <w:t xml:space="preserve">. </w:t>
      </w:r>
      <w:r w:rsidR="000E5183">
        <w:t>Crown</w:t>
      </w:r>
      <w:r w:rsidRPr="00913986">
        <w:t xml:space="preserve"> volume was calculated only for broadleaved trees with a </w:t>
      </w:r>
      <w:r w:rsidR="00406421">
        <w:t>diameter</w:t>
      </w:r>
      <w:r w:rsidRPr="00913986">
        <w:t xml:space="preserve"> greater than </w:t>
      </w:r>
      <w:r w:rsidR="00406421">
        <w:t>22</w:t>
      </w:r>
      <w:r w:rsidRPr="00913986">
        <w:t xml:space="preserve"> cm, as</w:t>
      </w:r>
      <w:r w:rsidR="00406421">
        <w:t xml:space="preserve"> the regional equations were not valid for smaller trees. Crown volume</w:t>
      </w:r>
      <w:r w:rsidRPr="00913986">
        <w:t xml:space="preserve"> was assumed to be negligible for all trees</w:t>
      </w:r>
      <w:r w:rsidR="00406421">
        <w:t xml:space="preserve"> with diameter lower than 22 cm</w:t>
      </w:r>
      <w:r w:rsidRPr="00913986">
        <w:t>.</w:t>
      </w:r>
      <w:r w:rsidR="00406421">
        <w:t xml:space="preserve"> </w:t>
      </w:r>
      <w:r w:rsidRPr="00913986">
        <w:t xml:space="preserve">For broadleaved species, the </w:t>
      </w:r>
      <w:r w:rsidR="00406421">
        <w:t xml:space="preserve">log </w:t>
      </w:r>
      <w:r w:rsidRPr="00913986">
        <w:t>volume</w:t>
      </w:r>
      <w:r w:rsidR="00406421">
        <w:t xml:space="preserve"> (</w:t>
      </w:r>
      <m:oMath>
        <m:r>
          <w:rPr>
            <w:rFonts w:ascii="Cambria Math" w:hAnsi="Cambria Math"/>
          </w:rPr>
          <m:t>VLOG</m:t>
        </m:r>
      </m:oMath>
      <w:r w:rsidR="00406421">
        <w:t xml:space="preserve">, volume of the </w:t>
      </w:r>
      <w:r w:rsidR="00D861EC">
        <w:t xml:space="preserve">lower and </w:t>
      </w:r>
      <w:r w:rsidR="00406421">
        <w:t xml:space="preserve">most valuable part </w:t>
      </w:r>
      <w:r w:rsidRPr="00913986">
        <w:t>of</w:t>
      </w:r>
      <w:r w:rsidR="00D861EC">
        <w:t xml:space="preserve"> the stem) </w:t>
      </w:r>
      <w:r w:rsidRPr="00913986">
        <w:t xml:space="preserve">was approximated using the </w:t>
      </w:r>
      <w:r w:rsidR="00D861EC">
        <w:t xml:space="preserve">allometric equation 1 </w:t>
      </w:r>
      <w:r w:rsidR="00D861EC">
        <w:fldChar w:fldCharType="begin"/>
      </w:r>
      <w:r w:rsidR="00FE5221">
        <w:instrText xml:space="preserve"> ADDIN ZOTERO_ITEM CSL_CITATION {"citationID":"0z6unEyl","properties":{"formattedCitation":"(Longuetaud et al., 2013)","plainCitation":"(Longuetaud et al., 2013)","noteIndex":0},"citationItems":[{"id":9114,"uris":["http://zotero.org/users/1509360/items/DUT2WGRR"],"itemData":{"id":9114,"type":"article-journal","container-title":"Rendez-vous Techniques de l'ONF","issue":"48","title":"Les coefficients d’expansion pour déduire différents volumes de branches à partir de volumes de tige","URL":"https://hal.inrae.fr/hal-02648144","volume":"39-40","author":[{"family":"Longuetaud","given":"Fleur"},{"family":"André","given":"Frédéric"},{"family":"Desplanches","given":"Philippe"},{"family":"Colin","given":"Antoine"},{"family":"Deleuze","given":"Christine"}],"issued":{"date-parts":[["2013"]]}},"label":"page"}],"schema":"https://github.com/citation-style-language/schema/raw/master/csl-citation.json"} </w:instrText>
      </w:r>
      <w:r w:rsidR="00D861EC">
        <w:fldChar w:fldCharType="separate"/>
      </w:r>
      <w:r w:rsidR="00D861EC" w:rsidRPr="00D861EC">
        <w:rPr>
          <w:rFonts w:ascii="Aptos" w:hAnsi="Aptos"/>
        </w:rPr>
        <w:t>(Longuetaud et al., 2013)</w:t>
      </w:r>
      <w:r w:rsidR="00D861EC">
        <w:fldChar w:fldCharType="end"/>
      </w:r>
      <w:r w:rsidR="00D861EC">
        <w:t>.</w:t>
      </w:r>
    </w:p>
    <w:p w14:paraId="2737C4E9" w14:textId="71EE4996" w:rsidR="00AE048F" w:rsidRPr="00AE048F" w:rsidRDefault="007746C4" w:rsidP="006A1BC6">
      <w:pPr>
        <w:pStyle w:val="Lgende"/>
        <w:rPr>
          <w:i w:val="0"/>
          <w:color w:val="auto"/>
        </w:rPr>
      </w:pPr>
      <m:oMathPara>
        <m:oMath>
          <m:eqArr>
            <m:eqArrPr>
              <m:maxDist m:val="1"/>
              <m:ctrlPr>
                <w:rPr>
                  <w:rFonts w:ascii="Cambria Math" w:hAnsi="Cambria Math"/>
                  <w:color w:val="auto"/>
                </w:rPr>
              </m:ctrlPr>
            </m:eqArrPr>
            <m:e>
              <w:bookmarkStart w:id="3" w:name="_Ref188946254"/>
              <m:r>
                <w:rPr>
                  <w:rFonts w:ascii="Cambria Math" w:hAnsi="Cambria Math"/>
                  <w:color w:val="auto"/>
                </w:rPr>
                <m:t>VLOG=</m:t>
              </m:r>
              <m:f>
                <m:fPr>
                  <m:ctrlPr>
                    <w:rPr>
                      <w:rFonts w:ascii="Cambria Math" w:hAnsi="Cambria Math"/>
                      <w:color w:val="auto"/>
                    </w:rPr>
                  </m:ctrlPr>
                </m:fPr>
                <m:num>
                  <m:r>
                    <w:rPr>
                      <w:rFonts w:ascii="Cambria Math" w:hAnsi="Cambria Math"/>
                      <w:color w:val="auto"/>
                    </w:rPr>
                    <m:t>VSTEM+VCROWN</m:t>
                  </m:r>
                </m:num>
                <m:den>
                  <m:r>
                    <w:rPr>
                      <w:rFonts w:ascii="Cambria Math" w:hAnsi="Cambria Math"/>
                      <w:color w:val="auto"/>
                    </w:rPr>
                    <m:t>1.4</m:t>
                  </m:r>
                </m:den>
              </m:f>
              <w:bookmarkEnd w:id="3"/>
              <m:r>
                <w:rPr>
                  <w:rFonts w:ascii="Cambria Math" w:hAnsi="Cambria Math"/>
                  <w:color w:val="auto"/>
                </w:rPr>
                <m:t xml:space="preserve"> #</m:t>
              </m:r>
              <m:d>
                <m:dPr>
                  <m:ctrlPr>
                    <w:rPr>
                      <w:rFonts w:ascii="Cambria Math" w:hAnsi="Cambria Math"/>
                      <w:color w:val="auto"/>
                    </w:rPr>
                  </m:ctrlPr>
                </m:dPr>
                <m:e>
                  <m:r>
                    <w:rPr>
                      <w:rFonts w:ascii="Cambria Math" w:hAnsi="Cambria Math"/>
                      <w:color w:val="auto"/>
                    </w:rPr>
                    <m:t>1</m:t>
                  </m:r>
                </m:e>
              </m:d>
            </m:e>
          </m:eqArr>
        </m:oMath>
      </m:oMathPara>
    </w:p>
    <w:p w14:paraId="5FAA0CFD" w14:textId="2168EB03" w:rsidR="00913986" w:rsidRPr="00AE048F" w:rsidRDefault="00913986" w:rsidP="006A1BC6">
      <w:pPr>
        <w:pStyle w:val="Lgende"/>
        <w:rPr>
          <w:i w:val="0"/>
          <w:iCs w:val="0"/>
          <w:color w:val="auto"/>
          <w:sz w:val="22"/>
          <w:szCs w:val="22"/>
        </w:rPr>
      </w:pPr>
      <w:r w:rsidRPr="00AE048F">
        <w:rPr>
          <w:i w:val="0"/>
          <w:iCs w:val="0"/>
          <w:color w:val="auto"/>
          <w:sz w:val="22"/>
          <w:szCs w:val="22"/>
        </w:rPr>
        <w:t xml:space="preserve">The value of </w:t>
      </w:r>
      <w:r w:rsidR="00C949EB">
        <w:rPr>
          <w:i w:val="0"/>
          <w:iCs w:val="0"/>
          <w:color w:val="auto"/>
          <w:sz w:val="22"/>
          <w:szCs w:val="22"/>
        </w:rPr>
        <w:t xml:space="preserve">a </w:t>
      </w:r>
      <w:r w:rsidR="004775A0" w:rsidRPr="00AE048F">
        <w:rPr>
          <w:i w:val="0"/>
          <w:iCs w:val="0"/>
          <w:color w:val="auto"/>
          <w:sz w:val="22"/>
          <w:szCs w:val="22"/>
        </w:rPr>
        <w:t xml:space="preserve">broadleaved </w:t>
      </w:r>
      <w:r w:rsidRPr="00AE048F">
        <w:rPr>
          <w:i w:val="0"/>
          <w:iCs w:val="0"/>
          <w:color w:val="auto"/>
          <w:sz w:val="22"/>
          <w:szCs w:val="22"/>
        </w:rPr>
        <w:t>tree (</w:t>
      </w:r>
      <m:oMath>
        <m:r>
          <w:rPr>
            <w:rFonts w:ascii="Cambria Math" w:hAnsi="Cambria Math"/>
            <w:color w:val="auto"/>
            <w:sz w:val="22"/>
            <w:szCs w:val="22"/>
          </w:rPr>
          <m:t>VA</m:t>
        </m:r>
        <m:sSub>
          <m:sSubPr>
            <m:ctrlPr>
              <w:rPr>
                <w:rFonts w:ascii="Cambria Math" w:hAnsi="Cambria Math"/>
                <w:i w:val="0"/>
                <w:iCs w:val="0"/>
                <w:color w:val="auto"/>
                <w:sz w:val="22"/>
                <w:szCs w:val="22"/>
              </w:rPr>
            </m:ctrlPr>
          </m:sSubPr>
          <m:e>
            <m:r>
              <w:rPr>
                <w:rFonts w:ascii="Cambria Math" w:hAnsi="Cambria Math"/>
                <w:color w:val="auto"/>
                <w:sz w:val="22"/>
                <w:szCs w:val="22"/>
              </w:rPr>
              <m:t>L</m:t>
            </m:r>
          </m:e>
          <m:sub>
            <m:r>
              <w:rPr>
                <w:rFonts w:ascii="Cambria Math" w:hAnsi="Cambria Math"/>
                <w:color w:val="auto"/>
                <w:sz w:val="22"/>
                <w:szCs w:val="22"/>
              </w:rPr>
              <m:t>i</m:t>
            </m:r>
          </m:sub>
        </m:sSub>
      </m:oMath>
      <w:r w:rsidRPr="00AE048F">
        <w:rPr>
          <w:i w:val="0"/>
          <w:iCs w:val="0"/>
          <w:color w:val="auto"/>
          <w:sz w:val="22"/>
          <w:szCs w:val="22"/>
        </w:rPr>
        <w:t>) was</w:t>
      </w:r>
      <w:r w:rsidR="00C949EB">
        <w:rPr>
          <w:i w:val="0"/>
          <w:iCs w:val="0"/>
          <w:color w:val="auto"/>
          <w:sz w:val="22"/>
          <w:szCs w:val="22"/>
        </w:rPr>
        <w:t xml:space="preserve"> </w:t>
      </w:r>
      <w:r w:rsidRPr="00AE048F">
        <w:rPr>
          <w:i w:val="0"/>
          <w:iCs w:val="0"/>
          <w:color w:val="auto"/>
          <w:sz w:val="22"/>
          <w:szCs w:val="22"/>
        </w:rPr>
        <w:t xml:space="preserve">derived from the value of the </w:t>
      </w:r>
      <w:r w:rsidR="00C949EB">
        <w:rPr>
          <w:i w:val="0"/>
          <w:iCs w:val="0"/>
          <w:color w:val="auto"/>
          <w:sz w:val="22"/>
          <w:szCs w:val="22"/>
        </w:rPr>
        <w:t>log</w:t>
      </w:r>
      <w:r w:rsidRPr="00AE048F">
        <w:rPr>
          <w:i w:val="0"/>
          <w:iCs w:val="0"/>
          <w:color w:val="auto"/>
          <w:sz w:val="22"/>
          <w:szCs w:val="22"/>
        </w:rPr>
        <w:t xml:space="preserve"> and the value of the remaining volume </w:t>
      </w:r>
      <w:r w:rsidR="004775A0" w:rsidRPr="00AE048F">
        <w:rPr>
          <w:i w:val="0"/>
          <w:iCs w:val="0"/>
          <w:color w:val="auto"/>
          <w:sz w:val="22"/>
          <w:szCs w:val="22"/>
        </w:rPr>
        <w:t xml:space="preserve">using equation 2. </w:t>
      </w:r>
    </w:p>
    <w:p w14:paraId="2C08F00B" w14:textId="4A740169" w:rsidR="004775A0" w:rsidRPr="00AE048F" w:rsidRDefault="007746C4" w:rsidP="006A1BC6">
      <w:pPr>
        <w:pStyle w:val="Lgende"/>
        <w:rPr>
          <w:i w:val="0"/>
          <w:color w:val="auto"/>
        </w:rPr>
      </w:pPr>
      <m:oMathPara>
        <m:oMath>
          <m:eqArr>
            <m:eqArrPr>
              <m:maxDist m:val="1"/>
              <m:ctrlPr>
                <w:rPr>
                  <w:rFonts w:ascii="Cambria Math" w:hAnsi="Cambria Math"/>
                  <w:color w:val="auto"/>
                </w:rPr>
              </m:ctrlPr>
            </m:eqArrPr>
            <m:e>
              <m:r>
                <w:rPr>
                  <w:rFonts w:ascii="Cambria Math" w:hAnsi="Cambria Math"/>
                  <w:color w:val="auto"/>
                </w:rPr>
                <m:t>VA</m:t>
              </m:r>
              <m:sSub>
                <m:sSubPr>
                  <m:ctrlPr>
                    <w:rPr>
                      <w:rFonts w:ascii="Cambria Math" w:hAnsi="Cambria Math"/>
                      <w:color w:val="auto"/>
                    </w:rPr>
                  </m:ctrlPr>
                </m:sSubPr>
                <m:e>
                  <m:r>
                    <w:rPr>
                      <w:rFonts w:ascii="Cambria Math" w:hAnsi="Cambria Math"/>
                      <w:color w:val="auto"/>
                    </w:rPr>
                    <m:t>L</m:t>
                  </m:r>
                </m:e>
                <m:sub>
                  <m:r>
                    <w:rPr>
                      <w:rFonts w:ascii="Cambria Math" w:hAnsi="Cambria Math"/>
                      <w:color w:val="auto"/>
                    </w:rPr>
                    <m:t>i</m:t>
                  </m:r>
                </m:sub>
              </m:sSub>
              <m:r>
                <w:rPr>
                  <w:rFonts w:ascii="Cambria Math" w:hAnsi="Cambria Math"/>
                  <w:color w:val="auto"/>
                </w:rPr>
                <m:t>= VLOG.</m:t>
              </m:r>
              <m:sSub>
                <m:sSubPr>
                  <m:ctrlPr>
                    <w:rPr>
                      <w:rFonts w:ascii="Cambria Math" w:hAnsi="Cambria Math"/>
                      <w:color w:val="auto"/>
                    </w:rPr>
                  </m:ctrlPr>
                </m:sSubPr>
                <m:e>
                  <m:r>
                    <w:rPr>
                      <w:rFonts w:ascii="Cambria Math" w:hAnsi="Cambria Math"/>
                      <w:color w:val="auto"/>
                    </w:rPr>
                    <m:t>P</m:t>
                  </m:r>
                </m:e>
                <m:sub>
                  <m:r>
                    <w:rPr>
                      <w:rFonts w:ascii="Cambria Math" w:hAnsi="Cambria Math"/>
                      <w:color w:val="auto"/>
                    </w:rPr>
                    <m:t>l</m:t>
                  </m:r>
                </m:sub>
              </m:sSub>
              <m:d>
                <m:dPr>
                  <m:ctrlPr>
                    <w:rPr>
                      <w:rFonts w:ascii="Cambria Math" w:hAnsi="Cambria Math"/>
                      <w:color w:val="auto"/>
                    </w:rPr>
                  </m:ctrlPr>
                </m:dPr>
                <m:e>
                  <m:r>
                    <w:rPr>
                      <w:rFonts w:ascii="Cambria Math" w:hAnsi="Cambria Math"/>
                      <w:color w:val="auto"/>
                    </w:rPr>
                    <m:t>db</m:t>
                  </m:r>
                  <m:sSub>
                    <m:sSubPr>
                      <m:ctrlPr>
                        <w:rPr>
                          <w:rFonts w:ascii="Cambria Math" w:hAnsi="Cambria Math"/>
                          <w:color w:val="auto"/>
                        </w:rPr>
                      </m:ctrlPr>
                    </m:sSubPr>
                    <m:e>
                      <m:r>
                        <w:rPr>
                          <w:rFonts w:ascii="Cambria Math" w:hAnsi="Cambria Math"/>
                          <w:color w:val="auto"/>
                        </w:rPr>
                        <m:t>h</m:t>
                      </m:r>
                    </m:e>
                    <m:sub>
                      <m:r>
                        <w:rPr>
                          <w:rFonts w:ascii="Cambria Math" w:hAnsi="Cambria Math"/>
                          <w:color w:val="auto"/>
                        </w:rPr>
                        <m:t>i</m:t>
                      </m:r>
                    </m:sub>
                  </m:sSub>
                </m:e>
              </m:d>
              <m:r>
                <w:rPr>
                  <w:rFonts w:ascii="Cambria Math" w:hAnsi="Cambria Math"/>
                  <w:color w:val="auto"/>
                </w:rPr>
                <m:t xml:space="preserve">+ </m:t>
              </m:r>
              <m:d>
                <m:dPr>
                  <m:ctrlPr>
                    <w:rPr>
                      <w:rFonts w:ascii="Cambria Math" w:hAnsi="Cambria Math"/>
                      <w:color w:val="auto"/>
                    </w:rPr>
                  </m:ctrlPr>
                </m:dPr>
                <m:e>
                  <m:r>
                    <w:rPr>
                      <w:rFonts w:ascii="Cambria Math" w:hAnsi="Cambria Math"/>
                      <w:color w:val="auto"/>
                    </w:rPr>
                    <m:t>VCROWN+VSTEM- VLOG</m:t>
                  </m:r>
                </m:e>
              </m:d>
              <m:r>
                <w:rPr>
                  <w:rFonts w:ascii="Cambria Math" w:hAnsi="Cambria Math"/>
                  <w:color w:val="auto"/>
                </w:rPr>
                <m:t>.</m:t>
              </m:r>
              <m:sSub>
                <m:sSubPr>
                  <m:ctrlPr>
                    <w:rPr>
                      <w:rFonts w:ascii="Cambria Math" w:hAnsi="Cambria Math"/>
                      <w:color w:val="auto"/>
                    </w:rPr>
                  </m:ctrlPr>
                </m:sSubPr>
                <m:e>
                  <m:r>
                    <w:rPr>
                      <w:rFonts w:ascii="Cambria Math" w:hAnsi="Cambria Math"/>
                      <w:color w:val="auto"/>
                    </w:rPr>
                    <m:t>P</m:t>
                  </m:r>
                </m:e>
                <m:sub>
                  <m:r>
                    <w:rPr>
                      <w:rFonts w:ascii="Cambria Math" w:hAnsi="Cambria Math"/>
                      <w:color w:val="auto"/>
                    </w:rPr>
                    <m:t>f</m:t>
                  </m:r>
                </m:sub>
              </m:sSub>
              <m:r>
                <w:rPr>
                  <w:rFonts w:ascii="Cambria Math" w:hAnsi="Cambria Math"/>
                  <w:color w:val="auto"/>
                </w:rPr>
                <m:t xml:space="preserve"> #</m:t>
              </m:r>
              <m:d>
                <m:dPr>
                  <m:ctrlPr>
                    <w:rPr>
                      <w:rFonts w:ascii="Cambria Math" w:hAnsi="Cambria Math"/>
                      <w:color w:val="auto"/>
                    </w:rPr>
                  </m:ctrlPr>
                </m:dPr>
                <m:e>
                  <m:r>
                    <w:rPr>
                      <w:rFonts w:ascii="Cambria Math" w:hAnsi="Cambria Math"/>
                      <w:color w:val="auto"/>
                    </w:rPr>
                    <m:t>2</m:t>
                  </m:r>
                </m:e>
              </m:d>
            </m:e>
          </m:eqArr>
        </m:oMath>
      </m:oMathPara>
    </w:p>
    <w:p w14:paraId="4DB9CD61" w14:textId="24F7081E" w:rsidR="004775A0" w:rsidRDefault="004775A0" w:rsidP="00913986">
      <w:pPr>
        <w:jc w:val="left"/>
      </w:pPr>
      <w:r>
        <w:lastRenderedPageBreak/>
        <w:t xml:space="preserve">Where </w:t>
      </w:r>
      <m:oMath>
        <m:sSub>
          <m:sSubPr>
            <m:ctrlPr>
              <w:rPr>
                <w:rFonts w:ascii="Cambria Math" w:hAnsi="Cambria Math"/>
                <w:i/>
              </w:rPr>
            </m:ctrlPr>
          </m:sSubPr>
          <m:e>
            <m:r>
              <w:rPr>
                <w:rFonts w:ascii="Cambria Math" w:hAnsi="Cambria Math"/>
              </w:rPr>
              <m:t>P</m:t>
            </m:r>
          </m:e>
          <m:sub>
            <m:r>
              <w:rPr>
                <w:rFonts w:ascii="Cambria Math" w:hAnsi="Cambria Math"/>
              </w:rPr>
              <m:t>l</m:t>
            </m:r>
          </m:sub>
        </m:sSub>
        <m:d>
          <m:dPr>
            <m:ctrlPr>
              <w:rPr>
                <w:rFonts w:ascii="Cambria Math" w:hAnsi="Cambria Math"/>
                <w:i/>
              </w:rPr>
            </m:ctrlPr>
          </m:dPr>
          <m:e>
            <m:r>
              <w:rPr>
                <w:rFonts w:ascii="Cambria Math" w:hAnsi="Cambria Math"/>
              </w:rPr>
              <m:t>db</m:t>
            </m:r>
            <m:sSub>
              <m:sSubPr>
                <m:ctrlPr>
                  <w:rPr>
                    <w:rFonts w:ascii="Cambria Math" w:hAnsi="Cambria Math"/>
                    <w:i/>
                  </w:rPr>
                </m:ctrlPr>
              </m:sSubPr>
              <m:e>
                <m:r>
                  <w:rPr>
                    <w:rFonts w:ascii="Cambria Math" w:hAnsi="Cambria Math"/>
                  </w:rPr>
                  <m:t>h</m:t>
                </m:r>
              </m:e>
              <m:sub>
                <m:r>
                  <w:rPr>
                    <w:rFonts w:ascii="Cambria Math" w:hAnsi="Cambria Math"/>
                  </w:rPr>
                  <m:t>i</m:t>
                </m:r>
              </m:sub>
            </m:sSub>
          </m:e>
        </m:d>
      </m:oMath>
      <w:r>
        <w:t xml:space="preserve"> </w:t>
      </w:r>
      <w:r w:rsidR="00C949EB">
        <w:t>was</w:t>
      </w:r>
      <w:r>
        <w:t xml:space="preserve"> the unit price of the log which depend</w:t>
      </w:r>
      <w:r w:rsidR="00C949EB">
        <w:t>ed</w:t>
      </w:r>
      <w:r>
        <w:t xml:space="preserve"> on the diameter of tree </w:t>
      </w:r>
      <w:proofErr w:type="spellStart"/>
      <w:r w:rsidRPr="004775A0">
        <w:rPr>
          <w:i/>
          <w:iCs/>
        </w:rPr>
        <w:t>i</w:t>
      </w:r>
      <w:proofErr w:type="spellEnd"/>
      <w:r>
        <w:t xml:space="preserve"> and </w:t>
      </w:r>
      <m:oMath>
        <m:sSub>
          <m:sSubPr>
            <m:ctrlPr>
              <w:rPr>
                <w:rFonts w:ascii="Cambria Math" w:hAnsi="Cambria Math"/>
                <w:i/>
              </w:rPr>
            </m:ctrlPr>
          </m:sSubPr>
          <m:e>
            <m:r>
              <w:rPr>
                <w:rFonts w:ascii="Cambria Math" w:hAnsi="Cambria Math"/>
              </w:rPr>
              <m:t>P</m:t>
            </m:r>
          </m:e>
          <m:sub>
            <m:r>
              <w:rPr>
                <w:rFonts w:ascii="Cambria Math" w:hAnsi="Cambria Math"/>
              </w:rPr>
              <m:t>f</m:t>
            </m:r>
          </m:sub>
        </m:sSub>
      </m:oMath>
      <w:r>
        <w:t xml:space="preserve"> </w:t>
      </w:r>
      <w:r w:rsidR="00C949EB">
        <w:t>was</w:t>
      </w:r>
      <w:r>
        <w:t xml:space="preserve"> the unit price of timber sold as </w:t>
      </w:r>
      <w:r w:rsidR="00C949EB">
        <w:t>firewood</w:t>
      </w:r>
      <w:r>
        <w:t>.</w:t>
      </w:r>
    </w:p>
    <w:p w14:paraId="21B23180" w14:textId="33506F45" w:rsidR="00913986" w:rsidRPr="00913986" w:rsidRDefault="00913986" w:rsidP="00913986">
      <w:pPr>
        <w:jc w:val="left"/>
      </w:pPr>
      <w:r w:rsidRPr="00913986">
        <w:t xml:space="preserve">For coniferous species, no </w:t>
      </w:r>
      <w:r w:rsidR="00C949EB">
        <w:t>firewood</w:t>
      </w:r>
      <w:r w:rsidR="00C949EB" w:rsidRPr="00913986">
        <w:t xml:space="preserve"> </w:t>
      </w:r>
      <w:r w:rsidRPr="00913986">
        <w:t xml:space="preserve">was sold, and the </w:t>
      </w:r>
      <w:r w:rsidR="00F13A62">
        <w:t>tree</w:t>
      </w:r>
      <w:r w:rsidRPr="00913986">
        <w:t xml:space="preserve"> value was calculated solely based on </w:t>
      </w:r>
      <w:r w:rsidR="004775A0">
        <w:t>stem</w:t>
      </w:r>
      <w:r w:rsidRPr="00913986">
        <w:t xml:space="preserve"> volume</w:t>
      </w:r>
      <w:r w:rsidR="004775A0">
        <w:t xml:space="preserve"> (equation 3).</w:t>
      </w:r>
    </w:p>
    <w:p w14:paraId="6AEF7FF8" w14:textId="77777777" w:rsidR="00AE048F" w:rsidRPr="00AE048F" w:rsidRDefault="007746C4" w:rsidP="006A1BC6">
      <w:pPr>
        <w:pStyle w:val="Lgende"/>
        <w:rPr>
          <w:i w:val="0"/>
          <w:color w:val="auto"/>
        </w:rPr>
      </w:pPr>
      <m:oMathPara>
        <m:oMath>
          <m:eqArr>
            <m:eqArrPr>
              <m:maxDist m:val="1"/>
              <m:ctrlPr>
                <w:rPr>
                  <w:rFonts w:ascii="Cambria Math" w:hAnsi="Cambria Math"/>
                  <w:color w:val="auto"/>
                </w:rPr>
              </m:ctrlPr>
            </m:eqArrPr>
            <m:e>
              <m:r>
                <w:rPr>
                  <w:rFonts w:ascii="Cambria Math" w:hAnsi="Cambria Math"/>
                  <w:color w:val="auto"/>
                </w:rPr>
                <m:t>VA</m:t>
              </m:r>
              <m:sSub>
                <m:sSubPr>
                  <m:ctrlPr>
                    <w:rPr>
                      <w:rFonts w:ascii="Cambria Math" w:hAnsi="Cambria Math"/>
                      <w:color w:val="auto"/>
                    </w:rPr>
                  </m:ctrlPr>
                </m:sSubPr>
                <m:e>
                  <m:r>
                    <w:rPr>
                      <w:rFonts w:ascii="Cambria Math" w:hAnsi="Cambria Math"/>
                      <w:color w:val="auto"/>
                    </w:rPr>
                    <m:t>L</m:t>
                  </m:r>
                </m:e>
                <m:sub>
                  <m:r>
                    <w:rPr>
                      <w:rFonts w:ascii="Cambria Math" w:hAnsi="Cambria Math"/>
                      <w:color w:val="auto"/>
                    </w:rPr>
                    <m:t>i</m:t>
                  </m:r>
                </m:sub>
              </m:sSub>
              <m:r>
                <w:rPr>
                  <w:rFonts w:ascii="Cambria Math" w:hAnsi="Cambria Math"/>
                  <w:color w:val="auto"/>
                </w:rPr>
                <m:t>= VSTEM.</m:t>
              </m:r>
              <m:sSub>
                <m:sSubPr>
                  <m:ctrlPr>
                    <w:rPr>
                      <w:rFonts w:ascii="Cambria Math" w:hAnsi="Cambria Math"/>
                      <w:color w:val="auto"/>
                    </w:rPr>
                  </m:ctrlPr>
                </m:sSubPr>
                <m:e>
                  <m:r>
                    <w:rPr>
                      <w:rFonts w:ascii="Cambria Math" w:hAnsi="Cambria Math"/>
                      <w:color w:val="auto"/>
                    </w:rPr>
                    <m:t>P</m:t>
                  </m:r>
                </m:e>
                <m:sub>
                  <m:r>
                    <w:rPr>
                      <w:rFonts w:ascii="Cambria Math" w:hAnsi="Cambria Math"/>
                      <w:color w:val="auto"/>
                    </w:rPr>
                    <m:t>s</m:t>
                  </m:r>
                </m:sub>
              </m:sSub>
              <m:d>
                <m:dPr>
                  <m:ctrlPr>
                    <w:rPr>
                      <w:rFonts w:ascii="Cambria Math" w:hAnsi="Cambria Math"/>
                      <w:color w:val="auto"/>
                    </w:rPr>
                  </m:ctrlPr>
                </m:dPr>
                <m:e>
                  <m:r>
                    <w:rPr>
                      <w:rFonts w:ascii="Cambria Math" w:hAnsi="Cambria Math"/>
                      <w:color w:val="auto"/>
                    </w:rPr>
                    <m:t>db</m:t>
                  </m:r>
                  <m:sSub>
                    <m:sSubPr>
                      <m:ctrlPr>
                        <w:rPr>
                          <w:rFonts w:ascii="Cambria Math" w:hAnsi="Cambria Math"/>
                          <w:color w:val="auto"/>
                        </w:rPr>
                      </m:ctrlPr>
                    </m:sSubPr>
                    <m:e>
                      <m:r>
                        <w:rPr>
                          <w:rFonts w:ascii="Cambria Math" w:hAnsi="Cambria Math"/>
                          <w:color w:val="auto"/>
                        </w:rPr>
                        <m:t>h</m:t>
                      </m:r>
                    </m:e>
                    <m:sub>
                      <m:r>
                        <w:rPr>
                          <w:rFonts w:ascii="Cambria Math" w:hAnsi="Cambria Math"/>
                          <w:color w:val="auto"/>
                        </w:rPr>
                        <m:t>i</m:t>
                      </m:r>
                    </m:sub>
                  </m:sSub>
                </m:e>
              </m:d>
              <m:r>
                <w:rPr>
                  <w:rFonts w:ascii="Cambria Math" w:hAnsi="Cambria Math"/>
                  <w:color w:val="auto"/>
                </w:rPr>
                <m:t xml:space="preserve"> #</m:t>
              </m:r>
              <m:d>
                <m:dPr>
                  <m:ctrlPr>
                    <w:rPr>
                      <w:rFonts w:ascii="Cambria Math" w:hAnsi="Cambria Math"/>
                      <w:color w:val="auto"/>
                    </w:rPr>
                  </m:ctrlPr>
                </m:dPr>
                <m:e>
                  <m:r>
                    <w:rPr>
                      <w:rFonts w:ascii="Cambria Math" w:hAnsi="Cambria Math"/>
                      <w:color w:val="auto"/>
                    </w:rPr>
                    <m:t>3</m:t>
                  </m:r>
                </m:e>
              </m:d>
            </m:e>
          </m:eqArr>
        </m:oMath>
      </m:oMathPara>
    </w:p>
    <w:p w14:paraId="46927857" w14:textId="407E3236" w:rsidR="00913986" w:rsidRDefault="004775A0" w:rsidP="00913986">
      <w:pPr>
        <w:jc w:val="left"/>
      </w:pPr>
      <w:r>
        <w:t>Timber</w:t>
      </w:r>
      <w:r w:rsidR="00913986" w:rsidRPr="00913986">
        <w:t xml:space="preserve"> </w:t>
      </w:r>
      <w:r w:rsidR="0080451A">
        <w:t xml:space="preserve">unit </w:t>
      </w:r>
      <w:r w:rsidR="00913986" w:rsidRPr="00913986">
        <w:t xml:space="preserve">prices </w:t>
      </w:r>
      <w:r>
        <w:t>(</w:t>
      </w:r>
      <m:oMath>
        <m:sSub>
          <m:sSubPr>
            <m:ctrlPr>
              <w:rPr>
                <w:rFonts w:ascii="Cambria Math" w:hAnsi="Cambria Math"/>
                <w:i/>
              </w:rPr>
            </m:ctrlPr>
          </m:sSubPr>
          <m:e>
            <m:r>
              <w:rPr>
                <w:rFonts w:ascii="Cambria Math" w:hAnsi="Cambria Math"/>
              </w:rPr>
              <m:t>P</m:t>
            </m:r>
          </m:e>
          <m:sub>
            <m:r>
              <w:rPr>
                <w:rFonts w:ascii="Cambria Math" w:hAnsi="Cambria Math"/>
              </w:rPr>
              <m:t>l</m:t>
            </m:r>
          </m:sub>
        </m:sSub>
        <m:sSub>
          <m:sSubPr>
            <m:ctrlPr>
              <w:rPr>
                <w:rFonts w:ascii="Cambria Math" w:hAnsi="Cambria Math"/>
                <w:i/>
              </w:rPr>
            </m:ctrlPr>
          </m:sSubPr>
          <m:e>
            <m:r>
              <w:rPr>
                <w:rFonts w:ascii="Cambria Math" w:hAnsi="Cambria Math"/>
              </w:rPr>
              <m:t>, P</m:t>
            </m:r>
          </m:e>
          <m:sub>
            <m:r>
              <w:rPr>
                <w:rFonts w:ascii="Cambria Math" w:hAnsi="Cambria Math"/>
              </w:rPr>
              <m:t>s</m:t>
            </m:r>
          </m:sub>
        </m:sSub>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f</m:t>
            </m:r>
          </m:sub>
        </m:sSub>
      </m:oMath>
      <w:r>
        <w:t xml:space="preserve">) </w:t>
      </w:r>
      <w:r w:rsidR="00913986" w:rsidRPr="00913986">
        <w:t xml:space="preserve">were </w:t>
      </w:r>
      <w:r w:rsidR="0080451A">
        <w:t>extracted</w:t>
      </w:r>
      <w:r w:rsidR="00913986" w:rsidRPr="00913986">
        <w:t xml:space="preserve"> </w:t>
      </w:r>
      <w:r w:rsidR="0080451A">
        <w:t>from a price list published in 2019 b</w:t>
      </w:r>
      <w:r w:rsidR="00913986" w:rsidRPr="00913986">
        <w:t xml:space="preserve">y </w:t>
      </w:r>
      <w:r w:rsidR="0080451A">
        <w:t>the</w:t>
      </w:r>
      <w:r>
        <w:t xml:space="preserve"> </w:t>
      </w:r>
      <w:r w:rsidR="0080451A">
        <w:t>Belgian</w:t>
      </w:r>
      <w:r>
        <w:t xml:space="preserve"> forest expert union </w:t>
      </w:r>
      <w:r w:rsidR="0080451A">
        <w:fldChar w:fldCharType="begin"/>
      </w:r>
      <w:r w:rsidR="00FE5221">
        <w:instrText xml:space="preserve"> ADDIN ZOTERO_ITEM CSL_CITATION {"citationID":"w1WYOkiL","properties":{"formattedCitation":"(F\\uc0\\u233{}d\\uc0\\u233{}ration Nationale des Experts Forestiers, 2019)","plainCitation":"(Fédération Nationale des Experts Forestiers, 2019)","noteIndex":0},"citationItems":[{"id":9119,"uris":["http://zotero.org/users/1509360/items/V4ZX8QLQ"],"itemData":{"id":9119,"type":"report","event-place":"Jambes, Belgique","publisher-place":"Jambes, Belgique","title":"Prix des bois automne-hivers 2018-2019","author":[{"family":"Fédération Nationale des Experts Forestiers","given":""}],"issued":{"date-parts":[["2019"]]}}}],"schema":"https://github.com/citation-style-language/schema/raw/master/csl-citation.json"} </w:instrText>
      </w:r>
      <w:r w:rsidR="0080451A">
        <w:fldChar w:fldCharType="separate"/>
      </w:r>
      <w:r w:rsidR="0080451A" w:rsidRPr="0080451A">
        <w:rPr>
          <w:rFonts w:ascii="Aptos" w:hAnsi="Aptos" w:cs="Times New Roman"/>
        </w:rPr>
        <w:t>(Fédération Nationale des Experts Forestiers, 2019)</w:t>
      </w:r>
      <w:r w:rsidR="0080451A">
        <w:fldChar w:fldCharType="end"/>
      </w:r>
      <w:r w:rsidR="00913986" w:rsidRPr="00913986">
        <w:t xml:space="preserve"> (</w:t>
      </w:r>
      <w:r w:rsidR="00F13A62">
        <w:t>Supplementary Figure 1</w:t>
      </w:r>
      <w:r w:rsidR="00913986" w:rsidRPr="00913986">
        <w:t xml:space="preserve">). </w:t>
      </w:r>
    </w:p>
    <w:p w14:paraId="6485B59F" w14:textId="353D4E58" w:rsidR="0080451A" w:rsidRDefault="0080451A" w:rsidP="0080451A">
      <w:pPr>
        <w:pStyle w:val="Titre2"/>
      </w:pPr>
      <w:r>
        <w:t>Timber yield</w:t>
      </w:r>
    </w:p>
    <w:p w14:paraId="78958B72" w14:textId="02FC4F1C" w:rsidR="0080451A" w:rsidRDefault="0080451A" w:rsidP="000677ED">
      <w:r>
        <w:t xml:space="preserve">Stand yield was estimated using inventory and sales data. The periodic increase in volume </w:t>
      </w:r>
      <m:oMath>
        <m:r>
          <w:rPr>
            <w:rFonts w:ascii="Cambria Math" w:hAnsi="Cambria Math"/>
            <w:lang w:val="fr-BE"/>
          </w:rPr>
          <m:t>i</m:t>
        </m:r>
        <m:sSub>
          <m:sSubPr>
            <m:ctrlPr>
              <w:rPr>
                <w:rFonts w:ascii="Cambria Math" w:hAnsi="Cambria Math"/>
                <w:lang w:val="fr-BE"/>
              </w:rPr>
            </m:ctrlPr>
          </m:sSubPr>
          <m:e>
            <m:r>
              <w:rPr>
                <w:rFonts w:ascii="Cambria Math" w:hAnsi="Cambria Math"/>
                <w:lang w:val="fr-BE"/>
              </w:rPr>
              <m:t>V</m:t>
            </m:r>
          </m:e>
          <m:sub>
            <m:r>
              <w:rPr>
                <w:rFonts w:ascii="Cambria Math" w:hAnsi="Cambria Math"/>
                <w:lang w:val="fr-BE"/>
              </w:rPr>
              <m:t>i</m:t>
            </m:r>
            <m:r>
              <m:rPr>
                <m:sty m:val="p"/>
              </m:rPr>
              <w:rPr>
                <w:rFonts w:ascii="Cambria Math" w:hAnsi="Cambria Math"/>
              </w:rPr>
              <m:t>→</m:t>
            </m:r>
            <m:r>
              <w:rPr>
                <w:rFonts w:ascii="Cambria Math" w:hAnsi="Cambria Math"/>
                <w:lang w:val="fr-BE"/>
              </w:rPr>
              <m:t>f</m:t>
            </m:r>
          </m:sub>
        </m:sSub>
      </m:oMath>
      <w:r w:rsidRPr="0080451A">
        <w:t xml:space="preserve"> </w:t>
      </w:r>
      <w:r>
        <w:t xml:space="preserve">from year </w:t>
      </w:r>
      <w:proofErr w:type="spellStart"/>
      <w:r w:rsidRPr="0080451A">
        <w:rPr>
          <w:i/>
          <w:iCs/>
        </w:rPr>
        <w:t>i</w:t>
      </w:r>
      <w:proofErr w:type="spellEnd"/>
      <w:r>
        <w:t xml:space="preserve"> to year </w:t>
      </w:r>
      <w:r w:rsidRPr="0080451A">
        <w:rPr>
          <w:i/>
          <w:iCs/>
        </w:rPr>
        <w:t>f</w:t>
      </w:r>
      <w:r>
        <w:t>, the two years in which inventories were carried out, was calculated as follows:</w:t>
      </w:r>
    </w:p>
    <w:p w14:paraId="38254D12" w14:textId="61DB25FC" w:rsidR="0080451A" w:rsidRPr="00AE048F" w:rsidRDefault="007746C4" w:rsidP="006A1BC6">
      <w:pPr>
        <w:pStyle w:val="Lgende"/>
        <w:rPr>
          <w:i w:val="0"/>
          <w:color w:val="auto"/>
          <w:lang w:val="fr-BE"/>
        </w:rPr>
      </w:pPr>
      <m:oMathPara>
        <m:oMath>
          <m:eqArr>
            <m:eqArrPr>
              <m:maxDist m:val="1"/>
              <m:ctrlPr>
                <w:rPr>
                  <w:rFonts w:ascii="Cambria Math" w:hAnsi="Cambria Math"/>
                  <w:color w:val="auto"/>
                </w:rPr>
              </m:ctrlPr>
            </m:eqArrPr>
            <m:e>
              <m:r>
                <w:rPr>
                  <w:rFonts w:ascii="Cambria Math" w:hAnsi="Cambria Math"/>
                  <w:color w:val="auto"/>
                  <w:lang w:val="fr-BE"/>
                </w:rPr>
                <m:t>i</m:t>
              </m:r>
              <m:sSub>
                <m:sSubPr>
                  <m:ctrlPr>
                    <w:rPr>
                      <w:rFonts w:ascii="Cambria Math" w:hAnsi="Cambria Math"/>
                      <w:color w:val="auto"/>
                      <w:lang w:val="fr-BE"/>
                    </w:rPr>
                  </m:ctrlPr>
                </m:sSubPr>
                <m:e>
                  <m:r>
                    <w:rPr>
                      <w:rFonts w:ascii="Cambria Math" w:hAnsi="Cambria Math"/>
                      <w:color w:val="auto"/>
                      <w:lang w:val="fr-BE"/>
                    </w:rPr>
                    <m:t>V</m:t>
                  </m:r>
                </m:e>
                <m:sub>
                  <m:r>
                    <w:rPr>
                      <w:rFonts w:ascii="Cambria Math" w:hAnsi="Cambria Math"/>
                      <w:color w:val="auto"/>
                      <w:lang w:val="fr-BE"/>
                    </w:rPr>
                    <m:t>i</m:t>
                  </m:r>
                  <m:r>
                    <w:rPr>
                      <w:rFonts w:ascii="Cambria Math" w:hAnsi="Cambria Math"/>
                      <w:color w:val="auto"/>
                    </w:rPr>
                    <m:t>→</m:t>
                  </m:r>
                  <m:r>
                    <w:rPr>
                      <w:rFonts w:ascii="Cambria Math" w:hAnsi="Cambria Math"/>
                      <w:color w:val="auto"/>
                      <w:lang w:val="fr-BE"/>
                    </w:rPr>
                    <m:t>f</m:t>
                  </m:r>
                </m:sub>
              </m:sSub>
              <m:r>
                <w:rPr>
                  <w:rFonts w:ascii="Cambria Math" w:hAnsi="Cambria Math"/>
                  <w:color w:val="auto"/>
                </w:rPr>
                <m:t>=</m:t>
              </m:r>
              <m:f>
                <m:fPr>
                  <m:ctrlPr>
                    <w:rPr>
                      <w:rFonts w:ascii="Cambria Math" w:hAnsi="Cambria Math"/>
                      <w:color w:val="auto"/>
                      <w:lang w:val="fr-BE"/>
                    </w:rPr>
                  </m:ctrlPr>
                </m:fPr>
                <m:num>
                  <m:sSub>
                    <m:sSubPr>
                      <m:ctrlPr>
                        <w:rPr>
                          <w:rFonts w:ascii="Cambria Math" w:hAnsi="Cambria Math"/>
                          <w:color w:val="auto"/>
                          <w:lang w:val="fr-BE"/>
                        </w:rPr>
                      </m:ctrlPr>
                    </m:sSubPr>
                    <m:e>
                      <m:r>
                        <w:rPr>
                          <w:rFonts w:ascii="Cambria Math" w:hAnsi="Cambria Math"/>
                          <w:color w:val="auto"/>
                          <w:lang w:val="fr-BE"/>
                        </w:rPr>
                        <m:t>V</m:t>
                      </m:r>
                    </m:e>
                    <m:sub>
                      <m:r>
                        <w:rPr>
                          <w:rFonts w:ascii="Cambria Math" w:hAnsi="Cambria Math"/>
                          <w:color w:val="auto"/>
                          <w:lang w:val="fr-BE"/>
                        </w:rPr>
                        <m:t>f</m:t>
                      </m:r>
                    </m:sub>
                  </m:sSub>
                  <m:r>
                    <w:rPr>
                      <w:rFonts w:ascii="Cambria Math" w:hAnsi="Cambria Math"/>
                      <w:color w:val="auto"/>
                    </w:rPr>
                    <m:t>-</m:t>
                  </m:r>
                  <m:sSub>
                    <m:sSubPr>
                      <m:ctrlPr>
                        <w:rPr>
                          <w:rFonts w:ascii="Cambria Math" w:hAnsi="Cambria Math"/>
                          <w:color w:val="auto"/>
                          <w:lang w:val="fr-BE"/>
                        </w:rPr>
                      </m:ctrlPr>
                    </m:sSubPr>
                    <m:e>
                      <m:r>
                        <w:rPr>
                          <w:rFonts w:ascii="Cambria Math" w:hAnsi="Cambria Math"/>
                          <w:color w:val="auto"/>
                          <w:lang w:val="fr-BE"/>
                        </w:rPr>
                        <m:t>V</m:t>
                      </m:r>
                    </m:e>
                    <m:sub>
                      <m:r>
                        <w:rPr>
                          <w:rFonts w:ascii="Cambria Math" w:hAnsi="Cambria Math"/>
                          <w:color w:val="auto"/>
                          <w:lang w:val="fr-BE"/>
                        </w:rPr>
                        <m:t>i</m:t>
                      </m:r>
                    </m:sub>
                  </m:sSub>
                  <m:r>
                    <w:rPr>
                      <w:rFonts w:ascii="Cambria Math" w:hAnsi="Cambria Math"/>
                      <w:color w:val="auto"/>
                    </w:rPr>
                    <m:t>+</m:t>
                  </m:r>
                  <m:sSub>
                    <m:sSubPr>
                      <m:ctrlPr>
                        <w:rPr>
                          <w:rFonts w:ascii="Cambria Math" w:hAnsi="Cambria Math"/>
                          <w:color w:val="auto"/>
                          <w:lang w:val="fr-BE"/>
                        </w:rPr>
                      </m:ctrlPr>
                    </m:sSubPr>
                    <m:e>
                      <m:r>
                        <w:rPr>
                          <w:rFonts w:ascii="Cambria Math" w:hAnsi="Cambria Math"/>
                          <w:color w:val="auto"/>
                          <w:lang w:val="fr-BE"/>
                        </w:rPr>
                        <m:t>V</m:t>
                      </m:r>
                    </m:e>
                    <m:sub>
                      <m:r>
                        <w:rPr>
                          <w:rFonts w:ascii="Cambria Math" w:hAnsi="Cambria Math"/>
                          <w:color w:val="auto"/>
                          <w:lang w:val="fr-BE"/>
                        </w:rPr>
                        <m:t>e</m:t>
                      </m:r>
                    </m:sub>
                  </m:sSub>
                </m:num>
                <m:den>
                  <m:r>
                    <w:rPr>
                      <w:rFonts w:ascii="Cambria Math" w:hAnsi="Cambria Math"/>
                      <w:color w:val="auto"/>
                      <w:lang w:val="fr-BE"/>
                    </w:rPr>
                    <m:t>f</m:t>
                  </m:r>
                  <m:r>
                    <w:rPr>
                      <w:rFonts w:ascii="Cambria Math" w:hAnsi="Cambria Math"/>
                      <w:color w:val="auto"/>
                    </w:rPr>
                    <m:t>-</m:t>
                  </m:r>
                  <m:r>
                    <w:rPr>
                      <w:rFonts w:ascii="Cambria Math" w:hAnsi="Cambria Math"/>
                      <w:color w:val="auto"/>
                      <w:lang w:val="fr-BE"/>
                    </w:rPr>
                    <m:t>i</m:t>
                  </m:r>
                </m:den>
              </m:f>
              <m:r>
                <w:rPr>
                  <w:rFonts w:ascii="Cambria Math" w:hAnsi="Cambria Math"/>
                  <w:color w:val="auto"/>
                </w:rPr>
                <m:t xml:space="preserve"> </m:t>
              </m:r>
              <m:r>
                <w:rPr>
                  <w:rFonts w:ascii="Cambria Math" w:hAnsi="Cambria Math"/>
                  <w:color w:val="auto"/>
                  <w:lang w:val="fr-BE"/>
                </w:rPr>
                <m:t>#</m:t>
              </m:r>
              <m:r>
                <w:rPr>
                  <w:rFonts w:ascii="Cambria Math" w:hAnsi="Cambria Math"/>
                  <w:color w:val="auto"/>
                </w:rPr>
                <m:t xml:space="preserve"> </m:t>
              </m:r>
              <m:d>
                <m:dPr>
                  <m:ctrlPr>
                    <w:rPr>
                      <w:rFonts w:ascii="Cambria Math" w:hAnsi="Cambria Math"/>
                      <w:color w:val="auto"/>
                    </w:rPr>
                  </m:ctrlPr>
                </m:dPr>
                <m:e>
                  <m:r>
                    <w:rPr>
                      <w:rFonts w:ascii="Cambria Math" w:hAnsi="Cambria Math"/>
                      <w:color w:val="auto"/>
                    </w:rPr>
                    <m:t>4</m:t>
                  </m:r>
                </m:e>
              </m:d>
              <m:ctrlPr>
                <w:rPr>
                  <w:rFonts w:ascii="Cambria Math" w:hAnsi="Cambria Math"/>
                  <w:color w:val="auto"/>
                  <w:lang w:val="fr-BE"/>
                </w:rPr>
              </m:ctrlPr>
            </m:e>
          </m:eqArr>
        </m:oMath>
      </m:oMathPara>
    </w:p>
    <w:p w14:paraId="349B55C5" w14:textId="3A0E0914" w:rsidR="0080451A" w:rsidRPr="0080451A" w:rsidRDefault="0080451A" w:rsidP="000677ED">
      <w:r>
        <w:t xml:space="preserve">where </w:t>
      </w:r>
      <m:oMath>
        <m:sSub>
          <m:sSubPr>
            <m:ctrlPr>
              <w:rPr>
                <w:rFonts w:ascii="Cambria Math" w:hAnsi="Cambria Math"/>
                <w:lang w:val="fr-BE"/>
              </w:rPr>
            </m:ctrlPr>
          </m:sSubPr>
          <m:e>
            <m:r>
              <w:rPr>
                <w:rFonts w:ascii="Cambria Math" w:hAnsi="Cambria Math"/>
                <w:lang w:val="fr-BE"/>
              </w:rPr>
              <m:t>V</m:t>
            </m:r>
          </m:e>
          <m:sub>
            <m:r>
              <w:rPr>
                <w:rFonts w:ascii="Cambria Math" w:hAnsi="Cambria Math"/>
                <w:lang w:val="fr-BE"/>
              </w:rPr>
              <m:t>i</m:t>
            </m:r>
          </m:sub>
        </m:sSub>
      </m:oMath>
      <w:r>
        <w:t xml:space="preserve"> is the standing total volume (</w:t>
      </w:r>
      <m:oMath>
        <m:r>
          <w:rPr>
            <w:rFonts w:ascii="Cambria Math" w:hAnsi="Cambria Math"/>
          </w:rPr>
          <m:t>VSTEM + VCROWN</m:t>
        </m:r>
      </m:oMath>
      <w:r>
        <w:t xml:space="preserve">) estimated from the initial inventory carried out in year </w:t>
      </w:r>
      <w:proofErr w:type="spellStart"/>
      <w:r w:rsidRPr="0080451A">
        <w:rPr>
          <w:i/>
          <w:iCs/>
        </w:rPr>
        <w:t>i</w:t>
      </w:r>
      <w:proofErr w:type="spellEnd"/>
      <w:r>
        <w:t xml:space="preserve">, </w:t>
      </w:r>
      <m:oMath>
        <m:sSub>
          <m:sSubPr>
            <m:ctrlPr>
              <w:rPr>
                <w:rFonts w:ascii="Cambria Math" w:hAnsi="Cambria Math"/>
                <w:lang w:val="fr-BE"/>
              </w:rPr>
            </m:ctrlPr>
          </m:sSubPr>
          <m:e>
            <m:r>
              <w:rPr>
                <w:rFonts w:ascii="Cambria Math" w:hAnsi="Cambria Math"/>
                <w:lang w:val="fr-BE"/>
              </w:rPr>
              <m:t>V</m:t>
            </m:r>
          </m:e>
          <m:sub>
            <m:r>
              <w:rPr>
                <w:rFonts w:ascii="Cambria Math" w:hAnsi="Cambria Math"/>
                <w:lang w:val="fr-BE"/>
              </w:rPr>
              <m:t>f</m:t>
            </m:r>
          </m:sub>
        </m:sSub>
      </m:oMath>
      <w:r w:rsidRPr="0080451A">
        <w:t xml:space="preserve"> </w:t>
      </w:r>
      <w:r>
        <w:t xml:space="preserve">is the standing total volume estimated from the final inventory carried out in year </w:t>
      </w:r>
      <w:r w:rsidRPr="0080451A">
        <w:rPr>
          <w:i/>
          <w:iCs/>
        </w:rPr>
        <w:t>f</w:t>
      </w:r>
      <w:r>
        <w:t xml:space="preserve">, and </w:t>
      </w:r>
      <m:oMath>
        <m:sSub>
          <m:sSubPr>
            <m:ctrlPr>
              <w:rPr>
                <w:rFonts w:ascii="Cambria Math" w:hAnsi="Cambria Math"/>
                <w:lang w:val="fr-BE"/>
              </w:rPr>
            </m:ctrlPr>
          </m:sSubPr>
          <m:e>
            <m:r>
              <w:rPr>
                <w:rFonts w:ascii="Cambria Math" w:hAnsi="Cambria Math"/>
                <w:lang w:val="fr-BE"/>
              </w:rPr>
              <m:t>V</m:t>
            </m:r>
          </m:e>
          <m:sub>
            <m:r>
              <w:rPr>
                <w:rFonts w:ascii="Cambria Math" w:hAnsi="Cambria Math"/>
                <w:lang w:val="fr-BE"/>
              </w:rPr>
              <m:t>e</m:t>
            </m:r>
          </m:sub>
        </m:sSub>
      </m:oMath>
      <w:r>
        <w:t xml:space="preserve"> is the sum of volumes </w:t>
      </w:r>
      <w:r w:rsidR="00553065">
        <w:t>harvested</w:t>
      </w:r>
      <w:r>
        <w:t xml:space="preserve"> between years </w:t>
      </w:r>
      <w:proofErr w:type="spellStart"/>
      <w:r w:rsidRPr="0080451A">
        <w:rPr>
          <w:i/>
          <w:iCs/>
        </w:rPr>
        <w:t>i</w:t>
      </w:r>
      <w:proofErr w:type="spellEnd"/>
      <w:r>
        <w:t xml:space="preserve"> and </w:t>
      </w:r>
      <w:r w:rsidRPr="0080451A">
        <w:rPr>
          <w:i/>
          <w:iCs/>
        </w:rPr>
        <w:t>f-1</w:t>
      </w:r>
      <w:r>
        <w:t xml:space="preserve">. </w:t>
      </w:r>
    </w:p>
    <w:p w14:paraId="4636328B" w14:textId="52DFB0C2" w:rsidR="0080451A" w:rsidRDefault="0080451A" w:rsidP="000677ED">
      <w:r>
        <w:t xml:space="preserve">Unlike </w:t>
      </w:r>
      <m:oMath>
        <m:sSub>
          <m:sSubPr>
            <m:ctrlPr>
              <w:rPr>
                <w:rFonts w:ascii="Cambria Math" w:hAnsi="Cambria Math"/>
                <w:lang w:val="fr-BE"/>
              </w:rPr>
            </m:ctrlPr>
          </m:sSubPr>
          <m:e>
            <m:r>
              <w:rPr>
                <w:rFonts w:ascii="Cambria Math" w:hAnsi="Cambria Math"/>
                <w:lang w:val="fr-BE"/>
              </w:rPr>
              <m:t>V</m:t>
            </m:r>
          </m:e>
          <m:sub>
            <m:r>
              <w:rPr>
                <w:rFonts w:ascii="Cambria Math" w:hAnsi="Cambria Math"/>
                <w:lang w:val="fr-BE"/>
              </w:rPr>
              <m:t>i</m:t>
            </m:r>
          </m:sub>
        </m:sSub>
      </m:oMath>
      <w:r w:rsidRPr="0080451A">
        <w:t xml:space="preserve"> </w:t>
      </w:r>
      <w:r>
        <w:t xml:space="preserve">and </w:t>
      </w:r>
      <m:oMath>
        <m:sSub>
          <m:sSubPr>
            <m:ctrlPr>
              <w:rPr>
                <w:rFonts w:ascii="Cambria Math" w:hAnsi="Cambria Math"/>
                <w:lang w:val="fr-BE"/>
              </w:rPr>
            </m:ctrlPr>
          </m:sSubPr>
          <m:e>
            <m:r>
              <w:rPr>
                <w:rFonts w:ascii="Cambria Math" w:hAnsi="Cambria Math"/>
                <w:lang w:val="fr-BE"/>
              </w:rPr>
              <m:t>V</m:t>
            </m:r>
          </m:e>
          <m:sub>
            <m:r>
              <w:rPr>
                <w:rFonts w:ascii="Cambria Math" w:hAnsi="Cambria Math"/>
                <w:lang w:val="fr-BE"/>
              </w:rPr>
              <m:t>f</m:t>
            </m:r>
          </m:sub>
        </m:sSub>
      </m:oMath>
      <w:r>
        <w:t xml:space="preserve">, the volumes </w:t>
      </w:r>
      <w:r w:rsidR="00616580">
        <w:t>harvested</w:t>
      </w:r>
      <w:r>
        <w:t xml:space="preserve"> were estimated before each sale by the forest manager, using different allometric equations. During tree marking, the girth, log height and species of the stems to be felled were recorded. The volume of logs was estimated by the manager using the equations of Piette </w:t>
      </w:r>
      <w:r w:rsidR="00616580">
        <w:fldChar w:fldCharType="begin"/>
      </w:r>
      <w:r w:rsidR="00CF6CEF">
        <w:instrText xml:space="preserve"> ADDIN ZOTERO_ITEM CSL_CITATION {"citationID":"SpVn3MFq","properties":{"formattedCitation":"(1978)","plainCitation":"(1978)","noteIndex":0},"citationItems":[{"id":9278,"uris":["http://zotero.org/users/1509360/items/FB75H4W7"],"itemData":{"id":9278,"type":"book","title":"Barème de poche : à l'usage des marchands de bois, charbonnages,propriétaires, agents forestiers, entrepreneurs, sabotiers, etc...","author":[{"family":"Piette","given":"Roger"}],"issued":{"date-parts":[["1978"]]}},"suppress-author":true}],"schema":"https://github.com/citation-style-language/schema/raw/master/csl-citation.json"} </w:instrText>
      </w:r>
      <w:r w:rsidR="00616580">
        <w:fldChar w:fldCharType="separate"/>
      </w:r>
      <w:r w:rsidR="00CF6CEF" w:rsidRPr="00CF6CEF">
        <w:rPr>
          <w:rFonts w:ascii="Aptos" w:hAnsi="Aptos"/>
        </w:rPr>
        <w:t>(1978)</w:t>
      </w:r>
      <w:r w:rsidR="00616580">
        <w:fldChar w:fldCharType="end"/>
      </w:r>
      <w:r>
        <w:t xml:space="preserve"> before 2009 or </w:t>
      </w:r>
      <w:proofErr w:type="spellStart"/>
      <w:r>
        <w:t>Dagnelie</w:t>
      </w:r>
      <w:proofErr w:type="spellEnd"/>
      <w:r w:rsidR="00CF6CEF">
        <w:t xml:space="preserve"> </w:t>
      </w:r>
      <w:r w:rsidR="00D9445C">
        <w:t xml:space="preserve"> ADDIN ZOTERO_ITEM CSL_CITATION {"citationID":"MMe5pWJt","properties":{"formattedCitation":"(1999)","plainCitation":"(1999)","noteIndex":0},"citationItems":[{"id":4690,"uris":["http://zotero.org/users/1509360/items/HATZ3ZSJ"],"itemData":{"id":4690,"type":"book","event-place":"Gembloux","publisher":"Les Presses </w:t>
      </w:r>
      <w:proofErr w:type="spellStart"/>
      <w:r w:rsidR="00D9445C">
        <w:t>Agronomiques</w:t>
      </w:r>
      <w:proofErr w:type="spellEnd"/>
      <w:r w:rsidR="00D9445C">
        <w:t xml:space="preserve"> de </w:t>
      </w:r>
      <w:proofErr w:type="spellStart"/>
      <w:r w:rsidR="00D9445C">
        <w:t>Gembloux","publisher-place":"Gembloux","title":"Tables</w:t>
      </w:r>
      <w:proofErr w:type="spellEnd"/>
      <w:r w:rsidR="00D9445C">
        <w:t xml:space="preserve"> de cubage des </w:t>
      </w:r>
      <w:proofErr w:type="spellStart"/>
      <w:r w:rsidR="00D9445C">
        <w:t>arbres</w:t>
      </w:r>
      <w:proofErr w:type="spellEnd"/>
      <w:r w:rsidR="00D9445C">
        <w:t xml:space="preserve"> et des </w:t>
      </w:r>
      <w:proofErr w:type="spellStart"/>
      <w:r w:rsidR="00D9445C">
        <w:t>peuplements</w:t>
      </w:r>
      <w:proofErr w:type="spellEnd"/>
      <w:r w:rsidR="00D9445C">
        <w:t xml:space="preserve"> forestiers","author":[{"family":"Dagnelie","given":"P"}],"issued":{"date-parts":[["1999"]]}},"suppress-author":true}],"schema":"https://github.com/citation-style-language/schema/raw/master/csl-citation.json"} </w:t>
      </w:r>
      <w:r w:rsidR="00D9445C" w:rsidRPr="00D9445C">
        <w:rPr>
          <w:rFonts w:ascii="Aptos" w:hAnsi="Aptos"/>
        </w:rPr>
        <w:t>(1999)</w:t>
      </w:r>
      <w:r w:rsidR="00CF6CEF">
        <w:fldChar w:fldCharType="begin"/>
      </w:r>
      <w:r w:rsidR="00354266">
        <w:instrText xml:space="preserve"> ADDIN ZOTERO_ITEM CSL_CITATION {"citationID":"4EGdfRJE","properties":{"formattedCitation":"(1999)","plainCitation":"(1999)","noteIndex":0},"citationItems":[{"id":4690,"uris":["http://zotero.org/users/1509360/items/HATZ3ZSJ"],"itemData":{"id":4690,"type":"book","event-place":"Gembloux","publisher":"Les Presses Agronomiques de Gembloux","publisher-place":"Gembloux","title":"Tables de cubage des arbres et des peuplements forestiers","author":[{"family":"Dagnelie","given":"P"}],"issued":{"date-parts":[["1999"]]}},"suppress-author":true}],"schema":"https://github.com/citation-style-language/schema/raw/master/csl-citation.json"} </w:instrText>
      </w:r>
      <w:r w:rsidR="00CF6CEF">
        <w:fldChar w:fldCharType="separate"/>
      </w:r>
      <w:r w:rsidR="00354266" w:rsidRPr="00354266">
        <w:rPr>
          <w:rFonts w:ascii="Aptos" w:hAnsi="Aptos"/>
        </w:rPr>
        <w:t>(1999)</w:t>
      </w:r>
      <w:r w:rsidR="00CF6CEF">
        <w:fldChar w:fldCharType="end"/>
      </w:r>
      <w:r>
        <w:t xml:space="preserve"> after 2009. Firewood volume was estimated visually. </w:t>
      </w:r>
    </w:p>
    <w:p w14:paraId="283DDF61" w14:textId="2F1F1993" w:rsidR="0080451A" w:rsidRDefault="0080451A" w:rsidP="000677ED">
      <w:r>
        <w:t xml:space="preserve">Different volume estimation methods were therefore used for this analysis. However, this weakness only affects the estimation of productivity, which is therefore, given the nature of the data, </w:t>
      </w:r>
      <w:r w:rsidR="00376382">
        <w:t>approximate</w:t>
      </w:r>
      <w:r>
        <w:t xml:space="preserve">. The volumes calculated using the different methods have not been aggregated or compared for the other analyses. </w:t>
      </w:r>
    </w:p>
    <w:p w14:paraId="72D79F58" w14:textId="72D3E08A" w:rsidR="002A3489" w:rsidRDefault="002A3489" w:rsidP="002A3489">
      <w:pPr>
        <w:pStyle w:val="Titre2"/>
      </w:pPr>
      <w:r>
        <w:t>Economic data</w:t>
      </w:r>
    </w:p>
    <w:p w14:paraId="24825768" w14:textId="77777777" w:rsidR="00612932" w:rsidRDefault="002A3489" w:rsidP="00274854">
      <w:r>
        <w:t xml:space="preserve">For the period studied, from 1992 to 2019, all annual expenses and revenues have been compiled for each block. </w:t>
      </w:r>
    </w:p>
    <w:p w14:paraId="4FE79606" w14:textId="1EB6D861" w:rsidR="002A3489" w:rsidRDefault="002A3489" w:rsidP="00274854">
      <w:r>
        <w:t>Revenues have been grouped into five categories: timber sales (broadleaved logs and coniferous stems), firewood sales, hunting rentals, fishing rentals (river and pond</w:t>
      </w:r>
      <w:r w:rsidR="00354266">
        <w:t>s</w:t>
      </w:r>
      <w:r>
        <w:t xml:space="preserve"> were completely included in the forest estate) and subsidies.</w:t>
      </w:r>
      <w:r w:rsidR="00612932">
        <w:t xml:space="preserve"> A</w:t>
      </w:r>
      <w:r>
        <w:t xml:space="preserve">lmost all revenues </w:t>
      </w:r>
      <w:r w:rsidR="00612932">
        <w:t>were</w:t>
      </w:r>
      <w:r>
        <w:t xml:space="preserve"> known. The only exception was the hunting rent in block 3 prior to 2012. This block was purchased in 1994, and the purchase price was negotiated downwards in return for a cessation of hunting rights </w:t>
      </w:r>
      <w:r>
        <w:lastRenderedPageBreak/>
        <w:t>until 2012. From 1995 to 2012, the University of Namur therefore received no hunting rent for this block. In our calculations, we did not include the gain realized at the time of the purchase</w:t>
      </w:r>
      <w:r w:rsidR="000677ED">
        <w:t xml:space="preserve"> of block 3</w:t>
      </w:r>
      <w:r>
        <w:t xml:space="preserve">. We therefore added a fictitious hunting rent equivalent to that received in the adjacent </w:t>
      </w:r>
      <w:r w:rsidR="00354266">
        <w:t>block</w:t>
      </w:r>
      <w:r>
        <w:t xml:space="preserve"> (block </w:t>
      </w:r>
      <w:r w:rsidR="000677ED">
        <w:t>2</w:t>
      </w:r>
      <w:r>
        <w:t>).</w:t>
      </w:r>
    </w:p>
    <w:p w14:paraId="72CA5F10" w14:textId="41B60D1C" w:rsidR="00612932" w:rsidRDefault="00612932" w:rsidP="00274854">
      <w:r>
        <w:t>Expenses were grouped into four categories: staff costs, roa</w:t>
      </w:r>
      <w:r w:rsidR="00354266">
        <w:t>dwork</w:t>
      </w:r>
      <w:r>
        <w:t>, vehicle purchases and property taxes. Actual cost could be retrieved for road investment</w:t>
      </w:r>
      <w:r w:rsidR="00354266">
        <w:t>s</w:t>
      </w:r>
      <w:r>
        <w:t xml:space="preserve"> and vehicle purchases. Staff cost and property taxes had to be estimated.</w:t>
      </w:r>
    </w:p>
    <w:p w14:paraId="1B07ED04" w14:textId="3F448A7F" w:rsidR="002A3489" w:rsidRDefault="00612932" w:rsidP="00274854">
      <w:r>
        <w:t>M</w:t>
      </w:r>
      <w:r w:rsidR="002A3489">
        <w:t>ajor road</w:t>
      </w:r>
      <w:r w:rsidR="00354266">
        <w:t xml:space="preserve">works </w:t>
      </w:r>
      <w:proofErr w:type="gramStart"/>
      <w:r w:rsidR="002A3489">
        <w:t>have</w:t>
      </w:r>
      <w:proofErr w:type="gramEnd"/>
      <w:r w:rsidR="002A3489">
        <w:t xml:space="preserve"> been made</w:t>
      </w:r>
      <w:r>
        <w:t xml:space="preserve"> in all blocks but block 4</w:t>
      </w:r>
      <w:r w:rsidR="002A3489">
        <w:t xml:space="preserve">. In </w:t>
      </w:r>
      <w:r w:rsidR="008A0BEC">
        <w:t>block 2 and 5</w:t>
      </w:r>
      <w:r w:rsidR="002A3489">
        <w:t xml:space="preserve">, </w:t>
      </w:r>
      <w:r w:rsidR="008A0BEC">
        <w:t xml:space="preserve">these investments </w:t>
      </w:r>
      <w:r w:rsidR="002A3489">
        <w:t xml:space="preserve">were carried out very early on, before 1992. They were particularly substantial in </w:t>
      </w:r>
      <w:r w:rsidR="008A0BEC">
        <w:t>block 2</w:t>
      </w:r>
      <w:r w:rsidR="002A3489">
        <w:t xml:space="preserve">. In </w:t>
      </w:r>
      <w:r w:rsidR="008A0BEC">
        <w:t>block</w:t>
      </w:r>
      <w:r>
        <w:t>s</w:t>
      </w:r>
      <w:r w:rsidR="008A0BEC">
        <w:t xml:space="preserve"> 1 and 3</w:t>
      </w:r>
      <w:r w:rsidR="002A3489">
        <w:t>, road investments were made after 1992 (in 2000 and 2014). These expenditures have been accounted for assuming a 30-year depreciation period.</w:t>
      </w:r>
    </w:p>
    <w:p w14:paraId="20CBFDBF" w14:textId="2AE722F3" w:rsidR="00B835C4" w:rsidRDefault="00B835C4" w:rsidP="00274854">
      <w:r>
        <w:t xml:space="preserve">In 2003, the university purchased a vehicle used primarily for forest management. The cost of this vehicle was distributed among the different blocks in proportion to their area, assuming a depreciation period of 10 years. </w:t>
      </w:r>
    </w:p>
    <w:p w14:paraId="1A1C70F3" w14:textId="0E4003DA" w:rsidR="002A3489" w:rsidRDefault="002A3489" w:rsidP="00274854">
      <w:r>
        <w:t xml:space="preserve">From 1992 to 2019, forest management was carried out by an engineer and a </w:t>
      </w:r>
      <w:r w:rsidR="00B835C4">
        <w:t>technician</w:t>
      </w:r>
      <w:r>
        <w:t xml:space="preserve"> for 20% and 60% of their working time respectively. In </w:t>
      </w:r>
      <w:r w:rsidR="00B835C4">
        <w:t>2023</w:t>
      </w:r>
      <w:r>
        <w:t xml:space="preserve">, the total cost of </w:t>
      </w:r>
      <w:r w:rsidR="00B835C4">
        <w:t xml:space="preserve">staff </w:t>
      </w:r>
      <w:r>
        <w:t xml:space="preserve">(including social </w:t>
      </w:r>
      <w:r w:rsidR="00354266">
        <w:t>taxes</w:t>
      </w:r>
      <w:r>
        <w:t xml:space="preserve">) corresponded to an expenditure of </w:t>
      </w:r>
      <w:r w:rsidR="00B835C4">
        <w:t>76,157 €</w:t>
      </w:r>
      <w:r>
        <w:t xml:space="preserve">, or </w:t>
      </w:r>
      <w:r w:rsidR="00B835C4">
        <w:t>257 €</w:t>
      </w:r>
      <w:r>
        <w:t>/ha/year</w:t>
      </w:r>
      <w:r w:rsidR="000C3B05">
        <w:t xml:space="preserve"> (corresponding to </w:t>
      </w:r>
      <w:r w:rsidR="004110A4">
        <w:t xml:space="preserve">225 €/ha/year </w:t>
      </w:r>
      <w:r w:rsidR="007B2489">
        <w:t xml:space="preserve">if </w:t>
      </w:r>
      <w:r w:rsidR="007B2489" w:rsidRPr="0046649B">
        <w:t>inflation-adjusted value for 2019</w:t>
      </w:r>
      <w:r w:rsidR="007B2489">
        <w:t>)</w:t>
      </w:r>
      <w:r>
        <w:t xml:space="preserve">. This </w:t>
      </w:r>
      <w:r w:rsidR="00B835C4">
        <w:t xml:space="preserve">substantial expense </w:t>
      </w:r>
      <w:r>
        <w:t xml:space="preserve">was </w:t>
      </w:r>
      <w:r w:rsidR="00B835C4">
        <w:t>distributed among the blocks</w:t>
      </w:r>
      <w:r>
        <w:t xml:space="preserve"> in proportion to their area. </w:t>
      </w:r>
    </w:p>
    <w:p w14:paraId="0DD87966" w14:textId="77777777" w:rsidR="009143E9" w:rsidRDefault="009143E9" w:rsidP="0072798E">
      <w:r>
        <w:t xml:space="preserve">Property taxes were estimated based on the taxes paid in 2024. They also took into account changes in the forest tax system. This includes the implementation of Natura2000 regulations in 2012. Finally, the area affected by these regulation changes was considered. </w:t>
      </w:r>
    </w:p>
    <w:p w14:paraId="55D490F7" w14:textId="77777777" w:rsidR="002A3489" w:rsidRDefault="002A3489" w:rsidP="00274854">
      <w:r>
        <w:t xml:space="preserve">Other costs (small equipment and fuel) were assumed to be negligible and were not taken into account. </w:t>
      </w:r>
    </w:p>
    <w:p w14:paraId="77CBA985" w14:textId="77777777" w:rsidR="00BD136D" w:rsidRDefault="00BD136D" w:rsidP="0072798E">
      <w:r>
        <w:t>The prices used for expenses included VAT, but the prices of timber sales did not include VAT. This was the situation at the University of Namur until 2002.</w:t>
      </w:r>
    </w:p>
    <w:p w14:paraId="2626217F" w14:textId="7B9472EB" w:rsidR="002A3489" w:rsidRDefault="001E78F7" w:rsidP="00274854">
      <w:r w:rsidRPr="001E78F7">
        <w:t xml:space="preserve">All these financial flows have been archived in nominal values (current euros). They have been converted into real values for 2019 (constant euros) to take account of inflation. </w:t>
      </w:r>
      <w:r w:rsidR="002A3489">
        <w:t xml:space="preserve">The conversion was carried out using the consumer price index published by </w:t>
      </w:r>
      <w:proofErr w:type="spellStart"/>
      <w:r w:rsidR="002A3489">
        <w:t>Statbel</w:t>
      </w:r>
      <w:proofErr w:type="spellEnd"/>
      <w:r w:rsidR="002A3489">
        <w:t xml:space="preserve"> </w:t>
      </w:r>
      <w:r w:rsidR="00274854">
        <w:fldChar w:fldCharType="begin"/>
      </w:r>
      <w:r w:rsidR="00FE5221">
        <w:instrText xml:space="preserve"> ADDIN ZOTERO_ITEM CSL_CITATION {"citationID":"5hbtJSM5","properties":{"formattedCitation":"(STATBEL, 2024)","plainCitation":"(STATBEL, 2024)","noteIndex":0},"citationItems":[{"id":9116,"uris":["http://zotero.org/users/1509360/items/J3D5MG5G"],"itemData":{"id":9116,"type":"post-weblog","title":"Indice des prix à la consommation","URL":"https://statbel.fgov.be/fr/themes/prix-la-consommation/indice-des-prix-la-consommation","author":[{"family":"STATBEL","given":""}],"accessed":{"date-parts":[["2024",8,16]]},"issued":{"date-parts":[["2024"]]}}}],"schema":"https://github.com/citation-style-language/schema/raw/master/csl-citation.json"} </w:instrText>
      </w:r>
      <w:r w:rsidR="00274854">
        <w:fldChar w:fldCharType="separate"/>
      </w:r>
      <w:r w:rsidR="00274854" w:rsidRPr="00274854">
        <w:rPr>
          <w:rFonts w:ascii="Aptos" w:hAnsi="Aptos"/>
        </w:rPr>
        <w:t>(STATBEL, 2024)</w:t>
      </w:r>
      <w:r w:rsidR="00274854">
        <w:fldChar w:fldCharType="end"/>
      </w:r>
      <w:r w:rsidR="002A3489">
        <w:t>.</w:t>
      </w:r>
    </w:p>
    <w:p w14:paraId="1327B9F7" w14:textId="1B29EBBC" w:rsidR="00274854" w:rsidRDefault="00274854" w:rsidP="00274854">
      <w:pPr>
        <w:pStyle w:val="Titre2"/>
      </w:pPr>
      <w:r>
        <w:t>Theoretical alternative management scenario</w:t>
      </w:r>
      <w:r w:rsidR="00E60132">
        <w:t>s</w:t>
      </w:r>
    </w:p>
    <w:p w14:paraId="7615F74B" w14:textId="01619831" w:rsidR="00274854" w:rsidRDefault="00274854" w:rsidP="00A53CDE">
      <w:r>
        <w:t xml:space="preserve">The profitability of several </w:t>
      </w:r>
      <w:r w:rsidR="0093605A">
        <w:t>six</w:t>
      </w:r>
      <w:r>
        <w:t xml:space="preserve"> alternative scenarios was estimated. </w:t>
      </w:r>
      <w:r w:rsidR="0040453A">
        <w:t>The goal was to provide estimates that would help put the observed profitability into perspective with the potential profitability that could have been achieved, in theory</w:t>
      </w:r>
      <w:r>
        <w:t xml:space="preserve">, if more conventional </w:t>
      </w:r>
      <w:r w:rsidR="0040453A">
        <w:t>EAM</w:t>
      </w:r>
      <w:r>
        <w:t xml:space="preserve"> (leading to stand harvesting by clear-cutting followed by planting) had been carried out. </w:t>
      </w:r>
    </w:p>
    <w:p w14:paraId="43BCEBC9" w14:textId="25660FD4" w:rsidR="00274854" w:rsidRDefault="00274854" w:rsidP="00A53CDE">
      <w:r>
        <w:t xml:space="preserve">In contrast to previous analyses carried out on a forest block scale (29-91 ha), the analysis of the theoretical scenarios was carried out </w:t>
      </w:r>
      <w:r w:rsidRPr="00274854">
        <w:t xml:space="preserve">on a </w:t>
      </w:r>
      <w:r>
        <w:t>1-ha</w:t>
      </w:r>
      <w:r w:rsidRPr="00274854">
        <w:t xml:space="preserve"> scale, where conditions were assumed to correspond to the average conditions (e.g. soil) </w:t>
      </w:r>
      <w:r>
        <w:t>found</w:t>
      </w:r>
      <w:r w:rsidRPr="00274854">
        <w:t xml:space="preserve"> on the estate over the last 30 years </w:t>
      </w:r>
      <w:r>
        <w:t xml:space="preserve">(this is still a retrospective analysis).  </w:t>
      </w:r>
    </w:p>
    <w:p w14:paraId="41AE5B75" w14:textId="03E17797" w:rsidR="00274854" w:rsidRDefault="00274854" w:rsidP="00BA5DC3">
      <w:r>
        <w:t xml:space="preserve">The theoretical scenarios corresponded to even-aged </w:t>
      </w:r>
      <w:r w:rsidR="00332018">
        <w:t xml:space="preserve">Norway </w:t>
      </w:r>
      <w:r>
        <w:t xml:space="preserve">spruce or Douglas-fir plantations. For each species, we defined a </w:t>
      </w:r>
      <w:r w:rsidR="0012692A">
        <w:t>hazard-free</w:t>
      </w:r>
      <w:r>
        <w:t xml:space="preserve"> scenario and two alternative scenarios, considering the impact of </w:t>
      </w:r>
      <w:r w:rsidR="008706C7">
        <w:t>different</w:t>
      </w:r>
      <w:r>
        <w:t xml:space="preserve"> hazards (bark beetles, regeneration failure, growth decline</w:t>
      </w:r>
      <w:r w:rsidR="008706C7">
        <w:t xml:space="preserve">, </w:t>
      </w:r>
      <w:r w:rsidR="00737DCB">
        <w:t>Supplementary Tables</w:t>
      </w:r>
      <w:r w:rsidRPr="003E3CF9">
        <w:t xml:space="preserve"> </w:t>
      </w:r>
      <w:r w:rsidR="008706C7" w:rsidRPr="003E3CF9">
        <w:t>2</w:t>
      </w:r>
      <w:r w:rsidRPr="003E3CF9">
        <w:t xml:space="preserve"> to </w:t>
      </w:r>
      <w:r w:rsidR="003E3CF9" w:rsidRPr="003E3CF9">
        <w:t>7</w:t>
      </w:r>
      <w:r>
        <w:t>).</w:t>
      </w:r>
    </w:p>
    <w:p w14:paraId="38D6328C" w14:textId="77777777" w:rsidR="007C338A" w:rsidRDefault="00274854" w:rsidP="00BA5DC3">
      <w:r>
        <w:lastRenderedPageBreak/>
        <w:t xml:space="preserve">For all scenarios, a set of common assumptions were made to estimate the associated costs and </w:t>
      </w:r>
      <w:r w:rsidR="007C338A">
        <w:t xml:space="preserve">revenues, and additional assumptions were then made specifically for each scenario. </w:t>
      </w:r>
    </w:p>
    <w:p w14:paraId="0A5AC8F6" w14:textId="295D8DDC" w:rsidR="00A53CDE" w:rsidRPr="00E60132" w:rsidRDefault="00BE4673" w:rsidP="00BA5DC3">
      <w:pPr>
        <w:pStyle w:val="Paragraphedeliste"/>
        <w:numPr>
          <w:ilvl w:val="0"/>
          <w:numId w:val="1"/>
        </w:numPr>
      </w:pPr>
      <w:r>
        <w:t>A shredding was carried out before planting</w:t>
      </w:r>
      <w:r w:rsidR="00A53CDE" w:rsidRPr="00E60132">
        <w:t xml:space="preserve">. Shredding followed by planting with a hoe </w:t>
      </w:r>
      <w:r w:rsidR="00573DF6" w:rsidRPr="00E60132">
        <w:t>was</w:t>
      </w:r>
      <w:r w:rsidR="00A53CDE" w:rsidRPr="00E60132">
        <w:t xml:space="preserve"> the </w:t>
      </w:r>
      <w:r w:rsidR="00573DF6" w:rsidRPr="00E60132">
        <w:t xml:space="preserve">most common </w:t>
      </w:r>
      <w:r w:rsidR="00A53CDE" w:rsidRPr="00E60132">
        <w:t>method over the last 30 years in Belgium. It was also the choice made by the manager prior to 1992. The</w:t>
      </w:r>
      <w:r w:rsidR="00573DF6" w:rsidRPr="00E60132">
        <w:t xml:space="preserve"> associated</w:t>
      </w:r>
      <w:r w:rsidR="00A53CDE" w:rsidRPr="00E60132">
        <w:t xml:space="preserve"> cost was estimated at 1,238 €/ha. This value was extracted from the price list published in 2019 by a regional forest worker union </w:t>
      </w:r>
      <w:r w:rsidR="00A53CDE" w:rsidRPr="00E60132">
        <w:fldChar w:fldCharType="begin"/>
      </w:r>
      <w:r w:rsidR="00FE5221">
        <w:instrText xml:space="preserve"> ADDIN ZOTERO_ITEM CSL_CITATION {"citationID":"YZ0LJx9a","properties":{"formattedCitation":"(Union des entrepreneurs de travaux forestiers de Wallonie, 2019)","plainCitation":"(Union des entrepreneurs de travaux forestiers de Wallonie, 2019)","noteIndex":0},"citationItems":[{"id":9117,"uris":["http://zotero.org/users/1509360/items/BXKELZVU"],"itemData":{"id":9117,"type":"report","event-place":"Jambes, Belgique","publisher-place":"Jambes, Belgique","title":"Prix d'orientation des principaux travaux sylvicoles","URL":"www.confederationbois.be.be","author":[{"family":"Union des entrepreneurs de travaux forestiers de Wallonie","given":""}],"issued":{"date-parts":[["2019"]]}}}],"schema":"https://github.com/citation-style-language/schema/raw/master/csl-citation.json"} </w:instrText>
      </w:r>
      <w:r w:rsidR="00A53CDE" w:rsidRPr="00E60132">
        <w:fldChar w:fldCharType="separate"/>
      </w:r>
      <w:r w:rsidR="00A53CDE" w:rsidRPr="007A7A32">
        <w:rPr>
          <w:rFonts w:ascii="Aptos" w:hAnsi="Aptos"/>
        </w:rPr>
        <w:t>(Union des entrepreneurs de travaux forestiers de Wallonie, 2019)</w:t>
      </w:r>
      <w:r w:rsidR="00A53CDE" w:rsidRPr="00E60132">
        <w:fldChar w:fldCharType="end"/>
      </w:r>
      <w:r w:rsidR="00A53CDE" w:rsidRPr="00E60132">
        <w:t>.</w:t>
      </w:r>
      <w:r w:rsidR="00A26437">
        <w:t xml:space="preserve"> </w:t>
      </w:r>
      <w:r w:rsidR="00A26437" w:rsidRPr="00A26437">
        <w:t xml:space="preserve">For each silvicultural intervention, the price list proposed a price </w:t>
      </w:r>
      <w:r w:rsidR="00376382" w:rsidRPr="00A26437">
        <w:t>range,</w:t>
      </w:r>
      <w:r w:rsidR="00A26437" w:rsidRPr="00A26437">
        <w:t xml:space="preserve"> and, by default, we used the average value.</w:t>
      </w:r>
    </w:p>
    <w:p w14:paraId="4E733142" w14:textId="22979656" w:rsidR="00A53CDE" w:rsidRPr="00E60132" w:rsidRDefault="00A53CDE" w:rsidP="00BA5DC3">
      <w:pPr>
        <w:pStyle w:val="Paragraphedeliste"/>
        <w:numPr>
          <w:ilvl w:val="0"/>
          <w:numId w:val="1"/>
        </w:numPr>
      </w:pPr>
      <w:r w:rsidRPr="00E60132">
        <w:t xml:space="preserve">2000 </w:t>
      </w:r>
      <w:r w:rsidR="00A26437">
        <w:t>trees were planted (manually with a hoe)</w:t>
      </w:r>
      <w:r w:rsidRPr="00E60132">
        <w:t xml:space="preserve"> per hectare (2 x 2.5m</w:t>
      </w:r>
      <w:r w:rsidR="00BE4673">
        <w:t xml:space="preserve"> spacing</w:t>
      </w:r>
      <w:r w:rsidRPr="00E60132">
        <w:t xml:space="preserve">). </w:t>
      </w:r>
      <w:r w:rsidR="00573DF6" w:rsidRPr="00E60132">
        <w:t xml:space="preserve">Local silvicultural guidelines </w:t>
      </w:r>
      <w:r w:rsidR="00573DF6" w:rsidRPr="00E60132">
        <w:fldChar w:fldCharType="begin"/>
      </w:r>
      <w:r w:rsidR="00FE5221">
        <w:instrText xml:space="preserve"> ADDIN ZOTERO_ITEM CSL_CITATION {"citationID":"ymVpJPdu","properties":{"formattedCitation":"(Perin et al., 2016)","plainCitation":"(Perin et al., 2016)","noteIndex":0},"citationItems":[{"id":6408,"uris":["http://zotero.org/users/1509360/items/GS3PU48S"],"itemData":{"id":6408,"type":"article-journal","container-title":"Forêt.Nature","title":"De nouvelles normes sylvicoles pour les futaies pures équiennes d'épicéa et de douglas en appui à la gestion de la forêt publique en Wallonie","volume":"139","author":[{"family":"Perin","given":"Jérôme"},{"family":"Hébert","given":"Jacques"},{"family":"Lejeune","given":"Philippe"},{"family":"Claessens","given":"Hugues"}],"issued":{"date-parts":[["2016"]]}}}],"schema":"https://github.com/citation-style-language/schema/raw/master/csl-citation.json"} </w:instrText>
      </w:r>
      <w:r w:rsidR="00573DF6" w:rsidRPr="00E60132">
        <w:fldChar w:fldCharType="separate"/>
      </w:r>
      <w:r w:rsidR="00573DF6" w:rsidRPr="00E60132">
        <w:rPr>
          <w:rFonts w:ascii="Aptos" w:hAnsi="Aptos"/>
        </w:rPr>
        <w:t>(Perin et al., 2016)</w:t>
      </w:r>
      <w:r w:rsidR="00573DF6" w:rsidRPr="00E60132">
        <w:fldChar w:fldCharType="end"/>
      </w:r>
      <w:r w:rsidR="00573DF6" w:rsidRPr="00E60132">
        <w:t xml:space="preserve"> promoted t</w:t>
      </w:r>
      <w:r w:rsidRPr="00E60132">
        <w:t xml:space="preserve">wo planting densities: 2000 and 2500 tree/ha. We chose the former to limit the initial investment, on the assumption </w:t>
      </w:r>
      <w:r w:rsidR="00573DF6" w:rsidRPr="00E60132">
        <w:t>of favorable survival rate of</w:t>
      </w:r>
      <w:r w:rsidRPr="00E60132">
        <w:t xml:space="preserve"> seedlings. The </w:t>
      </w:r>
      <w:r w:rsidR="00573DF6" w:rsidRPr="00E60132">
        <w:t xml:space="preserve">total </w:t>
      </w:r>
      <w:r w:rsidRPr="00E60132">
        <w:t>cost of this operation was estimated at 1969 €/ha, assuming that the cost of the seedling was 0.52 €/plant and the cost of labor was 0.46</w:t>
      </w:r>
      <w:r w:rsidR="00A26437">
        <w:t> </w:t>
      </w:r>
      <w:r w:rsidRPr="00E60132">
        <w:t xml:space="preserve">€/plant </w:t>
      </w:r>
      <w:r w:rsidRPr="00E60132">
        <w:fldChar w:fldCharType="begin"/>
      </w:r>
      <w:r w:rsidR="00FE5221">
        <w:instrText xml:space="preserve"> ADDIN ZOTERO_ITEM CSL_CITATION {"citationID":"0Qik2zHw","properties":{"formattedCitation":"(ArboPlant, 2023; Union des entrepreneurs de travaux forestiers de Wallonie, 2019)","plainCitation":"(ArboPlant, 2023; Union des entrepreneurs de travaux forestiers de Wallonie, 2019)","noteIndex":0},"citationItems":[{"id":9118,"uris":["http://zotero.org/users/1509360/items/AMHFVBHC"],"itemData":{"id":9118,"type":"post-weblog","title":"Comparaison des coûts de plantation","URL":"https://www.arboplants.be/public/documents/web/comparaison_co%C3%BBt_plantation_2023_tvac.pdf?t=8294","author":[{"family":"ArboPlant","given":""}],"issued":{"date-parts":[["2023"]]}}},{"id":9117,"uris":["http://zotero.org/users/1509360/items/BXKELZVU"],"itemData":{"id":9117,"type":"report","event-place":"Jambes, Belgique","publisher-place":"Jambes, Belgique","title":"Prix d'orientation des principaux travaux sylvicoles","URL":"www.confederationbois.be.be","author":[{"family":"Union des entrepreneurs de travaux forestiers de Wallonie","given":""}],"issued":{"date-parts":[["2019"]]}}}],"schema":"https://github.com/citation-style-language/schema/raw/master/csl-citation.json"} </w:instrText>
      </w:r>
      <w:r w:rsidRPr="00E60132">
        <w:fldChar w:fldCharType="separate"/>
      </w:r>
      <w:r w:rsidRPr="00E60132">
        <w:rPr>
          <w:rFonts w:ascii="Aptos" w:hAnsi="Aptos"/>
        </w:rPr>
        <w:t>(ArboPlant, 2023; Union des entrepreneurs de travaux forestiers de Wallonie, 2019)</w:t>
      </w:r>
      <w:r w:rsidRPr="00E60132">
        <w:fldChar w:fldCharType="end"/>
      </w:r>
      <w:r w:rsidRPr="00E60132">
        <w:t>.</w:t>
      </w:r>
    </w:p>
    <w:p w14:paraId="363E4AFD" w14:textId="60B1FD81" w:rsidR="00A53CDE" w:rsidRPr="00E60132" w:rsidRDefault="00A53CDE" w:rsidP="00BA5DC3">
      <w:pPr>
        <w:pStyle w:val="Paragraphedeliste"/>
        <w:numPr>
          <w:ilvl w:val="0"/>
          <w:numId w:val="1"/>
        </w:numPr>
      </w:pPr>
      <w:r w:rsidRPr="00E60132">
        <w:t xml:space="preserve">Plantation </w:t>
      </w:r>
      <w:r w:rsidR="00A26437">
        <w:t xml:space="preserve">was cleared from the competitive vegetation </w:t>
      </w:r>
      <w:r w:rsidRPr="00E60132">
        <w:t xml:space="preserve">3 years after planting. We assume that </w:t>
      </w:r>
      <w:r w:rsidR="00350CAD" w:rsidRPr="00E60132">
        <w:t>shredding before plantation</w:t>
      </w:r>
      <w:r w:rsidRPr="00E60132">
        <w:t xml:space="preserve"> allows for moderate development of competing vegetation in the years following planting. A single </w:t>
      </w:r>
      <w:r w:rsidR="00A26437">
        <w:t>clearing</w:t>
      </w:r>
      <w:r w:rsidR="00350CAD" w:rsidRPr="00E60132">
        <w:t xml:space="preserve"> </w:t>
      </w:r>
      <w:r w:rsidRPr="00E60132">
        <w:t>was</w:t>
      </w:r>
      <w:r w:rsidR="00350CAD" w:rsidRPr="00E60132">
        <w:t xml:space="preserve"> </w:t>
      </w:r>
      <w:r w:rsidRPr="00E60132">
        <w:t xml:space="preserve">therefore simulated after 3 years. Additional </w:t>
      </w:r>
      <w:r w:rsidR="00A26437">
        <w:t>clearing</w:t>
      </w:r>
      <w:r w:rsidRPr="00E60132">
        <w:t xml:space="preserve"> (in year 2) </w:t>
      </w:r>
      <w:r w:rsidR="00573DF6" w:rsidRPr="00E60132">
        <w:t>can</w:t>
      </w:r>
      <w:r w:rsidRPr="00E60132">
        <w:t xml:space="preserve"> sometimes </w:t>
      </w:r>
      <w:r w:rsidR="00573DF6" w:rsidRPr="00E60132">
        <w:t xml:space="preserve">be </w:t>
      </w:r>
      <w:r w:rsidRPr="00E60132">
        <w:t>necessary, but we ha</w:t>
      </w:r>
      <w:r w:rsidR="00573DF6" w:rsidRPr="00E60132">
        <w:t>d</w:t>
      </w:r>
      <w:r w:rsidRPr="00E60132">
        <w:t xml:space="preserve"> not taken this into account, so as not to underestimate the profitability of the theoretical no-hazard scenario. The cost of </w:t>
      </w:r>
      <w:r w:rsidR="00A26437">
        <w:t>clearing</w:t>
      </w:r>
      <w:r w:rsidRPr="00E60132">
        <w:t xml:space="preserve"> was estimated at 944</w:t>
      </w:r>
      <w:r w:rsidR="00350CAD" w:rsidRPr="00E60132">
        <w:t xml:space="preserve"> €</w:t>
      </w:r>
      <w:r w:rsidRPr="00E60132">
        <w:t>/ha</w:t>
      </w:r>
      <w:r w:rsidR="00350CAD" w:rsidRPr="00E60132">
        <w:t xml:space="preserve"> </w:t>
      </w:r>
      <w:r w:rsidR="00350CAD" w:rsidRPr="00E60132">
        <w:fldChar w:fldCharType="begin"/>
      </w:r>
      <w:r w:rsidR="00FE5221">
        <w:instrText xml:space="preserve"> ADDIN ZOTERO_ITEM CSL_CITATION {"citationID":"rXfiPKaw","properties":{"formattedCitation":"(Union des entrepreneurs de travaux forestiers de Wallonie, 2019)","plainCitation":"(Union des entrepreneurs de travaux forestiers de Wallonie, 2019)","noteIndex":0},"citationItems":[{"id":9117,"uris":["http://zotero.org/users/1509360/items/BXKELZVU"],"itemData":{"id":9117,"type":"report","event-place":"Jambes, Belgique","publisher-place":"Jambes, Belgique","title":"Prix d'orientation des principaux travaux sylvicoles","URL":"www.confederationbois.be.be","author":[{"family":"Union des entrepreneurs de travaux forestiers de Wallonie","given":""}],"issued":{"date-parts":[["2019"]]}}}],"schema":"https://github.com/citation-style-language/schema/raw/master/csl-citation.json"} </w:instrText>
      </w:r>
      <w:r w:rsidR="00350CAD" w:rsidRPr="00E60132">
        <w:fldChar w:fldCharType="separate"/>
      </w:r>
      <w:r w:rsidR="00350CAD" w:rsidRPr="00E60132">
        <w:rPr>
          <w:rFonts w:ascii="Aptos" w:hAnsi="Aptos"/>
        </w:rPr>
        <w:t>(Union des entrepreneurs de travaux forestiers de Wallonie, 2019)</w:t>
      </w:r>
      <w:r w:rsidR="00350CAD" w:rsidRPr="00E60132">
        <w:fldChar w:fldCharType="end"/>
      </w:r>
      <w:r w:rsidR="00350CAD" w:rsidRPr="00E60132">
        <w:t>.</w:t>
      </w:r>
    </w:p>
    <w:p w14:paraId="0ECF8CE0" w14:textId="6810EB4A" w:rsidR="00A53CDE" w:rsidRDefault="00A26437" w:rsidP="00BA5DC3">
      <w:pPr>
        <w:pStyle w:val="Paragraphedeliste"/>
        <w:numPr>
          <w:ilvl w:val="0"/>
          <w:numId w:val="1"/>
        </w:numPr>
      </w:pPr>
      <w:r>
        <w:t xml:space="preserve">Every tree was pruned </w:t>
      </w:r>
      <w:r w:rsidR="00350CAD" w:rsidRPr="00E60132">
        <w:t xml:space="preserve">up to 2 m before the first thinning. </w:t>
      </w:r>
      <w:r w:rsidR="00A53CDE" w:rsidRPr="00E60132">
        <w:t xml:space="preserve">This work </w:t>
      </w:r>
      <w:r w:rsidR="00350CAD" w:rsidRPr="00E60132">
        <w:t>eased</w:t>
      </w:r>
      <w:r w:rsidR="00A53CDE" w:rsidRPr="00E60132">
        <w:t xml:space="preserve"> </w:t>
      </w:r>
      <w:r w:rsidR="00350CAD" w:rsidRPr="00E60132">
        <w:t>tree marking and stand inspection</w:t>
      </w:r>
      <w:r w:rsidR="00A53CDE" w:rsidRPr="00E60132">
        <w:t xml:space="preserve">. Some managers </w:t>
      </w:r>
      <w:r w:rsidR="00350CAD" w:rsidRPr="00E60132">
        <w:t xml:space="preserve">now </w:t>
      </w:r>
      <w:r w:rsidR="00A53CDE" w:rsidRPr="00E60132">
        <w:t>omit this operation</w:t>
      </w:r>
      <w:r w:rsidR="00A53CDE">
        <w:t>, but it is still widely applied</w:t>
      </w:r>
      <w:r w:rsidR="00350CAD">
        <w:t xml:space="preserve"> and used to be carried out systematically in Belgium</w:t>
      </w:r>
      <w:r w:rsidR="00A53CDE">
        <w:t xml:space="preserve">. The cost of pruning </w:t>
      </w:r>
      <w:r w:rsidR="00384C87">
        <w:t>was</w:t>
      </w:r>
      <w:r w:rsidR="00A53CDE">
        <w:t xml:space="preserve"> estimated at 2032</w:t>
      </w:r>
      <w:r w:rsidR="00350CAD">
        <w:t xml:space="preserve"> €</w:t>
      </w:r>
      <w:r w:rsidR="00A53CDE">
        <w:t xml:space="preserve">/ha </w:t>
      </w:r>
      <w:r w:rsidR="00350CAD">
        <w:fldChar w:fldCharType="begin"/>
      </w:r>
      <w:r w:rsidR="00FE5221">
        <w:instrText xml:space="preserve"> ADDIN ZOTERO_ITEM CSL_CITATION {"citationID":"lWQhUKQI","properties":{"formattedCitation":"(Union des entrepreneurs de travaux forestiers de Wallonie, 2019)","plainCitation":"(Union des entrepreneurs de travaux forestiers de Wallonie, 2019)","noteIndex":0},"citationItems":[{"id":9117,"uris":["http://zotero.org/users/1509360/items/BXKELZVU"],"itemData":{"id":9117,"type":"report","event-place":"Jambes, Belgique","publisher-place":"Jambes, Belgique","title":"Prix d'orientation des principaux travaux sylvicoles","URL":"www.confederationbois.be.be","author":[{"family":"Union des entrepreneurs de travaux forestiers de Wallonie","given":""}],"issued":{"date-parts":[["2019"]]}}}],"schema":"https://github.com/citation-style-language/schema/raw/master/csl-citation.json"} </w:instrText>
      </w:r>
      <w:r w:rsidR="00350CAD">
        <w:fldChar w:fldCharType="separate"/>
      </w:r>
      <w:r w:rsidR="00350CAD" w:rsidRPr="00A53CDE">
        <w:rPr>
          <w:rFonts w:ascii="Aptos" w:hAnsi="Aptos"/>
        </w:rPr>
        <w:t>(Union des entrepreneurs de travaux forestiers de Wallonie, 2019)</w:t>
      </w:r>
      <w:r w:rsidR="00350CAD">
        <w:fldChar w:fldCharType="end"/>
      </w:r>
      <w:r w:rsidR="00A53CDE">
        <w:t>.</w:t>
      </w:r>
    </w:p>
    <w:p w14:paraId="110392DE" w14:textId="533CD3D0" w:rsidR="00350CAD" w:rsidRDefault="00350CAD" w:rsidP="00BA5DC3">
      <w:pPr>
        <w:pStyle w:val="Paragraphedeliste"/>
        <w:numPr>
          <w:ilvl w:val="0"/>
          <w:numId w:val="1"/>
        </w:numPr>
      </w:pPr>
      <w:r w:rsidRPr="00350CAD">
        <w:t xml:space="preserve">The volume of thinned trees </w:t>
      </w:r>
      <w:r w:rsidR="00384C87">
        <w:t xml:space="preserve">per diameter class </w:t>
      </w:r>
      <w:r w:rsidR="00384C87" w:rsidRPr="00350CAD">
        <w:t>was</w:t>
      </w:r>
      <w:r w:rsidRPr="00350CAD">
        <w:t xml:space="preserve"> extracted from </w:t>
      </w:r>
      <w:r w:rsidRPr="002D0ADC">
        <w:t>local yield tables</w:t>
      </w:r>
      <w:r>
        <w:t xml:space="preserve"> </w:t>
      </w:r>
      <w:r w:rsidR="00A53CDE">
        <w:t xml:space="preserve">(Perin et al., 2016). </w:t>
      </w:r>
    </w:p>
    <w:p w14:paraId="35DC2E21" w14:textId="4DDA8A55" w:rsidR="00350CAD" w:rsidRDefault="00350CAD" w:rsidP="00BA5DC3">
      <w:pPr>
        <w:pStyle w:val="Paragraphedeliste"/>
        <w:numPr>
          <w:ilvl w:val="0"/>
          <w:numId w:val="1"/>
        </w:numPr>
      </w:pPr>
      <w:r>
        <w:t>The rotation</w:t>
      </w:r>
      <w:r w:rsidR="007C338A">
        <w:t xml:space="preserve"> (stand age at clear-cut)</w:t>
      </w:r>
      <w:r>
        <w:t xml:space="preserve"> was chosen as the one maximizing the internal rate of return.</w:t>
      </w:r>
      <w:r w:rsidR="00A53CDE">
        <w:t xml:space="preserve"> </w:t>
      </w:r>
    </w:p>
    <w:p w14:paraId="06517305" w14:textId="4DDC47F3" w:rsidR="00573DF6" w:rsidRDefault="00A53CDE" w:rsidP="00BA5DC3">
      <w:pPr>
        <w:pStyle w:val="Paragraphedeliste"/>
        <w:numPr>
          <w:ilvl w:val="0"/>
          <w:numId w:val="1"/>
        </w:numPr>
      </w:pPr>
      <w:r>
        <w:t xml:space="preserve">The timber prices </w:t>
      </w:r>
      <w:r w:rsidR="00573DF6">
        <w:t xml:space="preserve">were extracted </w:t>
      </w:r>
      <w:r w:rsidR="00BE4673">
        <w:t xml:space="preserve">from </w:t>
      </w:r>
      <w:r w:rsidR="00A26437">
        <w:t>he</w:t>
      </w:r>
      <w:r w:rsidR="00573DF6">
        <w:t xml:space="preserve"> price list </w:t>
      </w:r>
      <w:r w:rsidR="00A26437">
        <w:t>published by the national forest expert union</w:t>
      </w:r>
      <w:r>
        <w:t xml:space="preserve"> </w:t>
      </w:r>
      <w:r w:rsidR="00573DF6">
        <w:fldChar w:fldCharType="begin"/>
      </w:r>
      <w:r w:rsidR="00FE5221">
        <w:instrText xml:space="preserve"> ADDIN ZOTERO_ITEM CSL_CITATION {"citationID":"uKsRNoY2","properties":{"formattedCitation":"(F\\uc0\\u233{}d\\uc0\\u233{}ration Nationale des Experts Forestiers, 2019)","plainCitation":"(Fédération Nationale des Experts Forestiers, 2019)","noteIndex":0},"citationItems":[{"id":9119,"uris":["http://zotero.org/users/1509360/items/V4ZX8QLQ"],"itemData":{"id":9119,"type":"report","event-place":"Jambes, Belgique","publisher-place":"Jambes, Belgique","title":"Prix des bois automne-hivers 2018-2019","author":[{"family":"Fédération Nationale des Experts Forestiers","given":""}],"issued":{"date-parts":[["2019"]]}}}],"schema":"https://github.com/citation-style-language/schema/raw/master/csl-citation.json"} </w:instrText>
      </w:r>
      <w:r w:rsidR="00573DF6">
        <w:fldChar w:fldCharType="separate"/>
      </w:r>
      <w:r w:rsidR="00573DF6" w:rsidRPr="00573DF6">
        <w:rPr>
          <w:rFonts w:ascii="Aptos" w:hAnsi="Aptos" w:cs="Times New Roman"/>
        </w:rPr>
        <w:t>(Fédération Nationale des Experts Forestiers, 2019)</w:t>
      </w:r>
      <w:r w:rsidR="00573DF6">
        <w:fldChar w:fldCharType="end"/>
      </w:r>
      <w:r>
        <w:t>.</w:t>
      </w:r>
      <w:r w:rsidR="00A26437">
        <w:t xml:space="preserve"> </w:t>
      </w:r>
      <w:r w:rsidR="00A26437" w:rsidRPr="00A26437">
        <w:t xml:space="preserve">For each </w:t>
      </w:r>
      <w:r w:rsidR="00A26437">
        <w:t>species and size class</w:t>
      </w:r>
      <w:r w:rsidR="00A26437" w:rsidRPr="00A26437">
        <w:t>, the price list proposed a price range, and, by default, we used the average value.</w:t>
      </w:r>
    </w:p>
    <w:p w14:paraId="42F391F1" w14:textId="3155EDD8" w:rsidR="00A53CDE" w:rsidRDefault="00A53CDE" w:rsidP="00BA5DC3">
      <w:pPr>
        <w:pStyle w:val="Paragraphedeliste"/>
        <w:numPr>
          <w:ilvl w:val="0"/>
          <w:numId w:val="1"/>
        </w:numPr>
      </w:pPr>
      <w:r>
        <w:t xml:space="preserve">The </w:t>
      </w:r>
      <w:r w:rsidR="00573DF6">
        <w:t>land rent was</w:t>
      </w:r>
      <w:r>
        <w:t xml:space="preserve"> set at 5,000</w:t>
      </w:r>
      <w:r w:rsidR="00573DF6">
        <w:t xml:space="preserve"> €</w:t>
      </w:r>
      <w:r>
        <w:t>/ha. This value correspond</w:t>
      </w:r>
      <w:r w:rsidR="00573DF6">
        <w:t>ed</w:t>
      </w:r>
      <w:r>
        <w:t xml:space="preserve"> to an expert </w:t>
      </w:r>
      <w:r w:rsidR="00562124">
        <w:t>valuation</w:t>
      </w:r>
      <w:r>
        <w:t xml:space="preserve"> for </w:t>
      </w:r>
      <w:r w:rsidR="00573DF6">
        <w:t xml:space="preserve">the year </w:t>
      </w:r>
      <w:r>
        <w:t xml:space="preserve">2019, </w:t>
      </w:r>
      <w:r w:rsidR="00562124">
        <w:t>considering</w:t>
      </w:r>
      <w:r>
        <w:t xml:space="preserve"> the characteristics </w:t>
      </w:r>
      <w:r w:rsidR="00573DF6">
        <w:t>of the estate (e.g. yield potential</w:t>
      </w:r>
      <w:r>
        <w:t xml:space="preserve"> and locatio</w:t>
      </w:r>
      <w:r w:rsidR="00573DF6">
        <w:t>n)</w:t>
      </w:r>
      <w:r>
        <w:t xml:space="preserve">. </w:t>
      </w:r>
    </w:p>
    <w:p w14:paraId="698E0E56" w14:textId="1B846DCC" w:rsidR="00083131" w:rsidRPr="00193F49" w:rsidRDefault="00083131" w:rsidP="00BA5DC3">
      <w:pPr>
        <w:pStyle w:val="Paragraphedeliste"/>
        <w:numPr>
          <w:ilvl w:val="0"/>
          <w:numId w:val="1"/>
        </w:numPr>
      </w:pPr>
      <w:r w:rsidRPr="00193F49">
        <w:t>The cost of management</w:t>
      </w:r>
      <w:r w:rsidR="00934E92" w:rsidRPr="00193F49">
        <w:t xml:space="preserve"> (timber sales, </w:t>
      </w:r>
      <w:r w:rsidR="00B704D5" w:rsidRPr="00193F49">
        <w:t>plantation follow-up, tree marking</w:t>
      </w:r>
      <w:r w:rsidR="00934E92" w:rsidRPr="00193F49">
        <w:t>)</w:t>
      </w:r>
      <w:r w:rsidRPr="00193F49">
        <w:t xml:space="preserve"> was set to </w:t>
      </w:r>
      <w:r w:rsidR="00D05D7F" w:rsidRPr="00193F49">
        <w:t>35</w:t>
      </w:r>
      <w:r w:rsidR="00193F49">
        <w:t> </w:t>
      </w:r>
      <w:r w:rsidRPr="00193F49">
        <w:t>€/ha</w:t>
      </w:r>
      <w:r w:rsidR="00D05D7F" w:rsidRPr="00193F49">
        <w:t xml:space="preserve"> which corresponded to the average value </w:t>
      </w:r>
      <w:r w:rsidR="00397055" w:rsidRPr="00193F49">
        <w:t xml:space="preserve">published by the national forest expert union </w:t>
      </w:r>
      <w:r w:rsidR="005B4238" w:rsidRPr="00193F49">
        <w:fldChar w:fldCharType="begin"/>
      </w:r>
      <w:r w:rsidR="005B4238" w:rsidRPr="00193F49">
        <w:instrText xml:space="preserve"> ADDIN ZOTERO_ITEM CSL_CITATION {"citationID":"q8UJCaSL","properties":{"formattedCitation":"(F\\uc0\\u233{}d\\uc0\\u233{}ration Nationale des Experts Forestier, n.d.)","plainCitation":"(Fédération Nationale des Experts Forestier, n.d.)","noteIndex":0},"citationItems":[{"id":10447,"uris":["http://zotero.org/users/1509360/items/C27E7G87"],"itemData":{"id":10447,"type":"webpage","container-title":"Fédération Nationale des Experts Forestiers","title":"Les compétences","URL":"https://experts-forestiers.be/comp-tences","author":[{"family":"Fédération Nationale des Experts Forestier","given":""}],"accessed":{"date-parts":[["2025",2,27]]}}}],"schema":"https://github.com/citation-style-language/schema/raw/master/csl-citation.json"} </w:instrText>
      </w:r>
      <w:r w:rsidR="005B4238" w:rsidRPr="00193F49">
        <w:fldChar w:fldCharType="separate"/>
      </w:r>
      <w:r w:rsidR="005B4238" w:rsidRPr="00193F49">
        <w:rPr>
          <w:rFonts w:ascii="Aptos" w:hAnsi="Aptos" w:cs="Times New Roman"/>
        </w:rPr>
        <w:t>(Fédération Nationale des Experts Forestier, n.d.)</w:t>
      </w:r>
      <w:r w:rsidR="005B4238" w:rsidRPr="00193F49">
        <w:fldChar w:fldCharType="end"/>
      </w:r>
      <w:r w:rsidR="00397055" w:rsidRPr="00193F49">
        <w:t>.</w:t>
      </w:r>
    </w:p>
    <w:p w14:paraId="5B8C6E9F" w14:textId="3CE8518B" w:rsidR="00384C87" w:rsidRPr="00384C87" w:rsidRDefault="00384C87" w:rsidP="00384C87">
      <w:pPr>
        <w:pStyle w:val="Titre3"/>
      </w:pPr>
      <w:r>
        <w:t>Hazard-free spruce stand</w:t>
      </w:r>
    </w:p>
    <w:p w14:paraId="66F72E93" w14:textId="09C213AC" w:rsidR="00384C87" w:rsidRDefault="00384C87" w:rsidP="00BA5DC3">
      <w:pPr>
        <w:pStyle w:val="Paragraphedeliste"/>
        <w:numPr>
          <w:ilvl w:val="0"/>
          <w:numId w:val="2"/>
        </w:numPr>
      </w:pPr>
      <w:r>
        <w:t xml:space="preserve">The </w:t>
      </w:r>
      <w:r w:rsidR="00562124">
        <w:t>top</w:t>
      </w:r>
      <w:r>
        <w:t xml:space="preserve"> height of 50-year-old</w:t>
      </w:r>
      <w:r w:rsidR="00E60132">
        <w:t xml:space="preserve"> </w:t>
      </w:r>
      <w:r>
        <w:t xml:space="preserve">hazard-free </w:t>
      </w:r>
      <w:r w:rsidR="001D1564">
        <w:t xml:space="preserve">Norway </w:t>
      </w:r>
      <w:r>
        <w:t>s</w:t>
      </w:r>
      <w:r w:rsidRPr="00384C87">
        <w:t xml:space="preserve">pruce </w:t>
      </w:r>
      <w:r w:rsidR="0091719A">
        <w:t>stand</w:t>
      </w:r>
      <w:r w:rsidRPr="00384C87">
        <w:t xml:space="preserve"> </w:t>
      </w:r>
      <w:r>
        <w:t>was set at 27</w:t>
      </w:r>
      <w:r w:rsidR="0091719A">
        <w:t> </w:t>
      </w:r>
      <w:r>
        <w:t>m</w:t>
      </w:r>
      <w:r w:rsidR="00E60132">
        <w:t xml:space="preserve"> (Site index = 27 m)</w:t>
      </w:r>
      <w:r>
        <w:t xml:space="preserve">. </w:t>
      </w:r>
      <w:r w:rsidR="0091719A">
        <w:t xml:space="preserve">According to the associated yield table </w:t>
      </w:r>
      <w:r w:rsidR="0091719A">
        <w:fldChar w:fldCharType="begin"/>
      </w:r>
      <w:r w:rsidR="00FE5221">
        <w:instrText xml:space="preserve"> ADDIN ZOTERO_ITEM CSL_CITATION {"citationID":"G6Ur5Hpi","properties":{"formattedCitation":"(Perin et al., 2016)","plainCitation":"(Perin et al., 2016)","noteIndex":0},"citationItems":[{"id":6408,"uris":["http://zotero.org/users/1509360/items/GS3PU48S"],"itemData":{"id":6408,"type":"article-journal","container-title":"Forêt.Nature","title":"De nouvelles normes sylvicoles pour les futaies pures équiennes d'épicéa et de douglas en appui à la gestion de la forêt publique en Wallonie","volume":"139","author":[{"family":"Perin","given":"Jérôme"},{"family":"Hébert","given":"Jacques"},{"family":"Lejeune","given":"Philippe"},{"family":"Claessens","given":"Hugues"}],"issued":{"date-parts":[["2016"]]}}}],"schema":"https://github.com/citation-style-language/schema/raw/master/csl-citation.json"} </w:instrText>
      </w:r>
      <w:r w:rsidR="0091719A">
        <w:fldChar w:fldCharType="separate"/>
      </w:r>
      <w:r w:rsidR="0091719A" w:rsidRPr="00A53CDE">
        <w:rPr>
          <w:rFonts w:ascii="Aptos" w:hAnsi="Aptos"/>
        </w:rPr>
        <w:t>(Perin et al., 2016)</w:t>
      </w:r>
      <w:r w:rsidR="0091719A">
        <w:fldChar w:fldCharType="end"/>
      </w:r>
      <w:r w:rsidR="0091719A">
        <w:t>, i</w:t>
      </w:r>
      <w:r>
        <w:t xml:space="preserve">t corresponded to a mean annual volume increment of 14.6 m³/ha/year. </w:t>
      </w:r>
      <w:r w:rsidR="0091719A">
        <w:t>This is the yield potential that was expected on most sites in the forest estate.</w:t>
      </w:r>
    </w:p>
    <w:p w14:paraId="0CE476DC" w14:textId="5F298227" w:rsidR="00384C87" w:rsidRPr="00384C87" w:rsidRDefault="00384C87" w:rsidP="007C338A">
      <w:pPr>
        <w:pStyle w:val="Titre3"/>
      </w:pPr>
      <w:r w:rsidRPr="00384C87">
        <w:lastRenderedPageBreak/>
        <w:t>S</w:t>
      </w:r>
      <w:r>
        <w:t>pruce stand with bark</w:t>
      </w:r>
      <w:r w:rsidR="00E60132">
        <w:t xml:space="preserve"> </w:t>
      </w:r>
      <w:r>
        <w:t>beetle or windfall damage</w:t>
      </w:r>
    </w:p>
    <w:p w14:paraId="33B07ADD" w14:textId="56D88EFB" w:rsidR="00384C87" w:rsidRPr="00384C87" w:rsidRDefault="00384C87" w:rsidP="00BA5DC3">
      <w:r w:rsidRPr="00384C87">
        <w:t xml:space="preserve">As a result of various hazards, notably windfall or bark beetle damage, some spruce stands are not complete or are harvested before the optimum harvesting time and in poor conditions. The latest bark beetle crisis clearly highlighted the importance of this risk, which is </w:t>
      </w:r>
      <w:r w:rsidR="00E60132">
        <w:t>particularly</w:t>
      </w:r>
      <w:r w:rsidRPr="00384C87">
        <w:t xml:space="preserve"> high at low </w:t>
      </w:r>
      <w:r w:rsidR="00E60132">
        <w:t>elevation</w:t>
      </w:r>
      <w:r w:rsidR="0091719A">
        <w:t xml:space="preserve"> such as in our study case </w:t>
      </w:r>
      <w:r w:rsidR="0091719A">
        <w:fldChar w:fldCharType="begin"/>
      </w:r>
      <w:r w:rsidR="00FE5221">
        <w:instrText xml:space="preserve"> ADDIN ZOTERO_ITEM CSL_CITATION {"citationID":"rNRckiVa","properties":{"formattedCitation":"(Gomez, 2012)","plainCitation":"(Gomez, 2012)","noteIndex":0},"citationItems":[{"id":9120,"uris":["http://zotero.org/users/1509360/items/9M3FHNIG"],"itemData":{"id":9120,"type":"article-journal","container-title":"Rendez-vous techniques","page":"3-8","title":"Quel avenir pour le sapin et l’épicéa. Synthèse bibliographique sur l’autécologie et la vulnérabilité comparée du sapin et de l’épicéa dans le cadre des changements climatiques.","volume":"Hors série no. 6","author":[{"family":"Gomez","given":"N"}],"issued":{"date-parts":[["2012"]]}}}],"schema":"https://github.com/citation-style-language/schema/raw/master/csl-citation.json"} </w:instrText>
      </w:r>
      <w:r w:rsidR="0091719A">
        <w:fldChar w:fldCharType="separate"/>
      </w:r>
      <w:r w:rsidR="0091719A" w:rsidRPr="0091719A">
        <w:rPr>
          <w:rFonts w:ascii="Aptos" w:hAnsi="Aptos"/>
        </w:rPr>
        <w:t>(Gomez, 2012)</w:t>
      </w:r>
      <w:r w:rsidR="0091719A">
        <w:fldChar w:fldCharType="end"/>
      </w:r>
      <w:r w:rsidRPr="00384C87">
        <w:t xml:space="preserve">. Such damage </w:t>
      </w:r>
      <w:r w:rsidR="00E60132">
        <w:t>had been</w:t>
      </w:r>
      <w:r w:rsidRPr="00384C87">
        <w:t xml:space="preserve"> observed </w:t>
      </w:r>
      <w:r w:rsidR="00E60132">
        <w:t>in</w:t>
      </w:r>
      <w:r w:rsidRPr="00384C87">
        <w:t xml:space="preserve"> the estate and led to the premature felling of 18 ha of spruce. To simulate this hazard, we made the following additional assumptions:</w:t>
      </w:r>
    </w:p>
    <w:p w14:paraId="6E42FCC6" w14:textId="24879E7C" w:rsidR="00167078" w:rsidRDefault="00E60132" w:rsidP="00BA5DC3">
      <w:pPr>
        <w:pStyle w:val="Paragraphedeliste"/>
        <w:numPr>
          <w:ilvl w:val="0"/>
          <w:numId w:val="2"/>
        </w:numPr>
      </w:pPr>
      <w:r>
        <w:t xml:space="preserve">The stand was </w:t>
      </w:r>
      <w:r w:rsidR="00167078">
        <w:t>clear-cut</w:t>
      </w:r>
      <w:r>
        <w:t xml:space="preserve"> prematurely (af</w:t>
      </w:r>
      <w:r w:rsidR="00384C87" w:rsidRPr="00384C87">
        <w:t>ter 46 years</w:t>
      </w:r>
      <w:r w:rsidR="00167078">
        <w:t xml:space="preserve">, </w:t>
      </w:r>
      <w:r w:rsidR="00167078" w:rsidRPr="00384C87">
        <w:t>i.e</w:t>
      </w:r>
      <w:r w:rsidR="00167078" w:rsidRPr="007C338A">
        <w:t>. 18 y</w:t>
      </w:r>
      <w:r w:rsidR="00167078" w:rsidRPr="00384C87">
        <w:t xml:space="preserve">ears before the optimum </w:t>
      </w:r>
      <w:r w:rsidR="00003B5E">
        <w:t>time</w:t>
      </w:r>
      <w:r>
        <w:t xml:space="preserve">) </w:t>
      </w:r>
      <w:r w:rsidR="00384C87" w:rsidRPr="00384C87">
        <w:t>assum</w:t>
      </w:r>
      <w:r>
        <w:t>ing</w:t>
      </w:r>
      <w:r w:rsidR="00384C87" w:rsidRPr="00384C87">
        <w:t xml:space="preserve"> a windthrow or </w:t>
      </w:r>
      <w:r>
        <w:t xml:space="preserve">a </w:t>
      </w:r>
      <w:r w:rsidR="00384C87" w:rsidRPr="00384C87">
        <w:t xml:space="preserve">bark beetle attack </w:t>
      </w:r>
      <w:r>
        <w:t xml:space="preserve">had </w:t>
      </w:r>
      <w:r w:rsidRPr="00384C87">
        <w:t>occur</w:t>
      </w:r>
      <w:r>
        <w:t>re</w:t>
      </w:r>
      <w:r w:rsidR="00167078">
        <w:t>d. B</w:t>
      </w:r>
      <w:r w:rsidR="00384C87" w:rsidRPr="00384C87">
        <w:t xml:space="preserve">ark beetles generally attack trees over </w:t>
      </w:r>
      <w:r>
        <w:t>20</w:t>
      </w:r>
      <w:r w:rsidR="00384C87" w:rsidRPr="00384C87">
        <w:t xml:space="preserve"> cm in </w:t>
      </w:r>
      <w:r>
        <w:t>diameter</w:t>
      </w:r>
      <w:r w:rsidR="00384C87" w:rsidRPr="00384C87">
        <w:t xml:space="preserve"> </w:t>
      </w:r>
      <w:r w:rsidR="007C338A">
        <w:fldChar w:fldCharType="begin"/>
      </w:r>
      <w:r w:rsidR="00FE5221">
        <w:instrText xml:space="preserve"> ADDIN ZOTERO_ITEM CSL_CITATION {"citationID":"oFi5BTdU","properties":{"formattedCitation":"(Saintonge et al., 2022)","plainCitation":"(Saintonge et al., 2022)","noteIndex":0},"citationItems":[{"id":9123,"uris":["http://zotero.org/users/1509360/items/44DW2EJI"],"itemData":{"id":9123,"type":"article-journal","abstract":"The bark beetle crisis currently affects common spruce in the plains of a large part of Europe. Starting as early as 2015, it mainly resulted from the exceptionally hot and dry weather conditions in many spruce stands across Europe between 2018 and 2020. Moreover, repeated gales uprooted scattered trees. The volume of dead wood is unusually high. The methods for assessing such damage have shown their limitations, and the recent advances in tele-detection complement these assessments. In this context, the capacities for efficacious control are limited, but fortunately a sawing authorisation made it possible – especially in the last two years – to valorise most of the infested batches except small-sized ones. All this leads us to believe that at the end of the crisis, the surface occupied by spruce trees in the plains will be far smaller or even zero in certain territories.","container-title":"Revue forestière française","DOI":"10.20870/revforfr.2021.7201","ISSN":"1951-6827","issue":"6","language":"fr","license":"Copyright (c) 2022 François-Xavier Saintonge, Max Gillette, Simon Blaser, Valentin Queloz, Quentin Leroy","note":"number: 6","page":"619-641","source":"revueforestierefrancaise.agroparistech.fr","title":"Situation et gestion de la crise liée aux scolytes de l'Épicéa commun fin 2021 dans l’est de la France, en Suisse et en Wallonie","volume":"73","author":[{"family":"Saintonge","given":"François-Xavier"},{"family":"Gillette","given":"Max"},{"family":"Blaser","given":"Simon"},{"family":"Queloz","given":"Valentin"},{"family":"Leroy","given":"Quentin"}],"issued":{"date-parts":[["2022",10,27]]}}}],"schema":"https://github.com/citation-style-language/schema/raw/master/csl-citation.json"} </w:instrText>
      </w:r>
      <w:r w:rsidR="007C338A">
        <w:fldChar w:fldCharType="separate"/>
      </w:r>
      <w:r w:rsidR="007C338A" w:rsidRPr="007C338A">
        <w:rPr>
          <w:rFonts w:ascii="Aptos" w:hAnsi="Aptos"/>
        </w:rPr>
        <w:t>(Saintonge et al., 2022)</w:t>
      </w:r>
      <w:r w:rsidR="007C338A">
        <w:fldChar w:fldCharType="end"/>
      </w:r>
      <w:r w:rsidR="00384C87" w:rsidRPr="00384C87">
        <w:t>, i.e. in stands over 30 years old</w:t>
      </w:r>
      <w:r>
        <w:t xml:space="preserve"> (with site index </w:t>
      </w:r>
      <w:r w:rsidR="00167078">
        <w:t>= 27</w:t>
      </w:r>
      <w:r>
        <w:t xml:space="preserve"> m)</w:t>
      </w:r>
      <w:r w:rsidR="00384C87" w:rsidRPr="00384C87">
        <w:t xml:space="preserve">. At 52 years of age, the mean squared </w:t>
      </w:r>
      <w:r>
        <w:t>diameter</w:t>
      </w:r>
      <w:r w:rsidR="00384C87" w:rsidRPr="00384C87">
        <w:t xml:space="preserve"> </w:t>
      </w:r>
      <w:r>
        <w:t>was</w:t>
      </w:r>
      <w:r w:rsidR="00384C87" w:rsidRPr="00384C87">
        <w:t xml:space="preserve"> </w:t>
      </w:r>
      <w:r>
        <w:t>36</w:t>
      </w:r>
      <w:r w:rsidR="00384C87" w:rsidRPr="00384C87">
        <w:t xml:space="preserve"> cm and the dominant height </w:t>
      </w:r>
      <w:r>
        <w:t>was</w:t>
      </w:r>
      <w:r w:rsidR="00384C87" w:rsidRPr="00384C87">
        <w:t xml:space="preserve"> 27.4 m. </w:t>
      </w:r>
    </w:p>
    <w:p w14:paraId="1729FF67" w14:textId="4F1803D1" w:rsidR="00003B5E" w:rsidRDefault="00167078" w:rsidP="00BA5DC3">
      <w:pPr>
        <w:pStyle w:val="Paragraphedeliste"/>
        <w:numPr>
          <w:ilvl w:val="0"/>
          <w:numId w:val="2"/>
        </w:numPr>
      </w:pPr>
      <w:r>
        <w:t>The timber unit price was reduced</w:t>
      </w:r>
      <w:r w:rsidR="00003B5E">
        <w:t xml:space="preserve"> by 45%</w:t>
      </w:r>
      <w:r w:rsidR="00384C87" w:rsidRPr="00384C87">
        <w:t xml:space="preserve">. Following bark beetle or windthrow damage, </w:t>
      </w:r>
      <w:r w:rsidR="00003B5E">
        <w:t>timber value</w:t>
      </w:r>
      <w:r w:rsidR="00384C87" w:rsidRPr="00384C87">
        <w:t xml:space="preserve"> is often reduced (salvage value). </w:t>
      </w:r>
      <w:r w:rsidR="007C338A" w:rsidRPr="00384C87">
        <w:t xml:space="preserve">In 2019, the reduction in the price of </w:t>
      </w:r>
      <w:r w:rsidR="007C338A">
        <w:t>spruce timber following bark beetle attack</w:t>
      </w:r>
      <w:r w:rsidR="007C338A" w:rsidRPr="00384C87">
        <w:t xml:space="preserve"> was highly variable</w:t>
      </w:r>
      <w:r w:rsidR="007C338A">
        <w:t xml:space="preserve">. It </w:t>
      </w:r>
      <w:r w:rsidR="007C338A" w:rsidRPr="00384C87">
        <w:t>ranged from 25% to 90%</w:t>
      </w:r>
      <w:r w:rsidR="007C338A">
        <w:t xml:space="preserve"> </w:t>
      </w:r>
      <w:r w:rsidR="007C338A">
        <w:fldChar w:fldCharType="begin"/>
      </w:r>
      <w:r w:rsidR="00FE5221">
        <w:instrText xml:space="preserve"> ADDIN ZOTERO_ITEM CSL_CITATION {"citationID":"XzdfrZDM","properties":{"formattedCitation":"(Saintonge et al., 2022)","plainCitation":"(Saintonge et al., 2022)","noteIndex":0},"citationItems":[{"id":9123,"uris":["http://zotero.org/users/1509360/items/44DW2EJI"],"itemData":{"id":9123,"type":"article-journal","abstract":"The bark beetle crisis currently affects common spruce in the plains of a large part of Europe. Starting as early as 2015, it mainly resulted from the exceptionally hot and dry weather conditions in many spruce stands across Europe between 2018 and 2020. Moreover, repeated gales uprooted scattered trees. The volume of dead wood is unusually high. The methods for assessing such damage have shown their limitations, and the recent advances in tele-detection complement these assessments. In this context, the capacities for efficacious control are limited, but fortunately a sawing authorisation made it possible – especially in the last two years – to valorise most of the infested batches except small-sized ones. All this leads us to believe that at the end of the crisis, the surface occupied by spruce trees in the plains will be far smaller or even zero in certain territories.","container-title":"Revue forestière française","DOI":"10.20870/revforfr.2021.7201","ISSN":"1951-6827","issue":"6","language":"fr","license":"Copyright (c) 2022 François-Xavier Saintonge, Max Gillette, Simon Blaser, Valentin Queloz, Quentin Leroy","note":"number: 6","page":"619-641","source":"revueforestierefrancaise.agroparistech.fr","title":"Situation et gestion de la crise liée aux scolytes de l'Épicéa commun fin 2021 dans l’est de la France, en Suisse et en Wallonie","volume":"73","author":[{"family":"Saintonge","given":"François-Xavier"},{"family":"Gillette","given":"Max"},{"family":"Blaser","given":"Simon"},{"family":"Queloz","given":"Valentin"},{"family":"Leroy","given":"Quentin"}],"issued":{"date-parts":[["2022",10,27]]}}}],"schema":"https://github.com/citation-style-language/schema/raw/master/csl-citation.json"} </w:instrText>
      </w:r>
      <w:r w:rsidR="007C338A">
        <w:fldChar w:fldCharType="separate"/>
      </w:r>
      <w:r w:rsidR="007C338A" w:rsidRPr="007C338A">
        <w:rPr>
          <w:rFonts w:ascii="Aptos" w:hAnsi="Aptos"/>
        </w:rPr>
        <w:t>(Saintonge et al., 2022)</w:t>
      </w:r>
      <w:r w:rsidR="007C338A">
        <w:fldChar w:fldCharType="end"/>
      </w:r>
      <w:r w:rsidR="007C338A" w:rsidRPr="00384C87">
        <w:t>.</w:t>
      </w:r>
    </w:p>
    <w:p w14:paraId="4B34D341" w14:textId="743B3BEA" w:rsidR="00384C87" w:rsidRPr="00384C87" w:rsidRDefault="00384C87" w:rsidP="007C338A">
      <w:pPr>
        <w:pStyle w:val="Titre3"/>
      </w:pPr>
      <w:r w:rsidRPr="00384C87">
        <w:t>S</w:t>
      </w:r>
      <w:r w:rsidR="007C338A">
        <w:t>pruce stands with regeneration difficulties</w:t>
      </w:r>
    </w:p>
    <w:p w14:paraId="44994F63" w14:textId="445A1378" w:rsidR="00384C87" w:rsidRPr="00384C87" w:rsidRDefault="00384C87" w:rsidP="00BA5DC3">
      <w:r w:rsidRPr="00384C87">
        <w:t>Various factors can affect the success of spruce plantations. Beetle attacks</w:t>
      </w:r>
      <w:r w:rsidR="007C338A">
        <w:t>, ungulate browsing</w:t>
      </w:r>
      <w:r w:rsidRPr="00384C87">
        <w:t xml:space="preserve"> </w:t>
      </w:r>
      <w:r w:rsidR="007C338A">
        <w:t xml:space="preserve">or strong development of competing vegetation </w:t>
      </w:r>
      <w:r w:rsidRPr="00384C87">
        <w:t xml:space="preserve">can </w:t>
      </w:r>
      <w:r w:rsidR="007C338A">
        <w:t>affect plantations</w:t>
      </w:r>
      <w:r w:rsidRPr="00384C87">
        <w:t xml:space="preserve">. Additional assumptions can therefore be made to take account of the extra costs required to ensure the </w:t>
      </w:r>
      <w:r w:rsidR="007C338A">
        <w:t>good</w:t>
      </w:r>
      <w:r w:rsidRPr="00384C87">
        <w:t xml:space="preserve"> development of plantations in more complicated situations:</w:t>
      </w:r>
    </w:p>
    <w:p w14:paraId="59155800" w14:textId="0B69E47F" w:rsidR="00A26437" w:rsidRPr="00A26437" w:rsidRDefault="007C338A" w:rsidP="00BA5DC3">
      <w:pPr>
        <w:pStyle w:val="Paragraphedeliste"/>
        <w:numPr>
          <w:ilvl w:val="0"/>
          <w:numId w:val="3"/>
        </w:numPr>
      </w:pPr>
      <w:r>
        <w:t xml:space="preserve">A </w:t>
      </w:r>
      <w:r w:rsidR="00384C87" w:rsidRPr="00384C87">
        <w:t xml:space="preserve">2-year period </w:t>
      </w:r>
      <w:r>
        <w:t xml:space="preserve">was added </w:t>
      </w:r>
      <w:r w:rsidR="00384C87" w:rsidRPr="00384C87">
        <w:t xml:space="preserve">between clear-cutting and planting. In the months following clear-cutting, </w:t>
      </w:r>
      <w:r w:rsidR="002D0ADC">
        <w:t xml:space="preserve">beetle </w:t>
      </w:r>
      <w:r w:rsidR="00384C87" w:rsidRPr="00384C87">
        <w:t>populations</w:t>
      </w:r>
      <w:r w:rsidR="002D0ADC">
        <w:t xml:space="preserve"> of </w:t>
      </w:r>
      <w:proofErr w:type="spellStart"/>
      <w:r w:rsidR="002D0ADC" w:rsidRPr="00A26437">
        <w:rPr>
          <w:i/>
          <w:iCs/>
        </w:rPr>
        <w:t>Hylobius</w:t>
      </w:r>
      <w:proofErr w:type="spellEnd"/>
      <w:r w:rsidR="002D0ADC">
        <w:t xml:space="preserve"> </w:t>
      </w:r>
      <w:proofErr w:type="spellStart"/>
      <w:r w:rsidR="002D0ADC">
        <w:t>sp</w:t>
      </w:r>
      <w:proofErr w:type="spellEnd"/>
      <w:r w:rsidR="00384C87" w:rsidRPr="00384C87">
        <w:t xml:space="preserve"> can be particularly abundant</w:t>
      </w:r>
      <w:r w:rsidR="002D0ADC">
        <w:t xml:space="preserve"> but t</w:t>
      </w:r>
      <w:r w:rsidR="00384C87" w:rsidRPr="00384C87">
        <w:t xml:space="preserve">hey gradually diminish over time. To reduce the risk of attack, it </w:t>
      </w:r>
      <w:r w:rsidR="002D0ADC">
        <w:t>has been suggested</w:t>
      </w:r>
      <w:r w:rsidR="00384C87" w:rsidRPr="00384C87">
        <w:t xml:space="preserve"> to wait at least 2 years between clear-cutting and planting</w:t>
      </w:r>
      <w:r w:rsidR="002D0ADC">
        <w:t xml:space="preserve"> </w:t>
      </w:r>
      <w:r w:rsidR="002D0ADC">
        <w:fldChar w:fldCharType="begin"/>
      </w:r>
      <w:r w:rsidR="00FE5221">
        <w:instrText xml:space="preserve"> ADDIN ZOTERO_ITEM CSL_CITATION {"citationID":"f2rp5tFQ","properties":{"formattedCitation":"(Lieutier, 2007)","plainCitation":"(Lieutier, 2007)","noteIndex":0},"citationItems":[{"id":9253,"uris":["http://zotero.org/users/1509360/items/FHA8CT9Q"],"itemData":{"id":9253,"type":"book","event-place":"Dordrecht","ISBN":"978-1-4020-2240-1","language":"en","number-of-pages":"1","publisher":"Springer Netherlands","publisher-place":"Dordrecht","source":"K10plus ISBN","title":"Bark and Wood Boring Insects in Living Trees in Europe, a Synthesis","author":[{"family":"Lieutier","given":"François"}],"contributor":[{"family":"Day","given":"Keith R."},{"family":"Battisti","given":"Andrea"},{"family":"Grégoire","given":"Jean-Claude"},{"family":"Evans","given":"Hugh F."}],"issued":{"date-parts":[["2007"]]}}}],"schema":"https://github.com/citation-style-language/schema/raw/master/csl-citation.json"} </w:instrText>
      </w:r>
      <w:r w:rsidR="002D0ADC">
        <w:fldChar w:fldCharType="separate"/>
      </w:r>
      <w:r w:rsidR="002D0ADC" w:rsidRPr="00A26437">
        <w:rPr>
          <w:rFonts w:ascii="Aptos" w:hAnsi="Aptos"/>
        </w:rPr>
        <w:t>(Lieutier, 2007)</w:t>
      </w:r>
      <w:r w:rsidR="002D0ADC">
        <w:fldChar w:fldCharType="end"/>
      </w:r>
      <w:r w:rsidR="00384C87" w:rsidRPr="00384C87">
        <w:t xml:space="preserve">. This delay </w:t>
      </w:r>
      <w:r w:rsidR="002D0ADC">
        <w:t xml:space="preserve">induced </w:t>
      </w:r>
      <w:r w:rsidR="00562124">
        <w:t xml:space="preserve">an </w:t>
      </w:r>
      <w:r w:rsidR="002D0ADC">
        <w:t>additional</w:t>
      </w:r>
      <w:r w:rsidR="002D0ADC" w:rsidRPr="00384C87">
        <w:t xml:space="preserve"> cost</w:t>
      </w:r>
      <w:r w:rsidR="00384C87" w:rsidRPr="00384C87">
        <w:t xml:space="preserve"> </w:t>
      </w:r>
      <w:r w:rsidR="00562124">
        <w:t>of</w:t>
      </w:r>
      <w:r w:rsidR="002D0ADC">
        <w:t xml:space="preserve"> </w:t>
      </w:r>
      <w:r w:rsidR="00384C87" w:rsidRPr="00384C87">
        <w:t>site preparation</w:t>
      </w:r>
      <w:r w:rsidR="002D0ADC">
        <w:t xml:space="preserve"> and </w:t>
      </w:r>
      <w:r w:rsidR="00562124">
        <w:t xml:space="preserve">an additional </w:t>
      </w:r>
      <w:r w:rsidR="002D0ADC">
        <w:t>capital opportunity cost</w:t>
      </w:r>
      <w:r w:rsidR="00384C87" w:rsidRPr="00384C87">
        <w:t xml:space="preserve">. The </w:t>
      </w:r>
      <w:r w:rsidR="002D0ADC">
        <w:t xml:space="preserve">cost of site preparation was set value </w:t>
      </w:r>
      <w:r w:rsidR="00384C87" w:rsidRPr="00384C87">
        <w:t>1,526</w:t>
      </w:r>
      <w:r w:rsidR="002D0ADC">
        <w:t xml:space="preserve"> €</w:t>
      </w:r>
      <w:r w:rsidR="00384C87" w:rsidRPr="00384C87">
        <w:t>/ha (</w:t>
      </w:r>
      <w:r w:rsidR="002D0ADC">
        <w:t>instead of</w:t>
      </w:r>
      <w:r w:rsidR="00384C87" w:rsidRPr="00384C87">
        <w:t xml:space="preserve"> 1,238</w:t>
      </w:r>
      <w:r w:rsidR="002D0ADC">
        <w:t xml:space="preserve"> €</w:t>
      </w:r>
      <w:r w:rsidR="00384C87" w:rsidRPr="00384C87">
        <w:t>/ha)</w:t>
      </w:r>
      <w:r w:rsidR="00A26437">
        <w:t xml:space="preserve">, the maximum value provided by the price list of regional forest worker union </w:t>
      </w:r>
      <w:r w:rsidR="00A26437">
        <w:fldChar w:fldCharType="begin"/>
      </w:r>
      <w:r w:rsidR="00FE5221">
        <w:instrText xml:space="preserve"> ADDIN ZOTERO_ITEM CSL_CITATION {"citationID":"xDdYaVmE","properties":{"formattedCitation":"(Union des entrepreneurs de travaux forestiers de Wallonie, 2019)","plainCitation":"(Union des entrepreneurs de travaux forestiers de Wallonie, 2019)","noteIndex":0},"citationItems":[{"id":9117,"uris":["http://zotero.org/users/1509360/items/BXKELZVU"],"itemData":{"id":9117,"type":"report","event-place":"Jambes, Belgique","publisher-place":"Jambes, Belgique","title":"Prix d'orientation des principaux travaux sylvicoles","URL":"www.confederationbois.be.be","author":[{"family":"Union des entrepreneurs de travaux forestiers de Wallonie","given":""}],"issued":{"date-parts":[["2019"]]}}}],"schema":"https://github.com/citation-style-language/schema/raw/master/csl-citation.json"} </w:instrText>
      </w:r>
      <w:r w:rsidR="00A26437">
        <w:fldChar w:fldCharType="separate"/>
      </w:r>
      <w:r w:rsidR="00A26437" w:rsidRPr="00A26437">
        <w:rPr>
          <w:rFonts w:ascii="Aptos" w:hAnsi="Aptos"/>
        </w:rPr>
        <w:t>(Union des entrepreneurs de travaux forestiers de Wallonie, 2019)</w:t>
      </w:r>
      <w:r w:rsidR="00A26437">
        <w:fldChar w:fldCharType="end"/>
      </w:r>
      <w:r w:rsidR="00A26437">
        <w:t>.</w:t>
      </w:r>
    </w:p>
    <w:p w14:paraId="52E6D0C1" w14:textId="2423744A" w:rsidR="00A26437" w:rsidRDefault="00A26437" w:rsidP="00BA5DC3">
      <w:pPr>
        <w:pStyle w:val="Paragraphedeliste"/>
        <w:numPr>
          <w:ilvl w:val="0"/>
          <w:numId w:val="3"/>
        </w:numPr>
      </w:pPr>
      <w:r>
        <w:t>S</w:t>
      </w:r>
      <w:r w:rsidR="00384C87" w:rsidRPr="00384C87">
        <w:t>eedlings</w:t>
      </w:r>
      <w:r>
        <w:t xml:space="preserve"> were </w:t>
      </w:r>
      <w:r w:rsidR="00384C87" w:rsidRPr="00384C87">
        <w:t>chemically protected against beetles</w:t>
      </w:r>
      <w:r>
        <w:t xml:space="preserve"> inducing an additional </w:t>
      </w:r>
      <w:r w:rsidR="00384C87" w:rsidRPr="00A26437">
        <w:t xml:space="preserve">cost </w:t>
      </w:r>
      <w:r>
        <w:t>of</w:t>
      </w:r>
      <w:r w:rsidR="00384C87" w:rsidRPr="00A26437">
        <w:t xml:space="preserve"> 0.15</w:t>
      </w:r>
      <w:r>
        <w:t xml:space="preserve"> €</w:t>
      </w:r>
      <w:r w:rsidR="00384C87" w:rsidRPr="00A26437">
        <w:t>/</w:t>
      </w:r>
      <w:r>
        <w:t>tree</w:t>
      </w:r>
      <w:r w:rsidR="00384C87" w:rsidRPr="00A26437">
        <w:t xml:space="preserve"> (300</w:t>
      </w:r>
      <w:r>
        <w:t>€</w:t>
      </w:r>
      <w:r w:rsidR="00384C87" w:rsidRPr="00A26437">
        <w:t>/ha)</w:t>
      </w:r>
      <w:r>
        <w:t xml:space="preserve"> </w:t>
      </w:r>
      <w:r>
        <w:fldChar w:fldCharType="begin"/>
      </w:r>
      <w:r w:rsidR="00FE5221">
        <w:instrText xml:space="preserve"> ADDIN ZOTERO_ITEM CSL_CITATION {"citationID":"DdE7fDL1","properties":{"formattedCitation":"(Union des entrepreneurs de travaux forestiers de Wallonie, 2019)","plainCitation":"(Union des entrepreneurs de travaux forestiers de Wallonie, 2019)","noteIndex":0},"citationItems":[{"id":9117,"uris":["http://zotero.org/users/1509360/items/BXKELZVU"],"itemData":{"id":9117,"type":"report","event-place":"Jambes, Belgique","publisher-place":"Jambes, Belgique","title":"Prix d'orientation des principaux travaux sylvicoles","URL":"www.confederationbois.be.be","author":[{"family":"Union des entrepreneurs de travaux forestiers de Wallonie","given":""}],"issued":{"date-parts":[["2019"]]}}}],"schema":"https://github.com/citation-style-language/schema/raw/master/csl-citation.json"} </w:instrText>
      </w:r>
      <w:r>
        <w:fldChar w:fldCharType="separate"/>
      </w:r>
      <w:r w:rsidRPr="00A26437">
        <w:rPr>
          <w:rFonts w:ascii="Aptos" w:hAnsi="Aptos"/>
        </w:rPr>
        <w:t>(Union des entrepreneurs de travaux forestiers de Wallonie, 2019)</w:t>
      </w:r>
      <w:r>
        <w:fldChar w:fldCharType="end"/>
      </w:r>
      <w:r w:rsidR="00384C87" w:rsidRPr="00A26437">
        <w:t>.</w:t>
      </w:r>
    </w:p>
    <w:p w14:paraId="68AF60C1" w14:textId="2CF18665" w:rsidR="0080451A" w:rsidRDefault="00A26437" w:rsidP="00BA5DC3">
      <w:pPr>
        <w:pStyle w:val="Paragraphedeliste"/>
        <w:numPr>
          <w:ilvl w:val="0"/>
          <w:numId w:val="3"/>
        </w:numPr>
      </w:pPr>
      <w:r>
        <w:t>T</w:t>
      </w:r>
      <w:r w:rsidR="00384C87" w:rsidRPr="00384C87">
        <w:t xml:space="preserve">wo </w:t>
      </w:r>
      <w:r>
        <w:t>vegetation clearings were c</w:t>
      </w:r>
      <w:r w:rsidR="00384C87" w:rsidRPr="00384C87">
        <w:t>arried out 2 and 3 years after planting (944</w:t>
      </w:r>
      <w:r>
        <w:t xml:space="preserve"> €</w:t>
      </w:r>
      <w:r w:rsidR="00384C87" w:rsidRPr="00384C87">
        <w:t xml:space="preserve">/ha for each </w:t>
      </w:r>
      <w:r>
        <w:t>cleaning</w:t>
      </w:r>
      <w:r w:rsidR="00384C87" w:rsidRPr="00384C87">
        <w:t>).</w:t>
      </w:r>
    </w:p>
    <w:p w14:paraId="5CBA636C" w14:textId="0D35F429" w:rsidR="00562124" w:rsidRDefault="00562124" w:rsidP="00562124">
      <w:pPr>
        <w:pStyle w:val="Titre3"/>
      </w:pPr>
      <w:r>
        <w:t>Hazard-free Douglas-fir stand</w:t>
      </w:r>
    </w:p>
    <w:p w14:paraId="1014D1BE" w14:textId="59D6D96D" w:rsidR="00562124" w:rsidRDefault="00562124" w:rsidP="00BA5DC3">
      <w:pPr>
        <w:pStyle w:val="Paragraphedeliste"/>
        <w:numPr>
          <w:ilvl w:val="0"/>
          <w:numId w:val="2"/>
        </w:numPr>
      </w:pPr>
      <w:r>
        <w:t>The top height of 50-year-old hazard-free s</w:t>
      </w:r>
      <w:r w:rsidRPr="00384C87">
        <w:t xml:space="preserve">pruce </w:t>
      </w:r>
      <w:r>
        <w:t>stand</w:t>
      </w:r>
      <w:r w:rsidRPr="00384C87">
        <w:t xml:space="preserve"> </w:t>
      </w:r>
      <w:r>
        <w:t xml:space="preserve">was set at 40 m (Site index = 40 m). According to the associated yield table </w:t>
      </w:r>
      <w:r>
        <w:fldChar w:fldCharType="begin"/>
      </w:r>
      <w:r w:rsidR="00FE5221">
        <w:instrText xml:space="preserve"> ADDIN ZOTERO_ITEM CSL_CITATION {"citationID":"HGDsWOqF","properties":{"formattedCitation":"(Perin et al., 2016)","plainCitation":"(Perin et al., 2016)","noteIndex":0},"citationItems":[{"id":6408,"uris":["http://zotero.org/users/1509360/items/GS3PU48S"],"itemData":{"id":6408,"type":"article-journal","container-title":"Forêt.Nature","title":"De nouvelles normes sylvicoles pour les futaies pures équiennes d'épicéa et de douglas en appui à la gestion de la forêt publique en Wallonie","volume":"139","author":[{"family":"Perin","given":"Jérôme"},{"family":"Hébert","given":"Jacques"},{"family":"Lejeune","given":"Philippe"},{"family":"Claessens","given":"Hugues"}],"issued":{"date-parts":[["2016"]]}}}],"schema":"https://github.com/citation-style-language/schema/raw/master/csl-citation.json"} </w:instrText>
      </w:r>
      <w:r>
        <w:fldChar w:fldCharType="separate"/>
      </w:r>
      <w:r w:rsidRPr="00A53CDE">
        <w:rPr>
          <w:rFonts w:ascii="Aptos" w:hAnsi="Aptos"/>
        </w:rPr>
        <w:t>(Perin et al., 2016)</w:t>
      </w:r>
      <w:r>
        <w:fldChar w:fldCharType="end"/>
      </w:r>
      <w:r>
        <w:t>, it corresponded to a mean annual volume increment of 22.4 m³/ha/year. This is the yield potential that was expected on most sites in the forest estate.</w:t>
      </w:r>
    </w:p>
    <w:p w14:paraId="5B40CD43" w14:textId="0202F71A" w:rsidR="00562124" w:rsidRDefault="00562124" w:rsidP="00562124">
      <w:pPr>
        <w:pStyle w:val="Titre3"/>
      </w:pPr>
      <w:r>
        <w:t>Douglas-fir stand with a growth decline</w:t>
      </w:r>
    </w:p>
    <w:p w14:paraId="600F620C" w14:textId="31B1D715" w:rsidR="00562124" w:rsidRDefault="00562124" w:rsidP="00BA5DC3">
      <w:r>
        <w:t xml:space="preserve">Various factors </w:t>
      </w:r>
      <w:r w:rsidR="00E92955">
        <w:t xml:space="preserve">such as bio-aggressors and particular climatic events </w:t>
      </w:r>
      <w:r>
        <w:t xml:space="preserve">are likely to affect the sustained productivity of Douglas-fir stands. </w:t>
      </w:r>
      <w:r w:rsidR="00E92955">
        <w:t>I</w:t>
      </w:r>
      <w:r>
        <w:t xml:space="preserve">n recent years, </w:t>
      </w:r>
      <w:r w:rsidR="00E92955">
        <w:t>s</w:t>
      </w:r>
      <w:r>
        <w:t xml:space="preserve">ignificant defoliation has been reported since 2015 </w:t>
      </w:r>
      <w:r>
        <w:fldChar w:fldCharType="begin"/>
      </w:r>
      <w:r w:rsidR="00FE5221">
        <w:instrText xml:space="preserve"> ADDIN ZOTERO_ITEM CSL_CITATION {"citationID":"zAuwjBg8","properties":{"formattedCitation":"(Wilson et al., 2020)","plainCitation":"(Wilson et al., 2020)","noteIndex":0},"citationItems":[{"id":7373,"uris":["http://zotero.org/users/1509360/items/7QEA52TQ"],"itemData":{"id":7373,"type":"article-journal","container-title":"Quarterly Journal of Forestry","ISSN":"0033-5568","issue":"4","language":"en","note":"publisher: Hall - McCartney","source":"orbi.uliege.be","title":"The Douglas fir needle midge (Contarinia pseudotsugae) A potential threat to Douglas fir in the United Kingdom and Ireland?","URL":"https://orbi.uliege.be/handle/2268/250137","volume":"114","author":[{"family":"Wilson","given":"Edward"},{"family":"San Martin","given":"Gilles"},{"family":"Ligot","given":"Gauthier"}],"accessed":{"date-parts":[["2020",12,3]]},"issued":{"date-parts":[["2020",9]]}}}],"schema":"https://github.com/citation-style-language/schema/raw/master/csl-citation.json"} </w:instrText>
      </w:r>
      <w:r>
        <w:fldChar w:fldCharType="separate"/>
      </w:r>
      <w:r w:rsidRPr="00562124">
        <w:rPr>
          <w:rFonts w:ascii="Aptos" w:hAnsi="Aptos"/>
        </w:rPr>
        <w:t>(Wilson et al., 2020)</w:t>
      </w:r>
      <w:r>
        <w:fldChar w:fldCharType="end"/>
      </w:r>
      <w:r w:rsidR="00E92955">
        <w:t xml:space="preserve"> and suggested that yield production might have been reduced</w:t>
      </w:r>
      <w:r>
        <w:t xml:space="preserve">. To simulate this hazard, we </w:t>
      </w:r>
      <w:r w:rsidR="00E92955">
        <w:t>simulated a Douglas-fir stand with a</w:t>
      </w:r>
      <w:r>
        <w:t xml:space="preserve"> reduce</w:t>
      </w:r>
      <w:r w:rsidR="00E92955">
        <w:t>d</w:t>
      </w:r>
      <w:r>
        <w:t xml:space="preserve"> yield level.</w:t>
      </w:r>
    </w:p>
    <w:p w14:paraId="692FC04F" w14:textId="333DEFCB" w:rsidR="00562124" w:rsidRDefault="00562124" w:rsidP="00BA5DC3">
      <w:pPr>
        <w:pStyle w:val="Paragraphedeliste"/>
        <w:numPr>
          <w:ilvl w:val="0"/>
          <w:numId w:val="2"/>
        </w:numPr>
      </w:pPr>
      <w:r>
        <w:t>The top height of 50-year-old hazard-free s</w:t>
      </w:r>
      <w:r w:rsidRPr="00384C87">
        <w:t xml:space="preserve">pruce </w:t>
      </w:r>
      <w:r>
        <w:t>stand</w:t>
      </w:r>
      <w:r w:rsidRPr="00384C87">
        <w:t xml:space="preserve"> </w:t>
      </w:r>
      <w:r>
        <w:t xml:space="preserve">was set at 32 m (Site index = 32 m). According to the associated yield table </w:t>
      </w:r>
      <w:r>
        <w:fldChar w:fldCharType="begin"/>
      </w:r>
      <w:r w:rsidR="00FE5221">
        <w:instrText xml:space="preserve"> ADDIN ZOTERO_ITEM CSL_CITATION {"citationID":"K00ewITb","properties":{"formattedCitation":"(Perin et al., 2016)","plainCitation":"(Perin et al., 2016)","noteIndex":0},"citationItems":[{"id":6408,"uris":["http://zotero.org/users/1509360/items/GS3PU48S"],"itemData":{"id":6408,"type":"article-journal","container-title":"Forêt.Nature","title":"De nouvelles normes sylvicoles pour les futaies pures équiennes d'épicéa et de douglas en appui à la gestion de la forêt publique en Wallonie","volume":"139","author":[{"family":"Perin","given":"Jérôme"},{"family":"Hébert","given":"Jacques"},{"family":"Lejeune","given":"Philippe"},{"family":"Claessens","given":"Hugues"}],"issued":{"date-parts":[["2016"]]}}}],"schema":"https://github.com/citation-style-language/schema/raw/master/csl-citation.json"} </w:instrText>
      </w:r>
      <w:r>
        <w:fldChar w:fldCharType="separate"/>
      </w:r>
      <w:r w:rsidRPr="00A53CDE">
        <w:rPr>
          <w:rFonts w:ascii="Aptos" w:hAnsi="Aptos"/>
        </w:rPr>
        <w:t>(Perin et al., 2016)</w:t>
      </w:r>
      <w:r>
        <w:fldChar w:fldCharType="end"/>
      </w:r>
      <w:r>
        <w:t xml:space="preserve">, it corresponded to a </w:t>
      </w:r>
      <w:r>
        <w:lastRenderedPageBreak/>
        <w:t>mean annual volume increment of 15.9 m³/ha/year. This represented a 20% drop in top height growth and a 29% drop in volume increment.</w:t>
      </w:r>
    </w:p>
    <w:p w14:paraId="04E28EE3" w14:textId="2BD5891F" w:rsidR="00562124" w:rsidRDefault="00E92955" w:rsidP="00E92955">
      <w:pPr>
        <w:pStyle w:val="Titre3"/>
      </w:pPr>
      <w:r>
        <w:t>Douglas-fir stand with regeneration difficulties</w:t>
      </w:r>
    </w:p>
    <w:p w14:paraId="02905AAF" w14:textId="05501957" w:rsidR="00562124" w:rsidRDefault="00562124" w:rsidP="00BA5DC3">
      <w:r>
        <w:t>Douglas-fir pests</w:t>
      </w:r>
      <w:r w:rsidR="00E92955">
        <w:t xml:space="preserve"> and </w:t>
      </w:r>
      <w:r>
        <w:t xml:space="preserve">specific climatic events can also affect plant recovery in the years following planting. In fact, over the last 10-15 years, Douglas-fir plantations seem to have become more difficult to grow successfully under certain conditions. The growth of young Douglas-fir trees can be severely affected by various pests </w:t>
      </w:r>
      <w:r w:rsidR="00E92955">
        <w:fldChar w:fldCharType="begin"/>
      </w:r>
      <w:r w:rsidR="00FE5221">
        <w:instrText xml:space="preserve"> ADDIN ZOTERO_ITEM CSL_CITATION {"citationID":"a0sExhNU","properties":{"formattedCitation":"(Ligot et al., 2020; Wilson et al., 2020)","plainCitation":"(Ligot et al., 2020; Wilson et al., 2020)","noteIndex":0},"citationItems":[{"id":5860,"uris":["http://zotero.org/users/1509360/items/WNMLH8WF"],"itemData":{"id":5860,"type":"article-journal","container-title":"Forestry","DOI":"10.1093/forestry/cpaa004","issue":"616-629","page":"1-14","title":"Transforming even-aged coniferous stands to multi-aged stands: an opportunity to increase tree species diversity?","volume":"93","author":[{"family":"Ligot","given":"Gauthier"},{"family":"Balandier","given":"P"},{"family":"Scmitz","given":"S"},{"family":"Claessens","given":"H"}],"issued":{"date-parts":[["2020"]]}}},{"id":7373,"uris":["http://zotero.org/users/1509360/items/7QEA52TQ"],"itemData":{"id":7373,"type":"article-journal","container-title":"Quarterly Journal of Forestry","ISSN":"0033-5568","issue":"4","language":"en","note":"publisher: Hall - McCartney","source":"orbi.uliege.be","title":"The Douglas fir needle midge (Contarinia pseudotsugae) A potential threat to Douglas fir in the United Kingdom and Ireland?","URL":"https://orbi.uliege.be/handle/2268/250137","volume":"114","author":[{"family":"Wilson","given":"Edward"},{"family":"San Martin","given":"Gilles"},{"family":"Ligot","given":"Gauthier"}],"accessed":{"date-parts":[["2020",12,3]]},"issued":{"date-parts":[["2020",9]]}},"label":"page"}],"schema":"https://github.com/citation-style-language/schema/raw/master/csl-citation.json"} </w:instrText>
      </w:r>
      <w:r w:rsidR="00E92955">
        <w:fldChar w:fldCharType="separate"/>
      </w:r>
      <w:r w:rsidR="00E92955" w:rsidRPr="00E92955">
        <w:rPr>
          <w:rFonts w:ascii="Aptos" w:hAnsi="Aptos"/>
        </w:rPr>
        <w:t>(Ligot et al., 2020; Wilson et al., 2020)</w:t>
      </w:r>
      <w:r w:rsidR="00E92955">
        <w:fldChar w:fldCharType="end"/>
      </w:r>
      <w:r>
        <w:t xml:space="preserve">, and in the most extreme cases, significant mortality </w:t>
      </w:r>
      <w:r w:rsidR="00E92955">
        <w:t>was</w:t>
      </w:r>
      <w:r>
        <w:t xml:space="preserve"> observed. To simulate this hazard, we made the following additional assumptions:</w:t>
      </w:r>
    </w:p>
    <w:p w14:paraId="2BA25F85" w14:textId="330F0FE3" w:rsidR="00562124" w:rsidRDefault="00E92955" w:rsidP="00BA5DC3">
      <w:pPr>
        <w:pStyle w:val="Paragraphedeliste"/>
        <w:numPr>
          <w:ilvl w:val="0"/>
          <w:numId w:val="2"/>
        </w:numPr>
      </w:pPr>
      <w:r>
        <w:t>Three years af</w:t>
      </w:r>
      <w:r w:rsidR="0012692A">
        <w:t>t</w:t>
      </w:r>
      <w:r>
        <w:t>er</w:t>
      </w:r>
      <w:r w:rsidR="0012692A">
        <w:t>, 50% of the trees</w:t>
      </w:r>
      <w:r w:rsidR="00562124">
        <w:t xml:space="preserve"> </w:t>
      </w:r>
      <w:r w:rsidR="0012692A">
        <w:t xml:space="preserve">died and 1000 new trees were planted </w:t>
      </w:r>
      <w:r w:rsidR="00562124">
        <w:t>(985</w:t>
      </w:r>
      <w:r w:rsidR="0012692A">
        <w:t xml:space="preserve"> €</w:t>
      </w:r>
      <w:r w:rsidR="00562124">
        <w:t xml:space="preserve">/ha). </w:t>
      </w:r>
      <w:r w:rsidR="0012692A">
        <w:t>Slow tree</w:t>
      </w:r>
      <w:r w:rsidR="00562124">
        <w:t xml:space="preserve"> growth and replanting led </w:t>
      </w:r>
      <w:r w:rsidR="0012692A">
        <w:t>to a strong development of competitive vegetation and additional</w:t>
      </w:r>
      <w:r w:rsidR="00562124">
        <w:t xml:space="preserve"> clearing</w:t>
      </w:r>
      <w:r w:rsidR="0012692A">
        <w:t>s</w:t>
      </w:r>
      <w:r w:rsidR="00562124">
        <w:t xml:space="preserve"> </w:t>
      </w:r>
      <w:r w:rsidR="0012692A">
        <w:t xml:space="preserve">were carried out </w:t>
      </w:r>
      <w:r w:rsidR="00562124">
        <w:t xml:space="preserve">repeated </w:t>
      </w:r>
      <w:r w:rsidR="0012692A">
        <w:t>years 3, 4 and 5</w:t>
      </w:r>
      <w:r w:rsidR="00562124">
        <w:t xml:space="preserve"> (944</w:t>
      </w:r>
      <w:r w:rsidR="0012692A">
        <w:t xml:space="preserve"> €</w:t>
      </w:r>
      <w:r w:rsidR="00562124">
        <w:t>/ha for each clearing).</w:t>
      </w:r>
    </w:p>
    <w:p w14:paraId="5BEE8F97" w14:textId="3E522A4D" w:rsidR="001648CD" w:rsidRDefault="001648CD" w:rsidP="001648CD">
      <w:pPr>
        <w:pStyle w:val="Titre2"/>
      </w:pPr>
      <w:r>
        <w:t>Profitability indicators</w:t>
      </w:r>
    </w:p>
    <w:p w14:paraId="6A0776C2" w14:textId="51CC33FF" w:rsidR="001648CD" w:rsidRDefault="001648CD" w:rsidP="00BA5DC3">
      <w:r>
        <w:t xml:space="preserve">The net present value (NPV) and the internal rate of return (IRR) were used to assess the profitability of observed and simulated management scenarios. Other, more robust indicators could have been computed for the simulated scenarios but not with the observed data. The monitoring period was too short, and income and </w:t>
      </w:r>
      <w:r w:rsidR="00FA4BA2">
        <w:t>expenses</w:t>
      </w:r>
      <w:r>
        <w:t xml:space="preserve"> did not follow a cycle that can be considered perpetual.</w:t>
      </w:r>
    </w:p>
    <w:p w14:paraId="6855B15A" w14:textId="04BF6D3A" w:rsidR="001648CD" w:rsidRPr="00AE048F" w:rsidRDefault="007746C4" w:rsidP="006A1BC6">
      <w:pPr>
        <w:pStyle w:val="Lgende"/>
        <w:rPr>
          <w:i w:val="0"/>
          <w:color w:val="auto"/>
          <w:lang w:val="fr-BE"/>
        </w:rPr>
      </w:pPr>
      <m:oMathPara>
        <m:oMath>
          <m:eqArr>
            <m:eqArrPr>
              <m:maxDist m:val="1"/>
              <m:ctrlPr>
                <w:rPr>
                  <w:rFonts w:ascii="Cambria Math" w:hAnsi="Cambria Math"/>
                  <w:color w:val="auto"/>
                </w:rPr>
              </m:ctrlPr>
            </m:eqArrPr>
            <m:e>
              <m:r>
                <w:rPr>
                  <w:rFonts w:ascii="Cambria Math" w:hAnsi="Cambria Math"/>
                  <w:color w:val="auto"/>
                  <w:lang w:val="fr-BE"/>
                </w:rPr>
                <m:t>NPV</m:t>
              </m:r>
              <m:r>
                <w:rPr>
                  <w:rFonts w:ascii="Cambria Math" w:hAnsi="Cambria Math"/>
                  <w:color w:val="auto"/>
                </w:rPr>
                <m:t xml:space="preserve">= </m:t>
              </m:r>
              <m:nary>
                <m:naryPr>
                  <m:chr m:val="∑"/>
                  <m:limLoc m:val="undOvr"/>
                  <m:ctrlPr>
                    <w:rPr>
                      <w:rFonts w:ascii="Cambria Math" w:hAnsi="Cambria Math"/>
                      <w:color w:val="auto"/>
                      <w:lang w:val="fr-BE"/>
                    </w:rPr>
                  </m:ctrlPr>
                </m:naryPr>
                <m:sub>
                  <m:r>
                    <w:rPr>
                      <w:rFonts w:ascii="Cambria Math" w:hAnsi="Cambria Math"/>
                      <w:color w:val="auto"/>
                      <w:lang w:val="fr-BE"/>
                    </w:rPr>
                    <m:t>i</m:t>
                  </m:r>
                  <m:r>
                    <w:rPr>
                      <w:rFonts w:ascii="Cambria Math" w:hAnsi="Cambria Math"/>
                      <w:color w:val="auto"/>
                    </w:rPr>
                    <m:t>=0</m:t>
                  </m:r>
                </m:sub>
                <m:sup>
                  <m:r>
                    <w:rPr>
                      <w:rFonts w:ascii="Cambria Math" w:hAnsi="Cambria Math"/>
                      <w:color w:val="auto"/>
                      <w:lang w:val="fr-BE"/>
                    </w:rPr>
                    <m:t>n</m:t>
                  </m:r>
                </m:sup>
                <m:e>
                  <m:f>
                    <m:fPr>
                      <m:ctrlPr>
                        <w:rPr>
                          <w:rFonts w:ascii="Cambria Math" w:hAnsi="Cambria Math"/>
                          <w:color w:val="auto"/>
                          <w:lang w:val="fr-BE"/>
                        </w:rPr>
                      </m:ctrlPr>
                    </m:fPr>
                    <m:num>
                      <m:sSub>
                        <m:sSubPr>
                          <m:ctrlPr>
                            <w:rPr>
                              <w:rFonts w:ascii="Cambria Math" w:hAnsi="Cambria Math"/>
                              <w:color w:val="auto"/>
                              <w:lang w:val="fr-BE"/>
                            </w:rPr>
                          </m:ctrlPr>
                        </m:sSubPr>
                        <m:e>
                          <m:r>
                            <w:rPr>
                              <w:rFonts w:ascii="Cambria Math" w:hAnsi="Cambria Math"/>
                              <w:color w:val="auto"/>
                              <w:lang w:val="fr-BE"/>
                            </w:rPr>
                            <m:t>R</m:t>
                          </m:r>
                        </m:e>
                        <m:sub>
                          <m:r>
                            <w:rPr>
                              <w:rFonts w:ascii="Cambria Math" w:hAnsi="Cambria Math"/>
                              <w:color w:val="auto"/>
                              <w:lang w:val="fr-BE"/>
                            </w:rPr>
                            <m:t>i</m:t>
                          </m:r>
                        </m:sub>
                      </m:sSub>
                      <m:r>
                        <w:rPr>
                          <w:rFonts w:ascii="Cambria Math" w:hAnsi="Cambria Math"/>
                          <w:color w:val="auto"/>
                        </w:rPr>
                        <m:t>-</m:t>
                      </m:r>
                      <m:sSub>
                        <m:sSubPr>
                          <m:ctrlPr>
                            <w:rPr>
                              <w:rFonts w:ascii="Cambria Math" w:hAnsi="Cambria Math"/>
                              <w:color w:val="auto"/>
                              <w:lang w:val="fr-BE"/>
                            </w:rPr>
                          </m:ctrlPr>
                        </m:sSubPr>
                        <m:e>
                          <m:r>
                            <w:rPr>
                              <w:rFonts w:ascii="Cambria Math" w:hAnsi="Cambria Math"/>
                              <w:color w:val="auto"/>
                              <w:lang w:val="fr-BE"/>
                            </w:rPr>
                            <m:t>C</m:t>
                          </m:r>
                        </m:e>
                        <m:sub>
                          <m:r>
                            <w:rPr>
                              <w:rFonts w:ascii="Cambria Math" w:hAnsi="Cambria Math"/>
                              <w:color w:val="auto"/>
                              <w:lang w:val="fr-BE"/>
                            </w:rPr>
                            <m:t>i</m:t>
                          </m:r>
                        </m:sub>
                      </m:sSub>
                    </m:num>
                    <m:den>
                      <m:sSup>
                        <m:sSupPr>
                          <m:ctrlPr>
                            <w:rPr>
                              <w:rFonts w:ascii="Cambria Math" w:hAnsi="Cambria Math"/>
                              <w:color w:val="auto"/>
                              <w:lang w:val="fr-BE"/>
                            </w:rPr>
                          </m:ctrlPr>
                        </m:sSupPr>
                        <m:e>
                          <m:d>
                            <m:dPr>
                              <m:ctrlPr>
                                <w:rPr>
                                  <w:rFonts w:ascii="Cambria Math" w:hAnsi="Cambria Math"/>
                                  <w:color w:val="auto"/>
                                  <w:lang w:val="fr-BE"/>
                                </w:rPr>
                              </m:ctrlPr>
                            </m:dPr>
                            <m:e>
                              <m:r>
                                <w:rPr>
                                  <w:rFonts w:ascii="Cambria Math" w:hAnsi="Cambria Math"/>
                                  <w:color w:val="auto"/>
                                </w:rPr>
                                <m:t>1+</m:t>
                              </m:r>
                              <m:r>
                                <w:rPr>
                                  <w:rFonts w:ascii="Cambria Math" w:hAnsi="Cambria Math"/>
                                  <w:color w:val="auto"/>
                                  <w:lang w:val="fr-BE"/>
                                </w:rPr>
                                <m:t>r</m:t>
                              </m:r>
                            </m:e>
                          </m:d>
                        </m:e>
                        <m:sup>
                          <m:r>
                            <w:rPr>
                              <w:rFonts w:ascii="Cambria Math" w:hAnsi="Cambria Math"/>
                              <w:color w:val="auto"/>
                              <w:lang w:val="fr-BE"/>
                            </w:rPr>
                            <m:t>i</m:t>
                          </m:r>
                        </m:sup>
                      </m:sSup>
                    </m:den>
                  </m:f>
                </m:e>
              </m:nary>
              <m:r>
                <w:rPr>
                  <w:rFonts w:ascii="Cambria Math" w:hAnsi="Cambria Math"/>
                  <w:color w:val="auto"/>
                </w:rPr>
                <m:t xml:space="preserve"> </m:t>
              </m:r>
              <m:r>
                <w:rPr>
                  <w:rFonts w:ascii="Cambria Math" w:hAnsi="Cambria Math"/>
                  <w:color w:val="auto"/>
                  <w:lang w:val="fr-BE"/>
                </w:rPr>
                <m:t>#</m:t>
              </m:r>
              <m:d>
                <m:dPr>
                  <m:ctrlPr>
                    <w:rPr>
                      <w:rFonts w:ascii="Cambria Math" w:hAnsi="Cambria Math"/>
                      <w:i w:val="0"/>
                      <w:iCs w:val="0"/>
                      <w:color w:val="auto"/>
                    </w:rPr>
                  </m:ctrlPr>
                </m:dPr>
                <m:e>
                  <m:r>
                    <m:rPr>
                      <m:sty m:val="p"/>
                    </m:rPr>
                    <w:rPr>
                      <w:rFonts w:ascii="Cambria Math" w:hAnsi="Cambria Math"/>
                      <w:i w:val="0"/>
                      <w:iCs w:val="0"/>
                      <w:color w:val="auto"/>
                    </w:rPr>
                    <w:fldChar w:fldCharType="begin"/>
                  </m:r>
                  <m:r>
                    <w:rPr>
                      <w:rFonts w:ascii="Cambria Math" w:hAnsi="Cambria Math"/>
                      <w:color w:val="auto"/>
                    </w:rPr>
                    <m:t xml:space="preserve"> SEQ ( \* ARABIC </m:t>
                  </m:r>
                  <m:r>
                    <m:rPr>
                      <m:sty m:val="p"/>
                    </m:rPr>
                    <w:rPr>
                      <w:rFonts w:ascii="Cambria Math" w:hAnsi="Cambria Math"/>
                      <w:i w:val="0"/>
                      <w:iCs w:val="0"/>
                      <w:color w:val="auto"/>
                    </w:rPr>
                    <w:fldChar w:fldCharType="separate"/>
                  </m:r>
                  <m:r>
                    <w:rPr>
                      <w:rFonts w:ascii="Cambria Math" w:hAnsi="Cambria Math"/>
                      <w:noProof/>
                      <w:color w:val="auto"/>
                    </w:rPr>
                    <m:t>1</m:t>
                  </m:r>
                  <m:r>
                    <m:rPr>
                      <m:sty m:val="p"/>
                    </m:rPr>
                    <w:rPr>
                      <w:rFonts w:ascii="Cambria Math" w:hAnsi="Cambria Math"/>
                      <w:i w:val="0"/>
                      <w:iCs w:val="0"/>
                      <w:color w:val="auto"/>
                    </w:rPr>
                    <w:fldChar w:fldCharType="end"/>
                  </m:r>
                </m:e>
              </m:d>
              <m:ctrlPr>
                <w:rPr>
                  <w:rFonts w:ascii="Cambria Math" w:hAnsi="Cambria Math"/>
                  <w:color w:val="auto"/>
                  <w:lang w:val="fr-BE"/>
                </w:rPr>
              </m:ctrlPr>
            </m:e>
          </m:eqArr>
        </m:oMath>
      </m:oMathPara>
    </w:p>
    <w:p w14:paraId="22243D7C" w14:textId="77777777" w:rsidR="00AE048F" w:rsidRPr="00AE048F" w:rsidRDefault="00AE048F" w:rsidP="00AE048F">
      <w:pPr>
        <w:rPr>
          <w:lang w:val="fr-BE"/>
        </w:rPr>
      </w:pPr>
    </w:p>
    <w:p w14:paraId="02BC2468" w14:textId="40FC55CF" w:rsidR="001648CD" w:rsidRDefault="001648CD" w:rsidP="00BA5DC3">
      <w:r>
        <w:t xml:space="preserve">where </w:t>
      </w:r>
      <m:oMath>
        <m:sSub>
          <m:sSubPr>
            <m:ctrlPr>
              <w:rPr>
                <w:rFonts w:ascii="Cambria Math" w:hAnsi="Cambria Math"/>
                <w:lang w:val="fr-BE"/>
              </w:rPr>
            </m:ctrlPr>
          </m:sSubPr>
          <m:e>
            <m:r>
              <w:rPr>
                <w:rFonts w:ascii="Cambria Math" w:hAnsi="Cambria Math"/>
                <w:lang w:val="fr-BE"/>
              </w:rPr>
              <m:t>R</m:t>
            </m:r>
          </m:e>
          <m:sub>
            <m:r>
              <w:rPr>
                <w:rFonts w:ascii="Cambria Math" w:hAnsi="Cambria Math"/>
                <w:lang w:val="fr-BE"/>
              </w:rPr>
              <m:t>i</m:t>
            </m:r>
          </m:sub>
        </m:sSub>
      </m:oMath>
      <w:r>
        <w:t xml:space="preserve"> is revenue for year i, </w:t>
      </w:r>
      <m:oMath>
        <m:sSub>
          <m:sSubPr>
            <m:ctrlPr>
              <w:rPr>
                <w:rFonts w:ascii="Cambria Math" w:hAnsi="Cambria Math"/>
                <w:lang w:val="fr-BE"/>
              </w:rPr>
            </m:ctrlPr>
          </m:sSubPr>
          <m:e>
            <m:r>
              <w:rPr>
                <w:rFonts w:ascii="Cambria Math" w:hAnsi="Cambria Math"/>
                <w:lang w:val="fr-BE"/>
              </w:rPr>
              <m:t>C</m:t>
            </m:r>
          </m:e>
          <m:sub>
            <m:r>
              <w:rPr>
                <w:rFonts w:ascii="Cambria Math" w:hAnsi="Cambria Math"/>
                <w:lang w:val="fr-BE"/>
              </w:rPr>
              <m:t>i</m:t>
            </m:r>
          </m:sub>
        </m:sSub>
      </m:oMath>
      <w:r>
        <w:t xml:space="preserve"> is a cost for year </w:t>
      </w:r>
      <w:proofErr w:type="spellStart"/>
      <w:r w:rsidRPr="001648CD">
        <w:rPr>
          <w:i/>
          <w:iCs/>
        </w:rPr>
        <w:t>i</w:t>
      </w:r>
      <w:proofErr w:type="spellEnd"/>
      <w:r>
        <w:t xml:space="preserve">. </w:t>
      </w:r>
      <w:r w:rsidRPr="001648CD">
        <w:rPr>
          <w:i/>
          <w:iCs/>
        </w:rPr>
        <w:t>r</w:t>
      </w:r>
      <w:r>
        <w:t xml:space="preserve"> is the discount rate. The discount rate was set at 2%, a much lower value than that used in other </w:t>
      </w:r>
      <w:r w:rsidR="002672A0">
        <w:t>economic sectors</w:t>
      </w:r>
      <w:r>
        <w:t xml:space="preserve"> (</w:t>
      </w:r>
      <w:r w:rsidR="002672A0">
        <w:t xml:space="preserve">e.g. </w:t>
      </w:r>
      <w:r>
        <w:t xml:space="preserve">short-term investments) but better suited to assessing the profitability of environmental resources and long-term investments </w:t>
      </w:r>
      <w:r>
        <w:fldChar w:fldCharType="begin"/>
      </w:r>
      <w:r w:rsidR="00FE5221">
        <w:instrText xml:space="preserve"> ADDIN ZOTERO_ITEM CSL_CITATION {"citationID":"kzu3yr8p","properties":{"formattedCitation":"(Gosselin et al., 2011)","plainCitation":"(Gosselin et al., 2011)","noteIndex":0},"citationItems":[{"id":8923,"uris":["http://zotero.org/users/1509360/items/ZMXX3YW7"],"itemData":{"id":8923,"type":"article-journal","abstract":"L'utilisation de la méthode coûts-avantages pour l'évaluation économique d'un projet — un itiné-raire sylvicole par exemple — prend en compte toutes les dépenses et recettes sur toute la durée du projet : elle repose sur l'établissement d'un échéancier de recettes et de dépenses et calcule le bénéfice actualisé correspondant. Un flux financier (recette ou dépense) est dit actua-lisé lorsqu'il est ramené à sa valeur monétaire d'une année de référence, qui est le plus souvent l'année actuelle. La technique de l'actualisation permet de rendre comparables des flux financiers bien qu'ils interviennent à des dates différentes. Plus une recette ou une dépense intervient tardivement dans un projet, moins elle aura de poids dans le bilan financier. Le choix de la valeur du taux d'actualisation influence fortement les résultats, et ce d'autant plus que les projets concernent le long terme. Même si les logiques d'actualisation sont différentes selon qu'il s'agit de choix privés (cas des propriétaires forestiers) ou publics (cas de la politique forestière), tous les projets forestiers ont, d'un point de vue économique, une double spécificité : d'une part, ils intègrent bien souvent des biens et services environnementaux et non marchands, d'autre part ils portent sur le très long terme. Compte tenu de ces éléments, il nous est apparu nécessaire de faire le point sur trois questions : — comment définit-on l'actualisation et quelles en sont les justifications économiques ? — quelles sont les particularités liées à l'évaluation de biens et services environnementaux ? — comment prendre en compte le très long terme dans le choix du taux d'actualisation ?","container-title":"Revue Forestiere Francaise","DOI":"10.4267/2042/45828","journalAbbreviation":"Revue Forestiere Francaise","page":"445-455","source":"ResearchGate","title":"Actualisation en forêt : pour quelles raisons et à quel taux ?","title-short":"Actualisation en forêt","volume":"LXIII","author":[{"family":"Gosselin","given":"Marion"},{"family":"Costa","given":"Sandrine"},{"family":"Paillet","given":"Yoan"},{"family":"Chevalier","given":"Hélène"}],"issued":{"date-parts":[["2011",2,15]]}}}],"schema":"https://github.com/citation-style-language/schema/raw/master/csl-citation.json"} </w:instrText>
      </w:r>
      <w:r>
        <w:fldChar w:fldCharType="separate"/>
      </w:r>
      <w:r w:rsidRPr="001648CD">
        <w:rPr>
          <w:rFonts w:ascii="Aptos" w:hAnsi="Aptos"/>
        </w:rPr>
        <w:t>(Gosselin et al., 2011)</w:t>
      </w:r>
      <w:r>
        <w:fldChar w:fldCharType="end"/>
      </w:r>
      <w:r>
        <w:t>. Nevertheless, this choice remain</w:t>
      </w:r>
      <w:r w:rsidR="00C21F34">
        <w:t>s</w:t>
      </w:r>
      <w:r>
        <w:t xml:space="preserve"> important and relatively arbitrary. The internal rate of return (IRR), for its part, correspond</w:t>
      </w:r>
      <w:r w:rsidR="00C21F34">
        <w:t>ed</w:t>
      </w:r>
      <w:r>
        <w:t xml:space="preserve"> to the discount rate such as:</w:t>
      </w:r>
    </w:p>
    <w:p w14:paraId="44F993C6" w14:textId="5F4BB7C3" w:rsidR="001648CD" w:rsidRPr="00AE048F" w:rsidRDefault="007746C4" w:rsidP="006A1BC6">
      <w:pPr>
        <w:pStyle w:val="Lgende"/>
        <w:rPr>
          <w:i w:val="0"/>
          <w:color w:val="auto"/>
          <w:lang w:val="fr-BE"/>
        </w:rPr>
      </w:pPr>
      <m:oMathPara>
        <m:oMath>
          <m:eqArr>
            <m:eqArrPr>
              <m:maxDist m:val="1"/>
              <m:ctrlPr>
                <w:rPr>
                  <w:rFonts w:ascii="Cambria Math" w:hAnsi="Cambria Math"/>
                  <w:color w:val="auto"/>
                </w:rPr>
              </m:ctrlPr>
            </m:eqArrPr>
            <m:e>
              <m:r>
                <w:rPr>
                  <w:rFonts w:ascii="Cambria Math" w:hAnsi="Cambria Math"/>
                  <w:color w:val="auto"/>
                  <w:lang w:val="fr-BE"/>
                </w:rPr>
                <m:t>NPV</m:t>
              </m:r>
              <m:r>
                <w:rPr>
                  <w:rFonts w:ascii="Cambria Math" w:hAnsi="Cambria Math"/>
                  <w:color w:val="auto"/>
                </w:rPr>
                <m:t>+</m:t>
              </m:r>
              <m:f>
                <m:fPr>
                  <m:ctrlPr>
                    <w:rPr>
                      <w:rFonts w:ascii="Cambria Math" w:hAnsi="Cambria Math"/>
                      <w:color w:val="auto"/>
                      <w:lang w:val="fr-BE"/>
                    </w:rPr>
                  </m:ctrlPr>
                </m:fPr>
                <m:num>
                  <m:r>
                    <w:rPr>
                      <w:rFonts w:ascii="Cambria Math" w:hAnsi="Cambria Math"/>
                      <w:color w:val="auto"/>
                      <w:lang w:val="fr-BE"/>
                    </w:rPr>
                    <m:t>V</m:t>
                  </m:r>
                  <m:sSub>
                    <m:sSubPr>
                      <m:ctrlPr>
                        <w:rPr>
                          <w:rFonts w:ascii="Cambria Math" w:hAnsi="Cambria Math"/>
                          <w:color w:val="auto"/>
                          <w:lang w:val="fr-BE"/>
                        </w:rPr>
                      </m:ctrlPr>
                    </m:sSubPr>
                    <m:e>
                      <m:r>
                        <w:rPr>
                          <w:rFonts w:ascii="Cambria Math" w:hAnsi="Cambria Math"/>
                          <w:color w:val="auto"/>
                          <w:lang w:val="fr-BE"/>
                        </w:rPr>
                        <m:t>AL</m:t>
                      </m:r>
                    </m:e>
                    <m:sub>
                      <m:r>
                        <w:rPr>
                          <w:rFonts w:ascii="Cambria Math" w:hAnsi="Cambria Math"/>
                          <w:color w:val="auto"/>
                          <w:lang w:val="fr-BE"/>
                        </w:rPr>
                        <m:t>n</m:t>
                      </m:r>
                    </m:sub>
                  </m:sSub>
                  <m:r>
                    <w:rPr>
                      <w:rFonts w:ascii="Cambria Math" w:hAnsi="Cambria Math"/>
                      <w:color w:val="auto"/>
                    </w:rPr>
                    <m:t>+</m:t>
                  </m:r>
                  <m:r>
                    <w:rPr>
                      <w:rFonts w:ascii="Cambria Math" w:hAnsi="Cambria Math"/>
                      <w:color w:val="auto"/>
                      <w:lang w:val="fr-BE"/>
                    </w:rPr>
                    <m:t>F</m:t>
                  </m:r>
                </m:num>
                <m:den>
                  <m:sSup>
                    <m:sSupPr>
                      <m:ctrlPr>
                        <w:rPr>
                          <w:rFonts w:ascii="Cambria Math" w:hAnsi="Cambria Math"/>
                          <w:color w:val="auto"/>
                          <w:lang w:val="fr-BE"/>
                        </w:rPr>
                      </m:ctrlPr>
                    </m:sSupPr>
                    <m:e>
                      <m:d>
                        <m:dPr>
                          <m:ctrlPr>
                            <w:rPr>
                              <w:rFonts w:ascii="Cambria Math" w:hAnsi="Cambria Math"/>
                              <w:color w:val="auto"/>
                              <w:lang w:val="fr-BE"/>
                            </w:rPr>
                          </m:ctrlPr>
                        </m:dPr>
                        <m:e>
                          <m:r>
                            <w:rPr>
                              <w:rFonts w:ascii="Cambria Math" w:hAnsi="Cambria Math"/>
                              <w:color w:val="auto"/>
                            </w:rPr>
                            <m:t>1+r</m:t>
                          </m:r>
                        </m:e>
                      </m:d>
                    </m:e>
                    <m:sup>
                      <m:r>
                        <w:rPr>
                          <w:rFonts w:ascii="Cambria Math" w:hAnsi="Cambria Math"/>
                          <w:color w:val="auto"/>
                          <w:lang w:val="fr-BE"/>
                        </w:rPr>
                        <m:t>n</m:t>
                      </m:r>
                    </m:sup>
                  </m:sSup>
                </m:den>
              </m:f>
              <m:r>
                <w:rPr>
                  <w:rFonts w:ascii="Cambria Math" w:hAnsi="Cambria Math"/>
                  <w:color w:val="auto"/>
                </w:rPr>
                <m:t>-</m:t>
              </m:r>
              <m:d>
                <m:dPr>
                  <m:ctrlPr>
                    <w:rPr>
                      <w:rFonts w:ascii="Cambria Math" w:hAnsi="Cambria Math"/>
                      <w:color w:val="auto"/>
                      <w:lang w:val="fr-BE"/>
                    </w:rPr>
                  </m:ctrlPr>
                </m:dPr>
                <m:e>
                  <m:r>
                    <w:rPr>
                      <w:rFonts w:ascii="Cambria Math" w:hAnsi="Cambria Math"/>
                      <w:color w:val="auto"/>
                      <w:lang w:val="fr-BE"/>
                    </w:rPr>
                    <m:t>V</m:t>
                  </m:r>
                  <m:sSub>
                    <m:sSubPr>
                      <m:ctrlPr>
                        <w:rPr>
                          <w:rFonts w:ascii="Cambria Math" w:hAnsi="Cambria Math"/>
                          <w:color w:val="auto"/>
                          <w:lang w:val="fr-BE"/>
                        </w:rPr>
                      </m:ctrlPr>
                    </m:sSubPr>
                    <m:e>
                      <m:r>
                        <w:rPr>
                          <w:rFonts w:ascii="Cambria Math" w:hAnsi="Cambria Math"/>
                          <w:color w:val="auto"/>
                          <w:lang w:val="fr-BE"/>
                        </w:rPr>
                        <m:t>AL</m:t>
                      </m:r>
                    </m:e>
                    <m:sub>
                      <m:r>
                        <w:rPr>
                          <w:rFonts w:ascii="Cambria Math" w:hAnsi="Cambria Math"/>
                          <w:color w:val="auto"/>
                        </w:rPr>
                        <m:t>0</m:t>
                      </m:r>
                    </m:sub>
                  </m:sSub>
                  <m:r>
                    <w:rPr>
                      <w:rFonts w:ascii="Cambria Math" w:hAnsi="Cambria Math"/>
                      <w:color w:val="auto"/>
                    </w:rPr>
                    <m:t>+</m:t>
                  </m:r>
                  <m:r>
                    <w:rPr>
                      <w:rFonts w:ascii="Cambria Math" w:hAnsi="Cambria Math"/>
                      <w:color w:val="auto"/>
                      <w:lang w:val="fr-BE"/>
                    </w:rPr>
                    <m:t>F</m:t>
                  </m:r>
                </m:e>
              </m:d>
              <m:r>
                <w:rPr>
                  <w:rFonts w:ascii="Cambria Math" w:hAnsi="Cambria Math"/>
                  <w:color w:val="auto"/>
                </w:rPr>
                <m:t xml:space="preserve">=0 </m:t>
              </m:r>
              <m:r>
                <w:rPr>
                  <w:rFonts w:ascii="Cambria Math" w:hAnsi="Cambria Math"/>
                  <w:color w:val="auto"/>
                  <w:lang w:val="fr-BE"/>
                </w:rPr>
                <m:t>#</m:t>
              </m:r>
              <m:d>
                <m:dPr>
                  <m:ctrlPr>
                    <w:rPr>
                      <w:rFonts w:ascii="Cambria Math" w:hAnsi="Cambria Math"/>
                      <w:color w:val="auto"/>
                    </w:rPr>
                  </m:ctrlPr>
                </m:dPr>
                <m:e>
                  <m:r>
                    <w:rPr>
                      <w:rFonts w:ascii="Cambria Math" w:hAnsi="Cambria Math"/>
                      <w:color w:val="auto"/>
                    </w:rPr>
                    <m:t>6</m:t>
                  </m:r>
                </m:e>
              </m:d>
              <m:ctrlPr>
                <w:rPr>
                  <w:rFonts w:ascii="Cambria Math" w:hAnsi="Cambria Math"/>
                  <w:color w:val="auto"/>
                  <w:lang w:val="fr-BE"/>
                </w:rPr>
              </m:ctrlPr>
            </m:e>
          </m:eqArr>
        </m:oMath>
      </m:oMathPara>
    </w:p>
    <w:p w14:paraId="0ECD46AC" w14:textId="5CF6CEDA" w:rsidR="001648CD" w:rsidRDefault="001648CD" w:rsidP="00BA5DC3">
      <w:r>
        <w:t xml:space="preserve">where </w:t>
      </w:r>
      <m:oMath>
        <m:r>
          <w:rPr>
            <w:rFonts w:ascii="Cambria Math" w:hAnsi="Cambria Math"/>
            <w:lang w:val="fr-BE"/>
          </w:rPr>
          <m:t>V</m:t>
        </m:r>
        <m:sSub>
          <m:sSubPr>
            <m:ctrlPr>
              <w:rPr>
                <w:rFonts w:ascii="Cambria Math" w:hAnsi="Cambria Math"/>
                <w:lang w:val="fr-BE"/>
              </w:rPr>
            </m:ctrlPr>
          </m:sSubPr>
          <m:e>
            <m:r>
              <w:rPr>
                <w:rFonts w:ascii="Cambria Math" w:hAnsi="Cambria Math"/>
                <w:lang w:val="fr-BE"/>
              </w:rPr>
              <m:t>AL</m:t>
            </m:r>
          </m:e>
          <m:sub>
            <m:r>
              <w:rPr>
                <w:rFonts w:ascii="Cambria Math" w:hAnsi="Cambria Math"/>
              </w:rPr>
              <m:t>0</m:t>
            </m:r>
          </m:sub>
        </m:sSub>
      </m:oMath>
      <w:r>
        <w:t xml:space="preserve"> and </w:t>
      </w:r>
      <m:oMath>
        <m:r>
          <w:rPr>
            <w:rFonts w:ascii="Cambria Math" w:hAnsi="Cambria Math"/>
            <w:lang w:val="fr-BE"/>
          </w:rPr>
          <m:t>V</m:t>
        </m:r>
        <m:sSub>
          <m:sSubPr>
            <m:ctrlPr>
              <w:rPr>
                <w:rFonts w:ascii="Cambria Math" w:hAnsi="Cambria Math"/>
                <w:lang w:val="fr-BE"/>
              </w:rPr>
            </m:ctrlPr>
          </m:sSubPr>
          <m:e>
            <m:r>
              <w:rPr>
                <w:rFonts w:ascii="Cambria Math" w:hAnsi="Cambria Math"/>
                <w:lang w:val="fr-BE"/>
              </w:rPr>
              <m:t>AL</m:t>
            </m:r>
          </m:e>
          <m:sub>
            <m:r>
              <w:rPr>
                <w:rFonts w:ascii="Cambria Math" w:hAnsi="Cambria Math"/>
                <w:lang w:val="fr-BE"/>
              </w:rPr>
              <m:t>n</m:t>
            </m:r>
          </m:sub>
        </m:sSub>
      </m:oMath>
      <w:r>
        <w:t xml:space="preserve"> are respectively the </w:t>
      </w:r>
      <w:r w:rsidR="00C21F34">
        <w:t xml:space="preserve">stand </w:t>
      </w:r>
      <w:r>
        <w:t>value</w:t>
      </w:r>
      <w:r w:rsidR="00C21F34">
        <w:t xml:space="preserve"> (i.e. the sum of the standing value, </w:t>
      </w:r>
      <m:oMath>
        <m:r>
          <w:rPr>
            <w:rFonts w:ascii="Cambria Math" w:hAnsi="Cambria Math"/>
            <w:lang w:val="fr-BE"/>
          </w:rPr>
          <m:t>V</m:t>
        </m:r>
        <m:sSub>
          <m:sSubPr>
            <m:ctrlPr>
              <w:rPr>
                <w:rFonts w:ascii="Cambria Math" w:hAnsi="Cambria Math"/>
                <w:lang w:val="fr-BE"/>
              </w:rPr>
            </m:ctrlPr>
          </m:sSubPr>
          <m:e>
            <m:r>
              <w:rPr>
                <w:rFonts w:ascii="Cambria Math" w:hAnsi="Cambria Math"/>
                <w:lang w:val="fr-BE"/>
              </w:rPr>
              <m:t>AL</m:t>
            </m:r>
          </m:e>
          <m:sub>
            <m:r>
              <w:rPr>
                <w:rFonts w:ascii="Cambria Math" w:hAnsi="Cambria Math"/>
                <w:lang w:val="fr-BE"/>
              </w:rPr>
              <m:t>i</m:t>
            </m:r>
          </m:sub>
        </m:sSub>
      </m:oMath>
      <w:r w:rsidR="00C21F34">
        <w:t xml:space="preserve"> of every tree, see section </w:t>
      </w:r>
      <w:r w:rsidR="00C21F34">
        <w:fldChar w:fldCharType="begin"/>
      </w:r>
      <w:r w:rsidR="00C21F34">
        <w:instrText xml:space="preserve"> REF _Ref188346476 \r \h </w:instrText>
      </w:r>
      <w:r w:rsidR="00BA5DC3">
        <w:instrText xml:space="preserve"> \* MERGEFORMAT </w:instrText>
      </w:r>
      <w:r w:rsidR="00C21F34">
        <w:fldChar w:fldCharType="separate"/>
      </w:r>
      <w:r w:rsidR="007E2C7F">
        <w:t>3.2</w:t>
      </w:r>
      <w:r w:rsidR="00C21F34">
        <w:fldChar w:fldCharType="end"/>
      </w:r>
      <w:r w:rsidR="00C21F34">
        <w:t xml:space="preserve">) </w:t>
      </w:r>
      <w:r>
        <w:t xml:space="preserve">at the beginning and end of the n-year period under consideration. </w:t>
      </w:r>
      <w:r w:rsidRPr="00C21F34">
        <w:rPr>
          <w:i/>
          <w:iCs/>
        </w:rPr>
        <w:t>F</w:t>
      </w:r>
      <w:r>
        <w:t xml:space="preserve"> is the </w:t>
      </w:r>
      <w:r w:rsidR="00C21F34">
        <w:t>land rent</w:t>
      </w:r>
      <w:r>
        <w:t xml:space="preserve">. Calculated in this way, the IRR </w:t>
      </w:r>
      <w:r w:rsidR="00C21F34">
        <w:t>considered</w:t>
      </w:r>
      <w:r>
        <w:t xml:space="preserve"> the </w:t>
      </w:r>
      <w:r w:rsidR="00C21F34">
        <w:t xml:space="preserve">capital opportunity </w:t>
      </w:r>
      <w:r>
        <w:t>cost. This method of calculation correspond</w:t>
      </w:r>
      <w:r w:rsidR="00C21F34">
        <w:t>ed</w:t>
      </w:r>
      <w:r>
        <w:t xml:space="preserve"> to adding a fictitious </w:t>
      </w:r>
      <w:r w:rsidR="00D47962">
        <w:t>cost</w:t>
      </w:r>
      <w:r>
        <w:t xml:space="preserve"> in year </w:t>
      </w:r>
      <w:r w:rsidRPr="00C21F34">
        <w:rPr>
          <w:i/>
          <w:iCs/>
        </w:rPr>
        <w:t>0</w:t>
      </w:r>
      <w:r>
        <w:t xml:space="preserve"> corresponding to the purchase of the forest (</w:t>
      </w:r>
      <w:r w:rsidR="00C21F34">
        <w:t>standing value and forest rent corresponding to the value of the bare land</w:t>
      </w:r>
      <w:r>
        <w:t xml:space="preserve">) and a revenue in year </w:t>
      </w:r>
      <w:r w:rsidRPr="00C21F34">
        <w:rPr>
          <w:i/>
          <w:iCs/>
        </w:rPr>
        <w:t>n</w:t>
      </w:r>
      <w:r>
        <w:t xml:space="preserve"> corresponding to the sale of the forest (estimated in the same way). In the case of the </w:t>
      </w:r>
      <w:r w:rsidR="007D75A6">
        <w:t>simulated</w:t>
      </w:r>
      <w:r>
        <w:t xml:space="preserve"> scenarios, at the start and end of the simulation (times </w:t>
      </w:r>
      <w:r w:rsidRPr="007D75A6">
        <w:rPr>
          <w:i/>
          <w:iCs/>
        </w:rPr>
        <w:t>0</w:t>
      </w:r>
      <w:r>
        <w:t xml:space="preserve"> and </w:t>
      </w:r>
      <w:r w:rsidRPr="007D75A6">
        <w:rPr>
          <w:i/>
          <w:iCs/>
        </w:rPr>
        <w:t>n</w:t>
      </w:r>
      <w:r>
        <w:t xml:space="preserve">), the stand </w:t>
      </w:r>
      <w:r w:rsidR="007D75A6">
        <w:t>had been</w:t>
      </w:r>
      <w:r>
        <w:t xml:space="preserve"> clear-cut (there are no standing trees). In these cases, the </w:t>
      </w:r>
      <w:r w:rsidR="007D75A6">
        <w:t xml:space="preserve">stand </w:t>
      </w:r>
      <w:r>
        <w:t xml:space="preserve">value </w:t>
      </w:r>
      <w:r w:rsidR="007D75A6">
        <w:t>was</w:t>
      </w:r>
      <w:r>
        <w:t xml:space="preserve"> zero (</w:t>
      </w:r>
      <m:oMath>
        <m:r>
          <w:rPr>
            <w:rFonts w:ascii="Cambria Math" w:hAnsi="Cambria Math"/>
            <w:lang w:val="fr-BE"/>
          </w:rPr>
          <m:t>V</m:t>
        </m:r>
        <m:sSub>
          <m:sSubPr>
            <m:ctrlPr>
              <w:rPr>
                <w:rFonts w:ascii="Cambria Math" w:hAnsi="Cambria Math"/>
                <w:lang w:val="fr-BE"/>
              </w:rPr>
            </m:ctrlPr>
          </m:sSubPr>
          <m:e>
            <m:r>
              <w:rPr>
                <w:rFonts w:ascii="Cambria Math" w:hAnsi="Cambria Math"/>
                <w:lang w:val="fr-BE"/>
              </w:rPr>
              <m:t>AL</m:t>
            </m:r>
          </m:e>
          <m:sub>
            <m:r>
              <w:rPr>
                <w:rFonts w:ascii="Cambria Math" w:hAnsi="Cambria Math"/>
              </w:rPr>
              <m:t>0</m:t>
            </m:r>
          </m:sub>
        </m:sSub>
      </m:oMath>
      <w:r>
        <w:t xml:space="preserve">=0 and </w:t>
      </w:r>
      <m:oMath>
        <m:r>
          <w:rPr>
            <w:rFonts w:ascii="Cambria Math" w:hAnsi="Cambria Math"/>
            <w:lang w:val="fr-BE"/>
          </w:rPr>
          <m:t>V</m:t>
        </m:r>
        <m:sSub>
          <m:sSubPr>
            <m:ctrlPr>
              <w:rPr>
                <w:rFonts w:ascii="Cambria Math" w:hAnsi="Cambria Math"/>
                <w:lang w:val="fr-BE"/>
              </w:rPr>
            </m:ctrlPr>
          </m:sSubPr>
          <m:e>
            <m:r>
              <w:rPr>
                <w:rFonts w:ascii="Cambria Math" w:hAnsi="Cambria Math"/>
                <w:lang w:val="fr-BE"/>
              </w:rPr>
              <m:t>AL</m:t>
            </m:r>
          </m:e>
          <m:sub>
            <m:r>
              <w:rPr>
                <w:rFonts w:ascii="Cambria Math" w:hAnsi="Cambria Math"/>
                <w:lang w:val="fr-BE"/>
              </w:rPr>
              <m:t>n</m:t>
            </m:r>
          </m:sub>
        </m:sSub>
      </m:oMath>
      <w:r>
        <w:t xml:space="preserve">=0) and the value of the stand </w:t>
      </w:r>
      <w:r w:rsidR="00D47313">
        <w:t>was</w:t>
      </w:r>
      <w:r>
        <w:t xml:space="preserve"> equal to the </w:t>
      </w:r>
      <w:r w:rsidR="007D75A6">
        <w:t>forest rent</w:t>
      </w:r>
      <w:r>
        <w:t>.</w:t>
      </w:r>
    </w:p>
    <w:p w14:paraId="741CF177" w14:textId="35C105C6" w:rsidR="001648CD" w:rsidRDefault="001648CD" w:rsidP="00BA5DC3">
      <w:r>
        <w:t xml:space="preserve">IRR </w:t>
      </w:r>
      <w:r w:rsidR="006A1BC6">
        <w:t>can</w:t>
      </w:r>
      <w:r w:rsidR="00277F12">
        <w:t xml:space="preserve"> be</w:t>
      </w:r>
      <w:r w:rsidR="006A1BC6">
        <w:t xml:space="preserve"> compare</w:t>
      </w:r>
      <w:r w:rsidR="00277F12">
        <w:t>d to</w:t>
      </w:r>
      <w:r w:rsidR="006A1BC6">
        <w:t xml:space="preserve"> </w:t>
      </w:r>
      <w:r>
        <w:t>bank investment</w:t>
      </w:r>
      <w:r w:rsidR="006A1BC6">
        <w:t xml:space="preserve"> interest rates</w:t>
      </w:r>
      <w:r w:rsidR="00AE048F">
        <w:t xml:space="preserve">. </w:t>
      </w:r>
      <w:r>
        <w:t xml:space="preserve"> However, interest rates on bank investments are expressed in nominal </w:t>
      </w:r>
      <w:r w:rsidR="00C4353B">
        <w:t>values</w:t>
      </w:r>
      <w:r>
        <w:t xml:space="preserve">, not in real </w:t>
      </w:r>
      <w:r w:rsidR="00C4353B">
        <w:t>values</w:t>
      </w:r>
      <w:r>
        <w:t xml:space="preserve"> like the </w:t>
      </w:r>
      <w:r w:rsidR="006A1BC6">
        <w:t>IRR</w:t>
      </w:r>
      <w:r>
        <w:t xml:space="preserve">. To compare a </w:t>
      </w:r>
      <w:r w:rsidR="006A1BC6">
        <w:t>IRR</w:t>
      </w:r>
      <w:r>
        <w:t xml:space="preserve"> with nominal </w:t>
      </w:r>
      <w:r w:rsidR="006A1BC6">
        <w:t xml:space="preserve">interest </w:t>
      </w:r>
      <w:r>
        <w:t>rate</w:t>
      </w:r>
      <w:r w:rsidR="006A1BC6">
        <w:t>s</w:t>
      </w:r>
      <w:r>
        <w:t xml:space="preserve">, </w:t>
      </w:r>
      <w:r w:rsidR="002A0DE0">
        <w:t>one</w:t>
      </w:r>
      <w:r>
        <w:t xml:space="preserve"> </w:t>
      </w:r>
      <w:proofErr w:type="gramStart"/>
      <w:r w:rsidR="006A1BC6">
        <w:t>have</w:t>
      </w:r>
      <w:proofErr w:type="gramEnd"/>
      <w:r>
        <w:t xml:space="preserve"> to </w:t>
      </w:r>
      <w:r w:rsidR="006A1BC6">
        <w:t xml:space="preserve">correct it and </w:t>
      </w:r>
      <w:r>
        <w:t>take</w:t>
      </w:r>
      <w:r w:rsidR="006A1BC6">
        <w:t xml:space="preserve"> the</w:t>
      </w:r>
      <w:r>
        <w:t xml:space="preserve"> inflation </w:t>
      </w:r>
      <w:r w:rsidR="006A1BC6">
        <w:t xml:space="preserve">rate </w:t>
      </w:r>
      <w:r>
        <w:t>(f) into account</w:t>
      </w:r>
      <w:r w:rsidR="002A0DE0">
        <w:t>. We did it</w:t>
      </w:r>
      <w:r>
        <w:t xml:space="preserve"> using </w:t>
      </w:r>
      <w:r w:rsidR="00AE048F">
        <w:t xml:space="preserve">equation 7 </w:t>
      </w:r>
      <w:r w:rsidR="006A1BC6">
        <w:fldChar w:fldCharType="begin"/>
      </w:r>
      <w:r w:rsidR="00FE5221">
        <w:instrText xml:space="preserve"> ADDIN ZOTERO_ITEM CSL_CITATION {"citationID":"5pHl4wsR","properties":{"formattedCitation":"(Terreaux, 1990)","plainCitation":"(Terreaux, 1990)","noteIndex":0},"citationItems":[{"id":9126,"uris":["http://zotero.org/users/1509360/items/RUW4DEIY"],"itemData":{"id":9126,"type":"report","publisher":"Toulouse 1","title":"Principes de gestion des investissements en forêt","author":[{"family":"Terreaux","given":"Jean-Philippe"}],"issued":{"date-parts":[["1990"]]}}}],"schema":"https://github.com/citation-style-language/schema/raw/master/csl-citation.json"} </w:instrText>
      </w:r>
      <w:r w:rsidR="006A1BC6">
        <w:fldChar w:fldCharType="separate"/>
      </w:r>
      <w:r w:rsidR="006A1BC6" w:rsidRPr="006A1BC6">
        <w:rPr>
          <w:rFonts w:ascii="Aptos" w:hAnsi="Aptos"/>
        </w:rPr>
        <w:t>(Terreaux, 1990)</w:t>
      </w:r>
      <w:r w:rsidR="006A1BC6">
        <w:fldChar w:fldCharType="end"/>
      </w:r>
      <w:r w:rsidR="00AE048F">
        <w:t xml:space="preserve"> and assuming an inflation rate of 2%. </w:t>
      </w:r>
      <w:r w:rsidR="00AE048F" w:rsidRPr="00AE048F">
        <w:t xml:space="preserve">Inflation </w:t>
      </w:r>
      <w:r w:rsidR="00AE048F" w:rsidRPr="00AE048F">
        <w:lastRenderedPageBreak/>
        <w:t>varies greatly from one year to the next</w:t>
      </w:r>
      <w:r w:rsidR="00B12975">
        <w:t>. But 2%</w:t>
      </w:r>
      <w:r w:rsidR="00FF5283">
        <w:t xml:space="preserve"> is the target inflation rate used by central banks </w:t>
      </w:r>
      <w:r w:rsidR="00FF5283">
        <w:fldChar w:fldCharType="begin"/>
      </w:r>
      <w:r w:rsidR="00035317">
        <w:instrText xml:space="preserve"> ADDIN ZOTERO_ITEM CSL_CITATION {"citationID":"bOJZSWlg","properties":{"formattedCitation":"(Mazumder, 2018)","plainCitation":"(Mazumder, 2018)","noteIndex":0},"citationItems":[{"id":"NDqrYvx0/pEAXeVsU","uris":["http://zotero.org/users/1509360/items/KNTI9HJR"],"itemData":{"id":9298,"type":"article-journal","abstract":"Inflation in Europe fell sharply after the Great Recession in 2008 due to the severity of the financial crisis. However, the post-recession sharp decline in inflation in 2012 was not anticipated by most observers. This paper seeks to explain this behavior of eurozone core inflation, which we do by estimating a Phillips curve with professional forecasters' inflation expectations. Doing so produces inflation predictions that closely match the observed behavior of core inflation, whereas lagged expectations fail to predict the 2012 disinflation. Furthermore, we find that short-term inflation expectations are most relevant for the euro area, rather than longer-term ones. Indeed the evidence suggests that the ECB's inflation anchor of 2% has weakened since the Great Recession, and is something that should cause policymakers a lot of concern.","container-title":"Economic Modelling","DOI":"10.1016/j.econmod.2017.12.014","ISSN":"0264-9993","journalAbbreviation":"Economic Modelling","page":"202-213","source":"ScienceDirect","title":"Inflation in Europe after the Great Recession","volume":"71","author":[{"family":"Mazumder","given":"Sandeep"}],"issued":{"date-parts":[["2018",4,1]]}}}],"schema":"https://github.com/citation-style-language/schema/raw/master/csl-citation.json"} </w:instrText>
      </w:r>
      <w:r w:rsidR="00FF5283">
        <w:fldChar w:fldCharType="separate"/>
      </w:r>
      <w:r w:rsidR="00FF5283" w:rsidRPr="00FF5283">
        <w:rPr>
          <w:rFonts w:ascii="Aptos" w:hAnsi="Aptos"/>
        </w:rPr>
        <w:t>(Mazumder, 2018)</w:t>
      </w:r>
      <w:r w:rsidR="00FF5283">
        <w:fldChar w:fldCharType="end"/>
      </w:r>
      <w:r w:rsidR="00B12975">
        <w:t>. Moreover, t</w:t>
      </w:r>
      <w:r w:rsidR="00AE048F" w:rsidRPr="00AE048F">
        <w:t xml:space="preserve">his value </w:t>
      </w:r>
      <w:r w:rsidR="00B12975">
        <w:t>was</w:t>
      </w:r>
      <w:r w:rsidR="00AE048F" w:rsidRPr="00AE048F">
        <w:t xml:space="preserve"> also close to the average value for the</w:t>
      </w:r>
      <w:r w:rsidR="00B12975">
        <w:t xml:space="preserve"> study</w:t>
      </w:r>
      <w:r w:rsidR="00AE048F" w:rsidRPr="00AE048F">
        <w:t xml:space="preserve"> period. </w:t>
      </w:r>
      <w:r w:rsidR="00B12975">
        <w:t>The a</w:t>
      </w:r>
      <w:r w:rsidR="00AE048F" w:rsidRPr="00AE048F">
        <w:t xml:space="preserve">verage inflation </w:t>
      </w:r>
      <w:r w:rsidR="00B12975">
        <w:t xml:space="preserve">rate </w:t>
      </w:r>
      <w:r w:rsidR="00AE048F" w:rsidRPr="00AE048F">
        <w:t>from 1992 to 2019 was 1.88</w:t>
      </w:r>
      <w:r w:rsidR="00B12975">
        <w:t xml:space="preserve"> in Belgium</w:t>
      </w:r>
      <w:r w:rsidR="00AE048F" w:rsidRPr="00AE048F">
        <w:t xml:space="preserve"> </w:t>
      </w:r>
      <w:r w:rsidR="00B12975">
        <w:fldChar w:fldCharType="begin"/>
      </w:r>
      <w:r w:rsidR="00FE5221">
        <w:instrText xml:space="preserve"> ADDIN ZOTERO_ITEM CSL_CITATION {"citationID":"7hRqDJj4","properties":{"formattedCitation":"(Triami Media BV, 2024)","plainCitation":"(Triami Media BV, 2024)","noteIndex":0},"citationItems":[{"id":9276,"uris":["http://zotero.org/users/1509360/items/J9NTVN9N"],"itemData":{"id":9276,"type":"report","title":"Inflation harmonisée historique Belgique - Inflation IPCH","URL":"https://www.inflation.eu/fr/taux-de-inflation/belgique/inflation-historique/ipch-inflation-belgique.aspx","author":[{"family":"Triami Media BV","given":""}],"accessed":{"date-parts":[["2024",4,11]]},"issued":{"date-parts":[["2024"]]}}}],"schema":"https://github.com/citation-style-language/schema/raw/master/csl-citation.json"} </w:instrText>
      </w:r>
      <w:r w:rsidR="00B12975">
        <w:fldChar w:fldCharType="separate"/>
      </w:r>
      <w:r w:rsidR="00B12975" w:rsidRPr="00B12975">
        <w:rPr>
          <w:rFonts w:ascii="Aptos" w:hAnsi="Aptos"/>
        </w:rPr>
        <w:t>(Triami Media BV, 2024)</w:t>
      </w:r>
      <w:r w:rsidR="00B12975">
        <w:fldChar w:fldCharType="end"/>
      </w:r>
      <w:r w:rsidR="00AE048F" w:rsidRPr="00AE048F">
        <w:t>.</w:t>
      </w:r>
    </w:p>
    <w:p w14:paraId="2B90D6CD" w14:textId="3DD0646D" w:rsidR="00AE048F" w:rsidRPr="00AE048F" w:rsidRDefault="007746C4" w:rsidP="00AE048F">
      <w:pPr>
        <w:pStyle w:val="Lgende"/>
        <w:rPr>
          <w:i w:val="0"/>
          <w:color w:val="auto"/>
          <w:lang w:val="fr-BE"/>
        </w:rPr>
      </w:pPr>
      <m:oMathPara>
        <m:oMath>
          <m:eqArr>
            <m:eqArrPr>
              <m:maxDist m:val="1"/>
              <m:ctrlPr>
                <w:rPr>
                  <w:rFonts w:ascii="Cambria Math" w:hAnsi="Cambria Math"/>
                  <w:color w:val="auto"/>
                </w:rPr>
              </m:ctrlPr>
            </m:eqArrPr>
            <m:e>
              <m:r>
                <w:rPr>
                  <w:rFonts w:ascii="Cambria Math" w:hAnsi="Cambria Math"/>
                  <w:color w:val="auto"/>
                  <w:lang w:val="fr-BE"/>
                </w:rPr>
                <m:t>IR</m:t>
              </m:r>
              <m:sSub>
                <m:sSubPr>
                  <m:ctrlPr>
                    <w:rPr>
                      <w:rFonts w:ascii="Cambria Math" w:hAnsi="Cambria Math"/>
                      <w:color w:val="auto"/>
                      <w:lang w:val="fr-BE"/>
                    </w:rPr>
                  </m:ctrlPr>
                </m:sSubPr>
                <m:e>
                  <m:r>
                    <w:rPr>
                      <w:rFonts w:ascii="Cambria Math" w:hAnsi="Cambria Math"/>
                      <w:color w:val="auto"/>
                      <w:lang w:val="fr-BE"/>
                    </w:rPr>
                    <m:t>R</m:t>
                  </m:r>
                </m:e>
                <m:sub>
                  <m:r>
                    <w:rPr>
                      <w:rFonts w:ascii="Cambria Math" w:hAnsi="Cambria Math"/>
                      <w:color w:val="auto"/>
                      <w:lang w:val="fr-BE"/>
                    </w:rPr>
                    <m:t>nominal</m:t>
                  </m:r>
                </m:sub>
              </m:sSub>
              <m:r>
                <w:rPr>
                  <w:rFonts w:ascii="Cambria Math" w:hAnsi="Cambria Math"/>
                  <w:color w:val="auto"/>
                </w:rPr>
                <m:t>=</m:t>
              </m:r>
              <m:d>
                <m:dPr>
                  <m:ctrlPr>
                    <w:rPr>
                      <w:rFonts w:ascii="Cambria Math" w:hAnsi="Cambria Math"/>
                      <w:color w:val="auto"/>
                      <w:lang w:val="fr-BE"/>
                    </w:rPr>
                  </m:ctrlPr>
                </m:dPr>
                <m:e>
                  <m:r>
                    <w:rPr>
                      <w:rFonts w:ascii="Cambria Math" w:hAnsi="Cambria Math"/>
                      <w:color w:val="auto"/>
                      <w:lang w:val="fr-BE"/>
                    </w:rPr>
                    <m:t>IRR</m:t>
                  </m:r>
                  <m:r>
                    <w:rPr>
                      <w:rFonts w:ascii="Cambria Math" w:hAnsi="Cambria Math"/>
                      <w:color w:val="auto"/>
                    </w:rPr>
                    <m:t>+1</m:t>
                  </m:r>
                </m:e>
              </m:d>
              <m:r>
                <w:rPr>
                  <w:rFonts w:ascii="Cambria Math" w:hAnsi="Cambria Math"/>
                  <w:color w:val="auto"/>
                </w:rPr>
                <m:t>.</m:t>
              </m:r>
              <m:d>
                <m:dPr>
                  <m:ctrlPr>
                    <w:rPr>
                      <w:rFonts w:ascii="Cambria Math" w:hAnsi="Cambria Math"/>
                      <w:color w:val="auto"/>
                      <w:lang w:val="fr-BE"/>
                    </w:rPr>
                  </m:ctrlPr>
                </m:dPr>
                <m:e>
                  <m:r>
                    <w:rPr>
                      <w:rFonts w:ascii="Cambria Math" w:hAnsi="Cambria Math"/>
                      <w:color w:val="auto"/>
                    </w:rPr>
                    <m:t>1+</m:t>
                  </m:r>
                  <m:r>
                    <w:rPr>
                      <w:rFonts w:ascii="Cambria Math" w:hAnsi="Cambria Math"/>
                      <w:color w:val="auto"/>
                      <w:lang w:val="fr-BE"/>
                    </w:rPr>
                    <m:t>f</m:t>
                  </m:r>
                </m:e>
              </m:d>
              <m:r>
                <w:rPr>
                  <w:rFonts w:ascii="Cambria Math" w:hAnsi="Cambria Math"/>
                  <w:color w:val="auto"/>
                </w:rPr>
                <m:t xml:space="preserve">-1 </m:t>
              </m:r>
              <m:r>
                <w:rPr>
                  <w:rFonts w:ascii="Cambria Math" w:hAnsi="Cambria Math"/>
                  <w:color w:val="auto"/>
                  <w:lang w:val="fr-BE"/>
                </w:rPr>
                <m:t>#</m:t>
              </m:r>
              <m:d>
                <m:dPr>
                  <m:ctrlPr>
                    <w:rPr>
                      <w:rFonts w:ascii="Cambria Math" w:hAnsi="Cambria Math"/>
                      <w:color w:val="auto"/>
                    </w:rPr>
                  </m:ctrlPr>
                </m:dPr>
                <m:e>
                  <m:r>
                    <w:rPr>
                      <w:rFonts w:ascii="Cambria Math" w:hAnsi="Cambria Math"/>
                      <w:color w:val="auto"/>
                    </w:rPr>
                    <m:t>7</m:t>
                  </m:r>
                </m:e>
              </m:d>
              <m:ctrlPr>
                <w:rPr>
                  <w:rFonts w:ascii="Cambria Math" w:hAnsi="Cambria Math"/>
                  <w:color w:val="auto"/>
                  <w:lang w:val="fr-BE"/>
                </w:rPr>
              </m:ctrlPr>
            </m:e>
          </m:eqArr>
        </m:oMath>
      </m:oMathPara>
    </w:p>
    <w:p w14:paraId="075300FA" w14:textId="518E28EA" w:rsidR="006D5240" w:rsidRDefault="00FF5283" w:rsidP="00FF5283">
      <w:pPr>
        <w:pStyle w:val="Titre1"/>
      </w:pPr>
      <w:r>
        <w:t>Results</w:t>
      </w:r>
    </w:p>
    <w:p w14:paraId="21CC0B35" w14:textId="7E5FFE3C" w:rsidR="00FF5283" w:rsidRDefault="00FF5283" w:rsidP="00FF5283">
      <w:pPr>
        <w:pStyle w:val="Titre2"/>
      </w:pPr>
      <w:r>
        <w:t>Forest structure and composition</w:t>
      </w:r>
    </w:p>
    <w:p w14:paraId="50CA9880" w14:textId="3934D483" w:rsidR="00FF5283" w:rsidRDefault="00FF5283" w:rsidP="00FF5283">
      <w:pPr>
        <w:pStyle w:val="Titre3"/>
      </w:pPr>
      <w:r>
        <w:t>Initial situation</w:t>
      </w:r>
    </w:p>
    <w:p w14:paraId="569CD48C" w14:textId="6453E92B" w:rsidR="00B47965" w:rsidRDefault="00B47965" w:rsidP="007B7CD8">
      <w:r>
        <w:t>The initial situation corresponded to that described by the first inventory after the</w:t>
      </w:r>
      <w:r w:rsidRPr="00B47965">
        <w:t xml:space="preserve"> </w:t>
      </w:r>
      <w:r>
        <w:t xml:space="preserve">adoption of the Pro Silva principles (1992). </w:t>
      </w:r>
      <w:r w:rsidR="00A90596">
        <w:t xml:space="preserve">In all blocks, the natural regeneration was scarce. </w:t>
      </w:r>
      <w:r>
        <w:t xml:space="preserve">The average basal area </w:t>
      </w:r>
      <w:r w:rsidR="00A90596">
        <w:t>ranged</w:t>
      </w:r>
      <w:r>
        <w:t xml:space="preserve"> between 14.4 and 16.1 m²/ha in 4 blocks and </w:t>
      </w:r>
      <w:r w:rsidR="00A90596">
        <w:t xml:space="preserve">was </w:t>
      </w:r>
      <w:r>
        <w:t>slightly lower in block 1</w:t>
      </w:r>
      <w:r w:rsidR="00A90596">
        <w:t xml:space="preserve"> (</w:t>
      </w:r>
      <w:r>
        <w:t>12.6 m²/ha</w:t>
      </w:r>
      <w:r w:rsidR="00A90596">
        <w:t>)</w:t>
      </w:r>
      <w:r>
        <w:t>. The standing volume and value were also lower in block 1 than in the other block</w:t>
      </w:r>
      <w:r w:rsidR="00A90596">
        <w:t>s</w:t>
      </w:r>
      <w:r>
        <w:t xml:space="preserve">. This </w:t>
      </w:r>
      <w:r w:rsidR="00A90596">
        <w:t>was</w:t>
      </w:r>
      <w:r>
        <w:t xml:space="preserve"> explained by </w:t>
      </w:r>
      <w:r w:rsidR="00A90596">
        <w:t xml:space="preserve">the </w:t>
      </w:r>
      <w:r>
        <w:t xml:space="preserve">unusual logging activities carried out in block 1 between 1984 and 1992. A total of 10 ha had been clear-cut, while the remaining 37 ha had been thinned extensively. </w:t>
      </w:r>
      <w:r w:rsidR="00A90596">
        <w:t>The blocks differed also in terms of composition. B</w:t>
      </w:r>
      <w:r>
        <w:t xml:space="preserve">lock 5 contained more </w:t>
      </w:r>
      <w:r w:rsidR="00A90596">
        <w:t>coniferous</w:t>
      </w:r>
      <w:r>
        <w:t xml:space="preserve"> stands than the other </w:t>
      </w:r>
      <w:r w:rsidR="007B7CD8">
        <w:t>blocks</w:t>
      </w:r>
      <w:r>
        <w:t xml:space="preserve"> (52% of basal area). The initial proportion of oak (in basal area) ranged from 31.4% (block 5) to 46.8% (</w:t>
      </w:r>
      <w:r w:rsidR="00A90596">
        <w:t>block 4</w:t>
      </w:r>
      <w:r>
        <w:t xml:space="preserve">, Table 1). </w:t>
      </w:r>
      <w:r w:rsidR="00245EC0" w:rsidRPr="00245EC0">
        <w:t xml:space="preserve">The proportion of ash, a species that was severely affected by dieback during the period studied, was </w:t>
      </w:r>
      <w:r w:rsidR="00245EC0">
        <w:t xml:space="preserve">the </w:t>
      </w:r>
      <w:r w:rsidR="00245EC0" w:rsidRPr="00245EC0">
        <w:t>highest in block 3.</w:t>
      </w:r>
    </w:p>
    <w:p w14:paraId="6614DD07" w14:textId="68078386" w:rsidR="00245EC0" w:rsidRDefault="00245EC0" w:rsidP="00245EC0">
      <w:pPr>
        <w:pStyle w:val="Lgende"/>
        <w:keepNext/>
      </w:pPr>
      <w:bookmarkStart w:id="4" w:name="_Ref191299221"/>
      <w:r>
        <w:t xml:space="preserve">Table </w:t>
      </w:r>
      <w:fldSimple w:instr=" SEQ Table \* ARABIC ">
        <w:r w:rsidR="00D86CB8">
          <w:rPr>
            <w:noProof/>
          </w:rPr>
          <w:t>1</w:t>
        </w:r>
      </w:fldSimple>
      <w:bookmarkEnd w:id="4"/>
      <w:r>
        <w:t xml:space="preserve"> : </w:t>
      </w:r>
      <w:r w:rsidRPr="00245EC0">
        <w:t>Description of the initial</w:t>
      </w:r>
      <w:r>
        <w:t xml:space="preserve"> density</w:t>
      </w:r>
      <w:r w:rsidRPr="00245EC0">
        <w:t>, basal area, standing volume,</w:t>
      </w:r>
      <w:r>
        <w:t xml:space="preserve"> standing value and composition of each study forest blocks. The composition is described giving the </w:t>
      </w:r>
      <w:r w:rsidRPr="00245EC0">
        <w:t>proportion of basal area accounted for by oak</w:t>
      </w:r>
      <w:r w:rsidR="007B7CD8">
        <w:t xml:space="preserve">, </w:t>
      </w:r>
      <w:r>
        <w:t>coniferous species or ash</w:t>
      </w:r>
      <w:r w:rsidRPr="00245EC0">
        <w:t xml:space="preserve">. The initial situation corresponds to the year of the first inventory after the purchase of the </w:t>
      </w:r>
      <w:r>
        <w:t>forest block</w:t>
      </w:r>
      <w:r w:rsidRPr="00245EC0">
        <w:t xml:space="preserve"> and after </w:t>
      </w:r>
      <w:r>
        <w:t xml:space="preserve">1992 when the manager decided to apply </w:t>
      </w:r>
      <w:r w:rsidRPr="00245EC0">
        <w:t>Pro Silva principles.</w:t>
      </w:r>
    </w:p>
    <w:tbl>
      <w:tblPr>
        <w:tblStyle w:val="TableauGrille1Clair"/>
        <w:tblW w:w="0" w:type="auto"/>
        <w:tblLook w:val="04A0" w:firstRow="1" w:lastRow="0" w:firstColumn="1" w:lastColumn="0" w:noHBand="0" w:noVBand="1"/>
      </w:tblPr>
      <w:tblGrid>
        <w:gridCol w:w="697"/>
        <w:gridCol w:w="572"/>
        <w:gridCol w:w="572"/>
        <w:gridCol w:w="867"/>
        <w:gridCol w:w="986"/>
        <w:gridCol w:w="1424"/>
        <w:gridCol w:w="1278"/>
        <w:gridCol w:w="851"/>
        <w:gridCol w:w="691"/>
        <w:gridCol w:w="1134"/>
      </w:tblGrid>
      <w:tr w:rsidR="008C52C3" w:rsidRPr="00245EC0" w14:paraId="6FF75E90" w14:textId="77777777" w:rsidTr="007B7CD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97" w:type="dxa"/>
            <w:tcBorders>
              <w:top w:val="single" w:sz="12" w:space="0" w:color="999999" w:themeColor="text1" w:themeTint="66"/>
              <w:left w:val="nil"/>
              <w:right w:val="nil"/>
            </w:tcBorders>
            <w:noWrap/>
            <w:hideMark/>
          </w:tcPr>
          <w:p w14:paraId="278632F4" w14:textId="77777777" w:rsidR="008C52C3" w:rsidRPr="00245EC0" w:rsidRDefault="008C52C3" w:rsidP="0072798E">
            <w:pPr>
              <w:jc w:val="left"/>
              <w:rPr>
                <w:rFonts w:asciiTheme="majorHAnsi" w:eastAsia="Times New Roman" w:hAnsiTheme="majorHAnsi" w:cstheme="majorHAnsi"/>
                <w:sz w:val="16"/>
                <w:szCs w:val="16"/>
                <w:lang w:val="fr-BE"/>
              </w:rPr>
            </w:pPr>
            <w:r w:rsidRPr="00245EC0">
              <w:rPr>
                <w:rFonts w:asciiTheme="majorHAnsi" w:eastAsia="Times New Roman" w:hAnsiTheme="majorHAnsi" w:cstheme="majorHAnsi"/>
                <w:sz w:val="16"/>
                <w:szCs w:val="16"/>
                <w:lang w:val="fr-BE"/>
              </w:rPr>
              <w:t>Block</w:t>
            </w:r>
          </w:p>
        </w:tc>
        <w:tc>
          <w:tcPr>
            <w:tcW w:w="476" w:type="dxa"/>
            <w:tcBorders>
              <w:top w:val="single" w:sz="12" w:space="0" w:color="999999" w:themeColor="text1" w:themeTint="66"/>
              <w:left w:val="nil"/>
              <w:right w:val="nil"/>
            </w:tcBorders>
          </w:tcPr>
          <w:p w14:paraId="34DB7FFE" w14:textId="37188B56" w:rsidR="008C52C3" w:rsidRPr="00245EC0" w:rsidRDefault="008C52C3" w:rsidP="0072798E">
            <w:pPr>
              <w:jc w:val="right"/>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sz w:val="16"/>
                <w:szCs w:val="16"/>
                <w:lang w:val="fr-BE"/>
              </w:rPr>
            </w:pPr>
            <w:r>
              <w:rPr>
                <w:rFonts w:asciiTheme="majorHAnsi" w:eastAsia="Times New Roman" w:hAnsiTheme="majorHAnsi" w:cstheme="majorHAnsi"/>
                <w:sz w:val="16"/>
                <w:szCs w:val="16"/>
                <w:lang w:val="fr-BE"/>
              </w:rPr>
              <w:t>Area (ha)</w:t>
            </w:r>
          </w:p>
        </w:tc>
        <w:tc>
          <w:tcPr>
            <w:tcW w:w="555" w:type="dxa"/>
            <w:tcBorders>
              <w:top w:val="single" w:sz="12" w:space="0" w:color="999999" w:themeColor="text1" w:themeTint="66"/>
              <w:left w:val="nil"/>
              <w:right w:val="nil"/>
            </w:tcBorders>
            <w:noWrap/>
            <w:hideMark/>
          </w:tcPr>
          <w:p w14:paraId="625D8FC2" w14:textId="3E3FE907" w:rsidR="008C52C3" w:rsidRPr="00245EC0" w:rsidRDefault="008C52C3" w:rsidP="0072798E">
            <w:pPr>
              <w:jc w:val="right"/>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sz w:val="16"/>
                <w:szCs w:val="16"/>
                <w:lang w:val="fr-BE"/>
              </w:rPr>
            </w:pPr>
            <w:proofErr w:type="spellStart"/>
            <w:r w:rsidRPr="00245EC0">
              <w:rPr>
                <w:rFonts w:asciiTheme="majorHAnsi" w:eastAsia="Times New Roman" w:hAnsiTheme="majorHAnsi" w:cstheme="majorHAnsi"/>
                <w:sz w:val="16"/>
                <w:szCs w:val="16"/>
                <w:lang w:val="fr-BE"/>
              </w:rPr>
              <w:t>Year</w:t>
            </w:r>
            <w:proofErr w:type="spellEnd"/>
          </w:p>
        </w:tc>
        <w:tc>
          <w:tcPr>
            <w:tcW w:w="867" w:type="dxa"/>
            <w:tcBorders>
              <w:top w:val="single" w:sz="12" w:space="0" w:color="999999" w:themeColor="text1" w:themeTint="66"/>
              <w:left w:val="nil"/>
              <w:right w:val="nil"/>
            </w:tcBorders>
            <w:noWrap/>
            <w:hideMark/>
          </w:tcPr>
          <w:p w14:paraId="3A60EC81" w14:textId="77777777" w:rsidR="008C52C3" w:rsidRPr="00245EC0" w:rsidRDefault="008C52C3" w:rsidP="0072798E">
            <w:pPr>
              <w:jc w:val="right"/>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sz w:val="16"/>
                <w:szCs w:val="16"/>
                <w:lang w:val="fr-BE"/>
              </w:rPr>
            </w:pPr>
            <w:r w:rsidRPr="00245EC0">
              <w:rPr>
                <w:rFonts w:asciiTheme="majorHAnsi" w:eastAsia="Times New Roman" w:hAnsiTheme="majorHAnsi" w:cstheme="majorHAnsi"/>
                <w:sz w:val="16"/>
                <w:szCs w:val="16"/>
                <w:lang w:val="fr-BE"/>
              </w:rPr>
              <w:t>Density (/ha)</w:t>
            </w:r>
          </w:p>
        </w:tc>
        <w:tc>
          <w:tcPr>
            <w:tcW w:w="986" w:type="dxa"/>
            <w:tcBorders>
              <w:top w:val="single" w:sz="12" w:space="0" w:color="999999" w:themeColor="text1" w:themeTint="66"/>
              <w:left w:val="nil"/>
              <w:right w:val="nil"/>
            </w:tcBorders>
            <w:noWrap/>
            <w:hideMark/>
          </w:tcPr>
          <w:p w14:paraId="335DE156" w14:textId="77777777" w:rsidR="008C52C3" w:rsidRPr="00245EC0" w:rsidRDefault="008C52C3" w:rsidP="0072798E">
            <w:pPr>
              <w:jc w:val="right"/>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sz w:val="16"/>
                <w:szCs w:val="16"/>
                <w:lang w:val="fr-BE"/>
              </w:rPr>
            </w:pPr>
            <w:r w:rsidRPr="00245EC0">
              <w:rPr>
                <w:rFonts w:asciiTheme="majorHAnsi" w:eastAsia="Times New Roman" w:hAnsiTheme="majorHAnsi" w:cstheme="majorHAnsi"/>
                <w:sz w:val="16"/>
                <w:szCs w:val="16"/>
                <w:lang w:val="fr-BE"/>
              </w:rPr>
              <w:t>Basal area (m²/ha)</w:t>
            </w:r>
          </w:p>
        </w:tc>
        <w:tc>
          <w:tcPr>
            <w:tcW w:w="1424" w:type="dxa"/>
            <w:tcBorders>
              <w:top w:val="single" w:sz="12" w:space="0" w:color="999999" w:themeColor="text1" w:themeTint="66"/>
              <w:left w:val="nil"/>
              <w:right w:val="nil"/>
            </w:tcBorders>
            <w:noWrap/>
            <w:hideMark/>
          </w:tcPr>
          <w:p w14:paraId="339A7D3B" w14:textId="77777777" w:rsidR="008C52C3" w:rsidRPr="00245EC0" w:rsidRDefault="008C52C3" w:rsidP="0072798E">
            <w:pPr>
              <w:jc w:val="right"/>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sz w:val="16"/>
                <w:szCs w:val="16"/>
                <w:lang w:val="fr-BE"/>
              </w:rPr>
            </w:pPr>
            <w:r w:rsidRPr="00245EC0">
              <w:rPr>
                <w:rFonts w:asciiTheme="majorHAnsi" w:eastAsia="Times New Roman" w:hAnsiTheme="majorHAnsi" w:cstheme="majorHAnsi"/>
                <w:sz w:val="16"/>
                <w:szCs w:val="16"/>
                <w:lang w:val="fr-BE"/>
              </w:rPr>
              <w:t>Standing volume (m³/ha)</w:t>
            </w:r>
          </w:p>
        </w:tc>
        <w:tc>
          <w:tcPr>
            <w:tcW w:w="1278" w:type="dxa"/>
            <w:tcBorders>
              <w:top w:val="single" w:sz="12" w:space="0" w:color="999999" w:themeColor="text1" w:themeTint="66"/>
              <w:left w:val="nil"/>
              <w:right w:val="nil"/>
            </w:tcBorders>
            <w:noWrap/>
            <w:hideMark/>
          </w:tcPr>
          <w:p w14:paraId="48C303DE" w14:textId="77777777" w:rsidR="008C52C3" w:rsidRPr="00245EC0" w:rsidRDefault="008C52C3" w:rsidP="0072798E">
            <w:pPr>
              <w:jc w:val="right"/>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b w:val="0"/>
                <w:bCs w:val="0"/>
                <w:sz w:val="16"/>
                <w:szCs w:val="16"/>
                <w:lang w:val="fr-BE"/>
              </w:rPr>
            </w:pPr>
            <w:r w:rsidRPr="00245EC0">
              <w:rPr>
                <w:rFonts w:asciiTheme="majorHAnsi" w:eastAsia="Times New Roman" w:hAnsiTheme="majorHAnsi" w:cstheme="majorHAnsi"/>
                <w:sz w:val="16"/>
                <w:szCs w:val="16"/>
                <w:lang w:val="fr-BE"/>
              </w:rPr>
              <w:t>Standing value</w:t>
            </w:r>
          </w:p>
          <w:p w14:paraId="7C7847C4" w14:textId="77777777" w:rsidR="008C52C3" w:rsidRPr="00245EC0" w:rsidRDefault="008C52C3" w:rsidP="0072798E">
            <w:pPr>
              <w:jc w:val="right"/>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sz w:val="16"/>
                <w:szCs w:val="16"/>
                <w:lang w:val="fr-BE"/>
              </w:rPr>
            </w:pPr>
            <w:r w:rsidRPr="00245EC0">
              <w:rPr>
                <w:rFonts w:asciiTheme="majorHAnsi" w:eastAsia="Times New Roman" w:hAnsiTheme="majorHAnsi" w:cstheme="majorHAnsi"/>
                <w:sz w:val="16"/>
                <w:szCs w:val="16"/>
                <w:lang w:val="fr-BE"/>
              </w:rPr>
              <w:t xml:space="preserve"> (€ 2019/ha)</w:t>
            </w:r>
          </w:p>
        </w:tc>
        <w:tc>
          <w:tcPr>
            <w:tcW w:w="851" w:type="dxa"/>
            <w:tcBorders>
              <w:top w:val="single" w:sz="12" w:space="0" w:color="999999" w:themeColor="text1" w:themeTint="66"/>
              <w:left w:val="nil"/>
              <w:right w:val="nil"/>
            </w:tcBorders>
            <w:noWrap/>
            <w:hideMark/>
          </w:tcPr>
          <w:p w14:paraId="2D662E87" w14:textId="77777777" w:rsidR="008C52C3" w:rsidRPr="00245EC0" w:rsidRDefault="008C52C3" w:rsidP="0072798E">
            <w:pPr>
              <w:jc w:val="right"/>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sz w:val="16"/>
                <w:szCs w:val="16"/>
                <w:lang w:val="fr-BE"/>
              </w:rPr>
            </w:pPr>
            <w:r w:rsidRPr="00245EC0">
              <w:rPr>
                <w:rFonts w:asciiTheme="majorHAnsi" w:eastAsia="Times New Roman" w:hAnsiTheme="majorHAnsi" w:cstheme="majorHAnsi"/>
                <w:sz w:val="16"/>
                <w:szCs w:val="16"/>
                <w:lang w:val="fr-BE"/>
              </w:rPr>
              <w:t>%</w:t>
            </w:r>
            <w:proofErr w:type="spellStart"/>
            <w:r w:rsidRPr="00245EC0">
              <w:rPr>
                <w:rFonts w:asciiTheme="majorHAnsi" w:eastAsia="Times New Roman" w:hAnsiTheme="majorHAnsi" w:cstheme="majorHAnsi"/>
                <w:sz w:val="16"/>
                <w:szCs w:val="16"/>
                <w:lang w:val="fr-BE"/>
              </w:rPr>
              <w:t>Oak</w:t>
            </w:r>
            <w:proofErr w:type="spellEnd"/>
          </w:p>
        </w:tc>
        <w:tc>
          <w:tcPr>
            <w:tcW w:w="794" w:type="dxa"/>
            <w:tcBorders>
              <w:top w:val="single" w:sz="12" w:space="0" w:color="999999" w:themeColor="text1" w:themeTint="66"/>
              <w:left w:val="nil"/>
              <w:right w:val="nil"/>
            </w:tcBorders>
          </w:tcPr>
          <w:p w14:paraId="4413C27D" w14:textId="77777777" w:rsidR="008C52C3" w:rsidRPr="00245EC0" w:rsidRDefault="008C52C3" w:rsidP="0072798E">
            <w:pPr>
              <w:jc w:val="right"/>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sz w:val="16"/>
                <w:szCs w:val="16"/>
                <w:lang w:val="fr-BE"/>
              </w:rPr>
            </w:pPr>
            <w:r w:rsidRPr="00245EC0">
              <w:rPr>
                <w:rFonts w:asciiTheme="majorHAnsi" w:eastAsia="Times New Roman" w:hAnsiTheme="majorHAnsi" w:cstheme="majorHAnsi"/>
                <w:sz w:val="16"/>
                <w:szCs w:val="16"/>
                <w:lang w:val="fr-BE"/>
              </w:rPr>
              <w:t>%Ash</w:t>
            </w:r>
          </w:p>
        </w:tc>
        <w:tc>
          <w:tcPr>
            <w:tcW w:w="1134" w:type="dxa"/>
            <w:tcBorders>
              <w:top w:val="single" w:sz="12" w:space="0" w:color="999999" w:themeColor="text1" w:themeTint="66"/>
              <w:left w:val="nil"/>
              <w:right w:val="nil"/>
            </w:tcBorders>
            <w:noWrap/>
            <w:hideMark/>
          </w:tcPr>
          <w:p w14:paraId="45192042" w14:textId="33C6934F" w:rsidR="008C52C3" w:rsidRPr="00245EC0" w:rsidRDefault="008C52C3" w:rsidP="0072798E">
            <w:pPr>
              <w:jc w:val="right"/>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sz w:val="16"/>
                <w:szCs w:val="16"/>
                <w:lang w:val="fr-BE"/>
              </w:rPr>
            </w:pPr>
            <w:r w:rsidRPr="00245EC0">
              <w:rPr>
                <w:rFonts w:asciiTheme="majorHAnsi" w:eastAsia="Times New Roman" w:hAnsiTheme="majorHAnsi" w:cstheme="majorHAnsi"/>
                <w:sz w:val="16"/>
                <w:szCs w:val="16"/>
                <w:lang w:val="fr-BE"/>
              </w:rPr>
              <w:t>%</w:t>
            </w:r>
            <w:proofErr w:type="spellStart"/>
            <w:r w:rsidRPr="00245EC0">
              <w:rPr>
                <w:rFonts w:asciiTheme="majorHAnsi" w:eastAsia="Times New Roman" w:hAnsiTheme="majorHAnsi" w:cstheme="majorHAnsi"/>
                <w:sz w:val="16"/>
                <w:szCs w:val="16"/>
                <w:lang w:val="fr-BE"/>
              </w:rPr>
              <w:t>Conif</w:t>
            </w:r>
            <w:proofErr w:type="spellEnd"/>
            <w:r>
              <w:rPr>
                <w:rFonts w:asciiTheme="majorHAnsi" w:eastAsia="Times New Roman" w:hAnsiTheme="majorHAnsi" w:cstheme="majorHAnsi"/>
                <w:sz w:val="16"/>
                <w:szCs w:val="16"/>
                <w:lang w:val="fr-BE"/>
              </w:rPr>
              <w:t>.</w:t>
            </w:r>
          </w:p>
        </w:tc>
      </w:tr>
      <w:tr w:rsidR="008C52C3" w:rsidRPr="00A90596" w14:paraId="054F4F8C" w14:textId="77777777" w:rsidTr="007B7CD8">
        <w:trPr>
          <w:trHeight w:val="300"/>
        </w:trPr>
        <w:tc>
          <w:tcPr>
            <w:cnfStyle w:val="001000000000" w:firstRow="0" w:lastRow="0" w:firstColumn="1" w:lastColumn="0" w:oddVBand="0" w:evenVBand="0" w:oddHBand="0" w:evenHBand="0" w:firstRowFirstColumn="0" w:firstRowLastColumn="0" w:lastRowFirstColumn="0" w:lastRowLastColumn="0"/>
            <w:tcW w:w="697" w:type="dxa"/>
            <w:tcBorders>
              <w:top w:val="single" w:sz="12" w:space="0" w:color="666666" w:themeColor="text1" w:themeTint="99"/>
              <w:left w:val="nil"/>
              <w:right w:val="nil"/>
            </w:tcBorders>
            <w:noWrap/>
            <w:hideMark/>
          </w:tcPr>
          <w:p w14:paraId="7FF3AB4D" w14:textId="77777777" w:rsidR="008C52C3" w:rsidRPr="00A90596" w:rsidRDefault="008C52C3" w:rsidP="008C52C3">
            <w:pPr>
              <w:jc w:val="left"/>
              <w:rPr>
                <w:rFonts w:asciiTheme="majorHAnsi" w:eastAsia="Times New Roman" w:hAnsiTheme="majorHAnsi" w:cstheme="majorHAnsi"/>
                <w:color w:val="000000"/>
                <w:sz w:val="16"/>
                <w:szCs w:val="16"/>
                <w:lang w:val="fr-BE"/>
              </w:rPr>
            </w:pPr>
            <w:r w:rsidRPr="00A90596">
              <w:rPr>
                <w:rFonts w:asciiTheme="majorHAnsi" w:eastAsia="Times New Roman" w:hAnsiTheme="majorHAnsi" w:cstheme="majorHAnsi"/>
                <w:color w:val="000000"/>
                <w:sz w:val="16"/>
                <w:szCs w:val="16"/>
                <w:lang w:val="fr-BE"/>
              </w:rPr>
              <w:t>1</w:t>
            </w:r>
          </w:p>
        </w:tc>
        <w:tc>
          <w:tcPr>
            <w:tcW w:w="476" w:type="dxa"/>
            <w:tcBorders>
              <w:top w:val="single" w:sz="12" w:space="0" w:color="666666" w:themeColor="text1" w:themeTint="99"/>
              <w:left w:val="nil"/>
              <w:right w:val="nil"/>
            </w:tcBorders>
          </w:tcPr>
          <w:p w14:paraId="5A6B7770" w14:textId="57CF6C2B" w:rsidR="008C52C3" w:rsidRPr="00A90596" w:rsidRDefault="008C52C3" w:rsidP="008C52C3">
            <w:pPr>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6"/>
                <w:szCs w:val="16"/>
              </w:rPr>
            </w:pPr>
            <w:r>
              <w:rPr>
                <w:rFonts w:asciiTheme="majorHAnsi" w:hAnsiTheme="majorHAnsi" w:cstheme="majorHAnsi"/>
                <w:color w:val="000000"/>
                <w:sz w:val="16"/>
                <w:szCs w:val="16"/>
              </w:rPr>
              <w:t>47</w:t>
            </w:r>
          </w:p>
        </w:tc>
        <w:tc>
          <w:tcPr>
            <w:tcW w:w="555" w:type="dxa"/>
            <w:tcBorders>
              <w:top w:val="single" w:sz="12" w:space="0" w:color="666666" w:themeColor="text1" w:themeTint="99"/>
              <w:left w:val="nil"/>
              <w:right w:val="nil"/>
            </w:tcBorders>
            <w:noWrap/>
            <w:hideMark/>
          </w:tcPr>
          <w:p w14:paraId="41FFA5E1" w14:textId="63CA13EE" w:rsidR="008C52C3" w:rsidRPr="00A90596" w:rsidRDefault="008C52C3" w:rsidP="008C52C3">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6"/>
                <w:szCs w:val="16"/>
                <w:lang w:val="fr-BE"/>
              </w:rPr>
            </w:pPr>
            <w:r w:rsidRPr="00A90596">
              <w:rPr>
                <w:rFonts w:asciiTheme="majorHAnsi" w:hAnsiTheme="majorHAnsi" w:cstheme="majorHAnsi"/>
                <w:color w:val="000000"/>
                <w:sz w:val="16"/>
                <w:szCs w:val="16"/>
              </w:rPr>
              <w:t>1992</w:t>
            </w:r>
          </w:p>
        </w:tc>
        <w:tc>
          <w:tcPr>
            <w:tcW w:w="867" w:type="dxa"/>
            <w:tcBorders>
              <w:top w:val="single" w:sz="12" w:space="0" w:color="666666" w:themeColor="text1" w:themeTint="99"/>
              <w:left w:val="nil"/>
              <w:right w:val="nil"/>
            </w:tcBorders>
            <w:noWrap/>
            <w:hideMark/>
          </w:tcPr>
          <w:p w14:paraId="078B7ACA" w14:textId="52F68F8D" w:rsidR="008C52C3" w:rsidRPr="00A90596" w:rsidRDefault="008C52C3" w:rsidP="008C52C3">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6"/>
                <w:szCs w:val="16"/>
                <w:lang w:val="fr-BE"/>
              </w:rPr>
            </w:pPr>
            <w:r w:rsidRPr="00A90596">
              <w:rPr>
                <w:rFonts w:asciiTheme="majorHAnsi" w:hAnsiTheme="majorHAnsi" w:cstheme="majorHAnsi"/>
                <w:color w:val="000000"/>
                <w:sz w:val="16"/>
                <w:szCs w:val="16"/>
              </w:rPr>
              <w:t>19</w:t>
            </w:r>
            <w:r w:rsidR="00F0032B">
              <w:rPr>
                <w:rFonts w:asciiTheme="majorHAnsi" w:hAnsiTheme="majorHAnsi" w:cstheme="majorHAnsi"/>
                <w:color w:val="000000"/>
                <w:sz w:val="16"/>
                <w:szCs w:val="16"/>
              </w:rPr>
              <w:t>5</w:t>
            </w:r>
          </w:p>
        </w:tc>
        <w:tc>
          <w:tcPr>
            <w:tcW w:w="986" w:type="dxa"/>
            <w:tcBorders>
              <w:top w:val="single" w:sz="12" w:space="0" w:color="666666" w:themeColor="text1" w:themeTint="99"/>
              <w:left w:val="nil"/>
              <w:right w:val="nil"/>
            </w:tcBorders>
            <w:noWrap/>
            <w:hideMark/>
          </w:tcPr>
          <w:p w14:paraId="0CF246E4" w14:textId="1F75EBA2" w:rsidR="008C52C3" w:rsidRPr="00A90596" w:rsidRDefault="008C52C3" w:rsidP="008C52C3">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6"/>
                <w:szCs w:val="16"/>
                <w:lang w:val="fr-BE"/>
              </w:rPr>
            </w:pPr>
            <w:r w:rsidRPr="00A90596">
              <w:rPr>
                <w:rFonts w:asciiTheme="majorHAnsi" w:hAnsiTheme="majorHAnsi" w:cstheme="majorHAnsi"/>
                <w:color w:val="000000"/>
                <w:sz w:val="16"/>
                <w:szCs w:val="16"/>
              </w:rPr>
              <w:t>12</w:t>
            </w:r>
            <w:r w:rsidR="00F10E1C">
              <w:rPr>
                <w:rFonts w:asciiTheme="majorHAnsi" w:hAnsiTheme="majorHAnsi" w:cstheme="majorHAnsi"/>
                <w:color w:val="000000"/>
                <w:sz w:val="16"/>
                <w:szCs w:val="16"/>
              </w:rPr>
              <w:t>.</w:t>
            </w:r>
            <w:r w:rsidRPr="00A90596">
              <w:rPr>
                <w:rFonts w:asciiTheme="majorHAnsi" w:hAnsiTheme="majorHAnsi" w:cstheme="majorHAnsi"/>
                <w:color w:val="000000"/>
                <w:sz w:val="16"/>
                <w:szCs w:val="16"/>
              </w:rPr>
              <w:t>7</w:t>
            </w:r>
          </w:p>
        </w:tc>
        <w:tc>
          <w:tcPr>
            <w:tcW w:w="1424" w:type="dxa"/>
            <w:tcBorders>
              <w:top w:val="single" w:sz="12" w:space="0" w:color="666666" w:themeColor="text1" w:themeTint="99"/>
              <w:left w:val="nil"/>
              <w:right w:val="nil"/>
            </w:tcBorders>
            <w:noWrap/>
            <w:hideMark/>
          </w:tcPr>
          <w:p w14:paraId="45965273" w14:textId="2A1073B2" w:rsidR="008C52C3" w:rsidRPr="00A90596" w:rsidRDefault="008C52C3" w:rsidP="008C52C3">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6"/>
                <w:szCs w:val="16"/>
                <w:lang w:val="fr-BE"/>
              </w:rPr>
            </w:pPr>
            <w:r w:rsidRPr="00A90596">
              <w:rPr>
                <w:rFonts w:asciiTheme="majorHAnsi" w:hAnsiTheme="majorHAnsi" w:cstheme="majorHAnsi"/>
                <w:color w:val="000000"/>
                <w:sz w:val="16"/>
                <w:szCs w:val="16"/>
              </w:rPr>
              <w:t>146</w:t>
            </w:r>
          </w:p>
        </w:tc>
        <w:tc>
          <w:tcPr>
            <w:tcW w:w="1278" w:type="dxa"/>
            <w:tcBorders>
              <w:top w:val="single" w:sz="12" w:space="0" w:color="666666" w:themeColor="text1" w:themeTint="99"/>
              <w:left w:val="nil"/>
              <w:right w:val="nil"/>
            </w:tcBorders>
            <w:noWrap/>
            <w:hideMark/>
          </w:tcPr>
          <w:p w14:paraId="32E5D367" w14:textId="2400D32D" w:rsidR="008C52C3" w:rsidRPr="00A90596" w:rsidRDefault="008C52C3" w:rsidP="008C52C3">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6"/>
                <w:szCs w:val="16"/>
                <w:lang w:val="fr-BE"/>
              </w:rPr>
            </w:pPr>
            <w:r w:rsidRPr="00A90596">
              <w:rPr>
                <w:rFonts w:asciiTheme="majorHAnsi" w:hAnsiTheme="majorHAnsi" w:cstheme="majorHAnsi"/>
                <w:color w:val="000000"/>
                <w:sz w:val="16"/>
                <w:szCs w:val="16"/>
              </w:rPr>
              <w:t>6925</w:t>
            </w:r>
          </w:p>
        </w:tc>
        <w:tc>
          <w:tcPr>
            <w:tcW w:w="851" w:type="dxa"/>
            <w:tcBorders>
              <w:top w:val="single" w:sz="12" w:space="0" w:color="666666" w:themeColor="text1" w:themeTint="99"/>
              <w:left w:val="nil"/>
              <w:right w:val="nil"/>
            </w:tcBorders>
            <w:noWrap/>
            <w:hideMark/>
          </w:tcPr>
          <w:p w14:paraId="35EBF727" w14:textId="0CFAAEB5" w:rsidR="008C52C3" w:rsidRPr="00A90596" w:rsidRDefault="008C52C3" w:rsidP="008C52C3">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6"/>
                <w:szCs w:val="16"/>
                <w:lang w:val="fr-BE"/>
              </w:rPr>
            </w:pPr>
            <w:r w:rsidRPr="00A90596">
              <w:rPr>
                <w:rFonts w:asciiTheme="majorHAnsi" w:hAnsiTheme="majorHAnsi" w:cstheme="majorHAnsi"/>
                <w:color w:val="000000"/>
                <w:sz w:val="16"/>
                <w:szCs w:val="16"/>
              </w:rPr>
              <w:t>58</w:t>
            </w:r>
            <w:r w:rsidR="00F10E1C">
              <w:rPr>
                <w:rFonts w:asciiTheme="majorHAnsi" w:hAnsiTheme="majorHAnsi" w:cstheme="majorHAnsi"/>
                <w:color w:val="000000"/>
                <w:sz w:val="16"/>
                <w:szCs w:val="16"/>
              </w:rPr>
              <w:t>.</w:t>
            </w:r>
            <w:r w:rsidRPr="00A90596">
              <w:rPr>
                <w:rFonts w:asciiTheme="majorHAnsi" w:hAnsiTheme="majorHAnsi" w:cstheme="majorHAnsi"/>
                <w:color w:val="000000"/>
                <w:sz w:val="16"/>
                <w:szCs w:val="16"/>
              </w:rPr>
              <w:t>8</w:t>
            </w:r>
          </w:p>
        </w:tc>
        <w:tc>
          <w:tcPr>
            <w:tcW w:w="794" w:type="dxa"/>
            <w:tcBorders>
              <w:top w:val="single" w:sz="12" w:space="0" w:color="666666" w:themeColor="text1" w:themeTint="99"/>
              <w:left w:val="nil"/>
              <w:right w:val="nil"/>
            </w:tcBorders>
          </w:tcPr>
          <w:p w14:paraId="387559C0" w14:textId="76E8B0F3" w:rsidR="008C52C3" w:rsidRPr="00A90596" w:rsidRDefault="008C52C3" w:rsidP="008C52C3">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6"/>
                <w:szCs w:val="16"/>
                <w:lang w:val="fr-BE"/>
              </w:rPr>
            </w:pPr>
            <w:r w:rsidRPr="00A90596">
              <w:rPr>
                <w:rFonts w:asciiTheme="majorHAnsi" w:hAnsiTheme="majorHAnsi" w:cstheme="majorHAnsi"/>
                <w:color w:val="000000"/>
                <w:sz w:val="16"/>
                <w:szCs w:val="16"/>
              </w:rPr>
              <w:t>0</w:t>
            </w:r>
            <w:r w:rsidR="00F10E1C">
              <w:rPr>
                <w:rFonts w:asciiTheme="majorHAnsi" w:hAnsiTheme="majorHAnsi" w:cstheme="majorHAnsi"/>
                <w:color w:val="000000"/>
                <w:sz w:val="16"/>
                <w:szCs w:val="16"/>
              </w:rPr>
              <w:t>.</w:t>
            </w:r>
            <w:r w:rsidRPr="00A90596">
              <w:rPr>
                <w:rFonts w:asciiTheme="majorHAnsi" w:hAnsiTheme="majorHAnsi" w:cstheme="majorHAnsi"/>
                <w:color w:val="000000"/>
                <w:sz w:val="16"/>
                <w:szCs w:val="16"/>
              </w:rPr>
              <w:t>5</w:t>
            </w:r>
          </w:p>
        </w:tc>
        <w:tc>
          <w:tcPr>
            <w:tcW w:w="1134" w:type="dxa"/>
            <w:tcBorders>
              <w:top w:val="single" w:sz="12" w:space="0" w:color="666666" w:themeColor="text1" w:themeTint="99"/>
              <w:left w:val="nil"/>
              <w:right w:val="nil"/>
            </w:tcBorders>
            <w:noWrap/>
            <w:hideMark/>
          </w:tcPr>
          <w:p w14:paraId="0900F8A4" w14:textId="44B69D5E" w:rsidR="008C52C3" w:rsidRPr="00A90596" w:rsidRDefault="008C52C3" w:rsidP="008C52C3">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6"/>
                <w:szCs w:val="16"/>
                <w:lang w:val="fr-BE"/>
              </w:rPr>
            </w:pPr>
            <w:r w:rsidRPr="00A90596">
              <w:rPr>
                <w:rFonts w:asciiTheme="majorHAnsi" w:hAnsiTheme="majorHAnsi" w:cstheme="majorHAnsi"/>
                <w:color w:val="000000"/>
                <w:sz w:val="16"/>
                <w:szCs w:val="16"/>
              </w:rPr>
              <w:t>26</w:t>
            </w:r>
            <w:r w:rsidR="00F10E1C">
              <w:rPr>
                <w:rFonts w:asciiTheme="majorHAnsi" w:hAnsiTheme="majorHAnsi" w:cstheme="majorHAnsi"/>
                <w:color w:val="000000"/>
                <w:sz w:val="16"/>
                <w:szCs w:val="16"/>
              </w:rPr>
              <w:t>.</w:t>
            </w:r>
            <w:r w:rsidRPr="00A90596">
              <w:rPr>
                <w:rFonts w:asciiTheme="majorHAnsi" w:hAnsiTheme="majorHAnsi" w:cstheme="majorHAnsi"/>
                <w:color w:val="000000"/>
                <w:sz w:val="16"/>
                <w:szCs w:val="16"/>
              </w:rPr>
              <w:t>1</w:t>
            </w:r>
          </w:p>
        </w:tc>
      </w:tr>
      <w:tr w:rsidR="008C52C3" w:rsidRPr="00A90596" w14:paraId="2136994F" w14:textId="77777777" w:rsidTr="007B7CD8">
        <w:trPr>
          <w:trHeight w:val="300"/>
        </w:trPr>
        <w:tc>
          <w:tcPr>
            <w:cnfStyle w:val="001000000000" w:firstRow="0" w:lastRow="0" w:firstColumn="1" w:lastColumn="0" w:oddVBand="0" w:evenVBand="0" w:oddHBand="0" w:evenHBand="0" w:firstRowFirstColumn="0" w:firstRowLastColumn="0" w:lastRowFirstColumn="0" w:lastRowLastColumn="0"/>
            <w:tcW w:w="697" w:type="dxa"/>
            <w:tcBorders>
              <w:left w:val="nil"/>
              <w:right w:val="nil"/>
            </w:tcBorders>
            <w:noWrap/>
            <w:hideMark/>
          </w:tcPr>
          <w:p w14:paraId="4EAB6887" w14:textId="77777777" w:rsidR="008C52C3" w:rsidRPr="00A90596" w:rsidRDefault="008C52C3" w:rsidP="008C52C3">
            <w:pPr>
              <w:jc w:val="left"/>
              <w:rPr>
                <w:rFonts w:asciiTheme="majorHAnsi" w:eastAsia="Times New Roman" w:hAnsiTheme="majorHAnsi" w:cstheme="majorHAnsi"/>
                <w:color w:val="000000"/>
                <w:sz w:val="16"/>
                <w:szCs w:val="16"/>
                <w:lang w:val="fr-BE"/>
              </w:rPr>
            </w:pPr>
            <w:r w:rsidRPr="00A90596">
              <w:rPr>
                <w:rFonts w:asciiTheme="majorHAnsi" w:eastAsia="Times New Roman" w:hAnsiTheme="majorHAnsi" w:cstheme="majorHAnsi"/>
                <w:color w:val="000000"/>
                <w:sz w:val="16"/>
                <w:szCs w:val="16"/>
                <w:lang w:val="fr-BE"/>
              </w:rPr>
              <w:t>2</w:t>
            </w:r>
          </w:p>
        </w:tc>
        <w:tc>
          <w:tcPr>
            <w:tcW w:w="476" w:type="dxa"/>
            <w:tcBorders>
              <w:left w:val="nil"/>
              <w:right w:val="nil"/>
            </w:tcBorders>
          </w:tcPr>
          <w:p w14:paraId="7A65A79D" w14:textId="7678CFEF" w:rsidR="008C52C3" w:rsidRPr="00A90596" w:rsidRDefault="008C52C3" w:rsidP="008C52C3">
            <w:pPr>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6"/>
                <w:szCs w:val="16"/>
              </w:rPr>
            </w:pPr>
            <w:r>
              <w:rPr>
                <w:rFonts w:asciiTheme="majorHAnsi" w:hAnsiTheme="majorHAnsi" w:cstheme="majorHAnsi"/>
                <w:color w:val="000000"/>
                <w:sz w:val="16"/>
                <w:szCs w:val="16"/>
              </w:rPr>
              <w:t>91</w:t>
            </w:r>
          </w:p>
        </w:tc>
        <w:tc>
          <w:tcPr>
            <w:tcW w:w="555" w:type="dxa"/>
            <w:tcBorders>
              <w:left w:val="nil"/>
              <w:right w:val="nil"/>
            </w:tcBorders>
            <w:noWrap/>
            <w:hideMark/>
          </w:tcPr>
          <w:p w14:paraId="20D5E580" w14:textId="67D1E5B1" w:rsidR="008C52C3" w:rsidRPr="00A90596" w:rsidRDefault="008C52C3" w:rsidP="008C52C3">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6"/>
                <w:szCs w:val="16"/>
                <w:lang w:val="fr-BE"/>
              </w:rPr>
            </w:pPr>
            <w:r w:rsidRPr="00A90596">
              <w:rPr>
                <w:rFonts w:asciiTheme="majorHAnsi" w:hAnsiTheme="majorHAnsi" w:cstheme="majorHAnsi"/>
                <w:color w:val="000000"/>
                <w:sz w:val="16"/>
                <w:szCs w:val="16"/>
              </w:rPr>
              <w:t>1992</w:t>
            </w:r>
          </w:p>
        </w:tc>
        <w:tc>
          <w:tcPr>
            <w:tcW w:w="867" w:type="dxa"/>
            <w:tcBorders>
              <w:left w:val="nil"/>
              <w:right w:val="nil"/>
            </w:tcBorders>
            <w:noWrap/>
            <w:hideMark/>
          </w:tcPr>
          <w:p w14:paraId="48D22CE7" w14:textId="334F95D2" w:rsidR="008C52C3" w:rsidRPr="00A90596" w:rsidRDefault="008C52C3" w:rsidP="008C52C3">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6"/>
                <w:szCs w:val="16"/>
                <w:lang w:val="fr-BE"/>
              </w:rPr>
            </w:pPr>
            <w:r w:rsidRPr="00A90596">
              <w:rPr>
                <w:rFonts w:asciiTheme="majorHAnsi" w:hAnsiTheme="majorHAnsi" w:cstheme="majorHAnsi"/>
                <w:color w:val="000000"/>
                <w:sz w:val="16"/>
                <w:szCs w:val="16"/>
              </w:rPr>
              <w:t>17</w:t>
            </w:r>
            <w:r w:rsidR="00F0032B">
              <w:rPr>
                <w:rFonts w:asciiTheme="majorHAnsi" w:hAnsiTheme="majorHAnsi" w:cstheme="majorHAnsi"/>
                <w:color w:val="000000"/>
                <w:sz w:val="16"/>
                <w:szCs w:val="16"/>
              </w:rPr>
              <w:t>1</w:t>
            </w:r>
          </w:p>
        </w:tc>
        <w:tc>
          <w:tcPr>
            <w:tcW w:w="986" w:type="dxa"/>
            <w:tcBorders>
              <w:left w:val="nil"/>
              <w:right w:val="nil"/>
            </w:tcBorders>
            <w:noWrap/>
            <w:hideMark/>
          </w:tcPr>
          <w:p w14:paraId="421165BF" w14:textId="5ACB7E93" w:rsidR="008C52C3" w:rsidRPr="00A90596" w:rsidRDefault="008C52C3" w:rsidP="008C52C3">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6"/>
                <w:szCs w:val="16"/>
                <w:lang w:val="fr-BE"/>
              </w:rPr>
            </w:pPr>
            <w:r w:rsidRPr="00A90596">
              <w:rPr>
                <w:rFonts w:asciiTheme="majorHAnsi" w:hAnsiTheme="majorHAnsi" w:cstheme="majorHAnsi"/>
                <w:color w:val="000000"/>
                <w:sz w:val="16"/>
                <w:szCs w:val="16"/>
              </w:rPr>
              <w:t>16</w:t>
            </w:r>
            <w:r w:rsidR="00F10E1C">
              <w:rPr>
                <w:rFonts w:asciiTheme="majorHAnsi" w:hAnsiTheme="majorHAnsi" w:cstheme="majorHAnsi"/>
                <w:color w:val="000000"/>
                <w:sz w:val="16"/>
                <w:szCs w:val="16"/>
              </w:rPr>
              <w:t>.</w:t>
            </w:r>
            <w:r w:rsidRPr="00A90596">
              <w:rPr>
                <w:rFonts w:asciiTheme="majorHAnsi" w:hAnsiTheme="majorHAnsi" w:cstheme="majorHAnsi"/>
                <w:color w:val="000000"/>
                <w:sz w:val="16"/>
                <w:szCs w:val="16"/>
              </w:rPr>
              <w:t>1</w:t>
            </w:r>
          </w:p>
        </w:tc>
        <w:tc>
          <w:tcPr>
            <w:tcW w:w="1424" w:type="dxa"/>
            <w:tcBorders>
              <w:left w:val="nil"/>
              <w:right w:val="nil"/>
            </w:tcBorders>
            <w:noWrap/>
            <w:hideMark/>
          </w:tcPr>
          <w:p w14:paraId="30792355" w14:textId="0BAA706A" w:rsidR="008C52C3" w:rsidRPr="00A90596" w:rsidRDefault="008C52C3" w:rsidP="008C52C3">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6"/>
                <w:szCs w:val="16"/>
                <w:lang w:val="fr-BE"/>
              </w:rPr>
            </w:pPr>
            <w:r w:rsidRPr="00A90596">
              <w:rPr>
                <w:rFonts w:asciiTheme="majorHAnsi" w:hAnsiTheme="majorHAnsi" w:cstheme="majorHAnsi"/>
                <w:color w:val="000000"/>
                <w:sz w:val="16"/>
                <w:szCs w:val="16"/>
              </w:rPr>
              <w:t>20</w:t>
            </w:r>
            <w:r w:rsidR="00F0032B">
              <w:rPr>
                <w:rFonts w:asciiTheme="majorHAnsi" w:hAnsiTheme="majorHAnsi" w:cstheme="majorHAnsi"/>
                <w:color w:val="000000"/>
                <w:sz w:val="16"/>
                <w:szCs w:val="16"/>
              </w:rPr>
              <w:t>6</w:t>
            </w:r>
          </w:p>
        </w:tc>
        <w:tc>
          <w:tcPr>
            <w:tcW w:w="1278" w:type="dxa"/>
            <w:tcBorders>
              <w:left w:val="nil"/>
              <w:right w:val="nil"/>
            </w:tcBorders>
            <w:noWrap/>
            <w:hideMark/>
          </w:tcPr>
          <w:p w14:paraId="324D50A4" w14:textId="7661681B" w:rsidR="008C52C3" w:rsidRPr="00A90596" w:rsidRDefault="008C52C3" w:rsidP="008C52C3">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6"/>
                <w:szCs w:val="16"/>
                <w:lang w:val="fr-BE"/>
              </w:rPr>
            </w:pPr>
            <w:r w:rsidRPr="00A90596">
              <w:rPr>
                <w:rFonts w:asciiTheme="majorHAnsi" w:hAnsiTheme="majorHAnsi" w:cstheme="majorHAnsi"/>
                <w:color w:val="000000"/>
                <w:sz w:val="16"/>
                <w:szCs w:val="16"/>
              </w:rPr>
              <w:t>1252</w:t>
            </w:r>
            <w:r w:rsidR="00F0032B">
              <w:rPr>
                <w:rFonts w:asciiTheme="majorHAnsi" w:hAnsiTheme="majorHAnsi" w:cstheme="majorHAnsi"/>
                <w:color w:val="000000"/>
                <w:sz w:val="16"/>
                <w:szCs w:val="16"/>
              </w:rPr>
              <w:t>2</w:t>
            </w:r>
          </w:p>
        </w:tc>
        <w:tc>
          <w:tcPr>
            <w:tcW w:w="851" w:type="dxa"/>
            <w:tcBorders>
              <w:left w:val="nil"/>
              <w:right w:val="nil"/>
            </w:tcBorders>
            <w:noWrap/>
            <w:hideMark/>
          </w:tcPr>
          <w:p w14:paraId="5B1B7878" w14:textId="2CA31F4F" w:rsidR="008C52C3" w:rsidRPr="00A90596" w:rsidRDefault="008C52C3" w:rsidP="008C52C3">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6"/>
                <w:szCs w:val="16"/>
                <w:lang w:val="fr-BE"/>
              </w:rPr>
            </w:pPr>
            <w:r w:rsidRPr="00A90596">
              <w:rPr>
                <w:rFonts w:asciiTheme="majorHAnsi" w:hAnsiTheme="majorHAnsi" w:cstheme="majorHAnsi"/>
                <w:color w:val="000000"/>
                <w:sz w:val="16"/>
                <w:szCs w:val="16"/>
              </w:rPr>
              <w:t>43</w:t>
            </w:r>
            <w:r w:rsidR="00F10E1C">
              <w:rPr>
                <w:rFonts w:asciiTheme="majorHAnsi" w:hAnsiTheme="majorHAnsi" w:cstheme="majorHAnsi"/>
                <w:color w:val="000000"/>
                <w:sz w:val="16"/>
                <w:szCs w:val="16"/>
              </w:rPr>
              <w:t>.</w:t>
            </w:r>
            <w:r w:rsidRPr="00A90596">
              <w:rPr>
                <w:rFonts w:asciiTheme="majorHAnsi" w:hAnsiTheme="majorHAnsi" w:cstheme="majorHAnsi"/>
                <w:color w:val="000000"/>
                <w:sz w:val="16"/>
                <w:szCs w:val="16"/>
              </w:rPr>
              <w:t>0</w:t>
            </w:r>
          </w:p>
        </w:tc>
        <w:tc>
          <w:tcPr>
            <w:tcW w:w="794" w:type="dxa"/>
            <w:tcBorders>
              <w:left w:val="nil"/>
              <w:right w:val="nil"/>
            </w:tcBorders>
          </w:tcPr>
          <w:p w14:paraId="47E98C14" w14:textId="34F10C2E" w:rsidR="008C52C3" w:rsidRPr="00A90596" w:rsidRDefault="008C52C3" w:rsidP="008C52C3">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6"/>
                <w:szCs w:val="16"/>
                <w:lang w:val="fr-BE"/>
              </w:rPr>
            </w:pPr>
            <w:r w:rsidRPr="00A90596">
              <w:rPr>
                <w:rFonts w:asciiTheme="majorHAnsi" w:hAnsiTheme="majorHAnsi" w:cstheme="majorHAnsi"/>
                <w:color w:val="000000"/>
                <w:sz w:val="16"/>
                <w:szCs w:val="16"/>
              </w:rPr>
              <w:t>10</w:t>
            </w:r>
            <w:r w:rsidR="00F10E1C">
              <w:rPr>
                <w:rFonts w:asciiTheme="majorHAnsi" w:hAnsiTheme="majorHAnsi" w:cstheme="majorHAnsi"/>
                <w:color w:val="000000"/>
                <w:sz w:val="16"/>
                <w:szCs w:val="16"/>
              </w:rPr>
              <w:t>.</w:t>
            </w:r>
            <w:r w:rsidRPr="00A90596">
              <w:rPr>
                <w:rFonts w:asciiTheme="majorHAnsi" w:hAnsiTheme="majorHAnsi" w:cstheme="majorHAnsi"/>
                <w:color w:val="000000"/>
                <w:sz w:val="16"/>
                <w:szCs w:val="16"/>
              </w:rPr>
              <w:t>2</w:t>
            </w:r>
          </w:p>
        </w:tc>
        <w:tc>
          <w:tcPr>
            <w:tcW w:w="1134" w:type="dxa"/>
            <w:tcBorders>
              <w:left w:val="nil"/>
              <w:right w:val="nil"/>
            </w:tcBorders>
            <w:noWrap/>
            <w:hideMark/>
          </w:tcPr>
          <w:p w14:paraId="65AFB81A" w14:textId="5AD142B2" w:rsidR="008C52C3" w:rsidRPr="00A90596" w:rsidRDefault="008C52C3" w:rsidP="008C52C3">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6"/>
                <w:szCs w:val="16"/>
                <w:lang w:val="fr-BE"/>
              </w:rPr>
            </w:pPr>
            <w:r w:rsidRPr="00A90596">
              <w:rPr>
                <w:rFonts w:asciiTheme="majorHAnsi" w:hAnsiTheme="majorHAnsi" w:cstheme="majorHAnsi"/>
                <w:color w:val="000000"/>
                <w:sz w:val="16"/>
                <w:szCs w:val="16"/>
              </w:rPr>
              <w:t>19</w:t>
            </w:r>
            <w:r w:rsidR="00F10E1C">
              <w:rPr>
                <w:rFonts w:asciiTheme="majorHAnsi" w:hAnsiTheme="majorHAnsi" w:cstheme="majorHAnsi"/>
                <w:color w:val="000000"/>
                <w:sz w:val="16"/>
                <w:szCs w:val="16"/>
              </w:rPr>
              <w:t>.</w:t>
            </w:r>
            <w:r w:rsidRPr="00A90596">
              <w:rPr>
                <w:rFonts w:asciiTheme="majorHAnsi" w:hAnsiTheme="majorHAnsi" w:cstheme="majorHAnsi"/>
                <w:color w:val="000000"/>
                <w:sz w:val="16"/>
                <w:szCs w:val="16"/>
              </w:rPr>
              <w:t>0</w:t>
            </w:r>
          </w:p>
        </w:tc>
      </w:tr>
      <w:tr w:rsidR="008C52C3" w:rsidRPr="00A90596" w14:paraId="726405F1" w14:textId="77777777" w:rsidTr="007B7CD8">
        <w:trPr>
          <w:trHeight w:val="300"/>
        </w:trPr>
        <w:tc>
          <w:tcPr>
            <w:cnfStyle w:val="001000000000" w:firstRow="0" w:lastRow="0" w:firstColumn="1" w:lastColumn="0" w:oddVBand="0" w:evenVBand="0" w:oddHBand="0" w:evenHBand="0" w:firstRowFirstColumn="0" w:firstRowLastColumn="0" w:lastRowFirstColumn="0" w:lastRowLastColumn="0"/>
            <w:tcW w:w="697" w:type="dxa"/>
            <w:tcBorders>
              <w:left w:val="nil"/>
              <w:right w:val="nil"/>
            </w:tcBorders>
            <w:noWrap/>
            <w:hideMark/>
          </w:tcPr>
          <w:p w14:paraId="46A439B3" w14:textId="77777777" w:rsidR="008C52C3" w:rsidRPr="00A90596" w:rsidRDefault="008C52C3" w:rsidP="008C52C3">
            <w:pPr>
              <w:jc w:val="left"/>
              <w:rPr>
                <w:rFonts w:asciiTheme="majorHAnsi" w:eastAsia="Times New Roman" w:hAnsiTheme="majorHAnsi" w:cstheme="majorHAnsi"/>
                <w:color w:val="000000"/>
                <w:sz w:val="16"/>
                <w:szCs w:val="16"/>
                <w:lang w:val="fr-BE"/>
              </w:rPr>
            </w:pPr>
            <w:r w:rsidRPr="00A90596">
              <w:rPr>
                <w:rFonts w:asciiTheme="majorHAnsi" w:eastAsia="Times New Roman" w:hAnsiTheme="majorHAnsi" w:cstheme="majorHAnsi"/>
                <w:color w:val="000000"/>
                <w:sz w:val="16"/>
                <w:szCs w:val="16"/>
                <w:lang w:val="fr-BE"/>
              </w:rPr>
              <w:t>3</w:t>
            </w:r>
          </w:p>
        </w:tc>
        <w:tc>
          <w:tcPr>
            <w:tcW w:w="476" w:type="dxa"/>
            <w:tcBorders>
              <w:left w:val="nil"/>
              <w:right w:val="nil"/>
            </w:tcBorders>
          </w:tcPr>
          <w:p w14:paraId="241B2D7E" w14:textId="5F6C6A16" w:rsidR="008C52C3" w:rsidRPr="00A90596" w:rsidRDefault="008C52C3" w:rsidP="008C52C3">
            <w:pPr>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6"/>
                <w:szCs w:val="16"/>
              </w:rPr>
            </w:pPr>
            <w:r>
              <w:rPr>
                <w:rFonts w:asciiTheme="majorHAnsi" w:hAnsiTheme="majorHAnsi" w:cstheme="majorHAnsi"/>
                <w:color w:val="000000"/>
                <w:sz w:val="16"/>
                <w:szCs w:val="16"/>
              </w:rPr>
              <w:t>41</w:t>
            </w:r>
          </w:p>
        </w:tc>
        <w:tc>
          <w:tcPr>
            <w:tcW w:w="555" w:type="dxa"/>
            <w:tcBorders>
              <w:left w:val="nil"/>
              <w:right w:val="nil"/>
            </w:tcBorders>
            <w:noWrap/>
            <w:hideMark/>
          </w:tcPr>
          <w:p w14:paraId="2546653D" w14:textId="28DC3CF4" w:rsidR="008C52C3" w:rsidRPr="00A90596" w:rsidRDefault="008C52C3" w:rsidP="008C52C3">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6"/>
                <w:szCs w:val="16"/>
                <w:lang w:val="fr-BE"/>
              </w:rPr>
            </w:pPr>
            <w:r w:rsidRPr="00A90596">
              <w:rPr>
                <w:rFonts w:asciiTheme="majorHAnsi" w:hAnsiTheme="majorHAnsi" w:cstheme="majorHAnsi"/>
                <w:color w:val="000000"/>
                <w:sz w:val="16"/>
                <w:szCs w:val="16"/>
              </w:rPr>
              <w:t>1995</w:t>
            </w:r>
          </w:p>
        </w:tc>
        <w:tc>
          <w:tcPr>
            <w:tcW w:w="867" w:type="dxa"/>
            <w:tcBorders>
              <w:left w:val="nil"/>
              <w:right w:val="nil"/>
            </w:tcBorders>
            <w:noWrap/>
            <w:hideMark/>
          </w:tcPr>
          <w:p w14:paraId="18A6AD81" w14:textId="449801DE" w:rsidR="008C52C3" w:rsidRPr="00A90596" w:rsidRDefault="008C52C3" w:rsidP="008C52C3">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6"/>
                <w:szCs w:val="16"/>
                <w:lang w:val="fr-BE"/>
              </w:rPr>
            </w:pPr>
            <w:r w:rsidRPr="00A90596">
              <w:rPr>
                <w:rFonts w:asciiTheme="majorHAnsi" w:hAnsiTheme="majorHAnsi" w:cstheme="majorHAnsi"/>
                <w:color w:val="000000"/>
                <w:sz w:val="16"/>
                <w:szCs w:val="16"/>
              </w:rPr>
              <w:t>225</w:t>
            </w:r>
          </w:p>
        </w:tc>
        <w:tc>
          <w:tcPr>
            <w:tcW w:w="986" w:type="dxa"/>
            <w:tcBorders>
              <w:left w:val="nil"/>
              <w:right w:val="nil"/>
            </w:tcBorders>
            <w:noWrap/>
            <w:hideMark/>
          </w:tcPr>
          <w:p w14:paraId="4D5AE742" w14:textId="61553BCD" w:rsidR="008C52C3" w:rsidRPr="00A90596" w:rsidRDefault="008C52C3" w:rsidP="008C52C3">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6"/>
                <w:szCs w:val="16"/>
                <w:lang w:val="fr-BE"/>
              </w:rPr>
            </w:pPr>
            <w:r w:rsidRPr="00A90596">
              <w:rPr>
                <w:rFonts w:asciiTheme="majorHAnsi" w:hAnsiTheme="majorHAnsi" w:cstheme="majorHAnsi"/>
                <w:color w:val="000000"/>
                <w:sz w:val="16"/>
                <w:szCs w:val="16"/>
              </w:rPr>
              <w:t>14</w:t>
            </w:r>
            <w:r w:rsidR="00F10E1C">
              <w:rPr>
                <w:rFonts w:asciiTheme="majorHAnsi" w:hAnsiTheme="majorHAnsi" w:cstheme="majorHAnsi"/>
                <w:color w:val="000000"/>
                <w:sz w:val="16"/>
                <w:szCs w:val="16"/>
              </w:rPr>
              <w:t>.</w:t>
            </w:r>
            <w:r w:rsidRPr="00A90596">
              <w:rPr>
                <w:rFonts w:asciiTheme="majorHAnsi" w:hAnsiTheme="majorHAnsi" w:cstheme="majorHAnsi"/>
                <w:color w:val="000000"/>
                <w:sz w:val="16"/>
                <w:szCs w:val="16"/>
              </w:rPr>
              <w:t>9</w:t>
            </w:r>
          </w:p>
        </w:tc>
        <w:tc>
          <w:tcPr>
            <w:tcW w:w="1424" w:type="dxa"/>
            <w:tcBorders>
              <w:left w:val="nil"/>
              <w:right w:val="nil"/>
            </w:tcBorders>
            <w:noWrap/>
            <w:hideMark/>
          </w:tcPr>
          <w:p w14:paraId="3366AE10" w14:textId="29B4B09A" w:rsidR="008C52C3" w:rsidRPr="00A90596" w:rsidRDefault="008C52C3" w:rsidP="008C52C3">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6"/>
                <w:szCs w:val="16"/>
                <w:lang w:val="fr-BE"/>
              </w:rPr>
            </w:pPr>
            <w:r w:rsidRPr="00A90596">
              <w:rPr>
                <w:rFonts w:asciiTheme="majorHAnsi" w:hAnsiTheme="majorHAnsi" w:cstheme="majorHAnsi"/>
                <w:color w:val="000000"/>
                <w:sz w:val="16"/>
                <w:szCs w:val="16"/>
              </w:rPr>
              <w:t>18</w:t>
            </w:r>
            <w:r w:rsidR="00F0032B">
              <w:rPr>
                <w:rFonts w:asciiTheme="majorHAnsi" w:hAnsiTheme="majorHAnsi" w:cstheme="majorHAnsi"/>
                <w:color w:val="000000"/>
                <w:sz w:val="16"/>
                <w:szCs w:val="16"/>
              </w:rPr>
              <w:t>8</w:t>
            </w:r>
          </w:p>
        </w:tc>
        <w:tc>
          <w:tcPr>
            <w:tcW w:w="1278" w:type="dxa"/>
            <w:tcBorders>
              <w:left w:val="nil"/>
              <w:right w:val="nil"/>
            </w:tcBorders>
            <w:noWrap/>
            <w:hideMark/>
          </w:tcPr>
          <w:p w14:paraId="0530628C" w14:textId="2591796A" w:rsidR="008C52C3" w:rsidRPr="00A90596" w:rsidRDefault="008C52C3" w:rsidP="008C52C3">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6"/>
                <w:szCs w:val="16"/>
                <w:lang w:val="fr-BE"/>
              </w:rPr>
            </w:pPr>
            <w:r w:rsidRPr="00A90596">
              <w:rPr>
                <w:rFonts w:asciiTheme="majorHAnsi" w:hAnsiTheme="majorHAnsi" w:cstheme="majorHAnsi"/>
                <w:color w:val="000000"/>
                <w:sz w:val="16"/>
                <w:szCs w:val="16"/>
              </w:rPr>
              <w:t>1204</w:t>
            </w:r>
            <w:r w:rsidR="00F0032B">
              <w:rPr>
                <w:rFonts w:asciiTheme="majorHAnsi" w:hAnsiTheme="majorHAnsi" w:cstheme="majorHAnsi"/>
                <w:color w:val="000000"/>
                <w:sz w:val="16"/>
                <w:szCs w:val="16"/>
              </w:rPr>
              <w:t>5</w:t>
            </w:r>
          </w:p>
        </w:tc>
        <w:tc>
          <w:tcPr>
            <w:tcW w:w="851" w:type="dxa"/>
            <w:tcBorders>
              <w:left w:val="nil"/>
              <w:right w:val="nil"/>
            </w:tcBorders>
            <w:noWrap/>
            <w:hideMark/>
          </w:tcPr>
          <w:p w14:paraId="2C415A52" w14:textId="4F7D86F3" w:rsidR="008C52C3" w:rsidRPr="00A90596" w:rsidRDefault="008C52C3" w:rsidP="008C52C3">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6"/>
                <w:szCs w:val="16"/>
                <w:lang w:val="fr-BE"/>
              </w:rPr>
            </w:pPr>
            <w:r w:rsidRPr="00A90596">
              <w:rPr>
                <w:rFonts w:asciiTheme="majorHAnsi" w:hAnsiTheme="majorHAnsi" w:cstheme="majorHAnsi"/>
                <w:color w:val="000000"/>
                <w:sz w:val="16"/>
                <w:szCs w:val="16"/>
              </w:rPr>
              <w:t>31</w:t>
            </w:r>
            <w:r w:rsidR="00F10E1C">
              <w:rPr>
                <w:rFonts w:asciiTheme="majorHAnsi" w:hAnsiTheme="majorHAnsi" w:cstheme="majorHAnsi"/>
                <w:color w:val="000000"/>
                <w:sz w:val="16"/>
                <w:szCs w:val="16"/>
              </w:rPr>
              <w:t>.</w:t>
            </w:r>
            <w:r w:rsidRPr="00A90596">
              <w:rPr>
                <w:rFonts w:asciiTheme="majorHAnsi" w:hAnsiTheme="majorHAnsi" w:cstheme="majorHAnsi"/>
                <w:color w:val="000000"/>
                <w:sz w:val="16"/>
                <w:szCs w:val="16"/>
              </w:rPr>
              <w:t>6</w:t>
            </w:r>
          </w:p>
        </w:tc>
        <w:tc>
          <w:tcPr>
            <w:tcW w:w="794" w:type="dxa"/>
            <w:tcBorders>
              <w:left w:val="nil"/>
              <w:right w:val="nil"/>
            </w:tcBorders>
          </w:tcPr>
          <w:p w14:paraId="6232BDE0" w14:textId="5B9F59AA" w:rsidR="008C52C3" w:rsidRPr="00A90596" w:rsidRDefault="008C52C3" w:rsidP="008C52C3">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6"/>
                <w:szCs w:val="16"/>
                <w:lang w:val="fr-BE"/>
              </w:rPr>
            </w:pPr>
            <w:r w:rsidRPr="00A90596">
              <w:rPr>
                <w:rFonts w:asciiTheme="majorHAnsi" w:hAnsiTheme="majorHAnsi" w:cstheme="majorHAnsi"/>
                <w:color w:val="000000"/>
                <w:sz w:val="16"/>
                <w:szCs w:val="16"/>
              </w:rPr>
              <w:t>27</w:t>
            </w:r>
            <w:r w:rsidR="00F10E1C">
              <w:rPr>
                <w:rFonts w:asciiTheme="majorHAnsi" w:hAnsiTheme="majorHAnsi" w:cstheme="majorHAnsi"/>
                <w:color w:val="000000"/>
                <w:sz w:val="16"/>
                <w:szCs w:val="16"/>
              </w:rPr>
              <w:t>.</w:t>
            </w:r>
            <w:r w:rsidRPr="00A90596">
              <w:rPr>
                <w:rFonts w:asciiTheme="majorHAnsi" w:hAnsiTheme="majorHAnsi" w:cstheme="majorHAnsi"/>
                <w:color w:val="000000"/>
                <w:sz w:val="16"/>
                <w:szCs w:val="16"/>
              </w:rPr>
              <w:t>7</w:t>
            </w:r>
          </w:p>
        </w:tc>
        <w:tc>
          <w:tcPr>
            <w:tcW w:w="1134" w:type="dxa"/>
            <w:tcBorders>
              <w:left w:val="nil"/>
              <w:right w:val="nil"/>
            </w:tcBorders>
            <w:noWrap/>
            <w:hideMark/>
          </w:tcPr>
          <w:p w14:paraId="4FAB1C28" w14:textId="258F979B" w:rsidR="008C52C3" w:rsidRPr="00A90596" w:rsidRDefault="008C52C3" w:rsidP="008C52C3">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6"/>
                <w:szCs w:val="16"/>
                <w:lang w:val="fr-BE"/>
              </w:rPr>
            </w:pPr>
            <w:r w:rsidRPr="00A90596">
              <w:rPr>
                <w:rFonts w:asciiTheme="majorHAnsi" w:hAnsiTheme="majorHAnsi" w:cstheme="majorHAnsi"/>
                <w:color w:val="000000"/>
                <w:sz w:val="16"/>
                <w:szCs w:val="16"/>
              </w:rPr>
              <w:t>3</w:t>
            </w:r>
            <w:r w:rsidR="00F10E1C">
              <w:rPr>
                <w:rFonts w:asciiTheme="majorHAnsi" w:hAnsiTheme="majorHAnsi" w:cstheme="majorHAnsi"/>
                <w:color w:val="000000"/>
                <w:sz w:val="16"/>
                <w:szCs w:val="16"/>
              </w:rPr>
              <w:t>.</w:t>
            </w:r>
            <w:r w:rsidRPr="00A90596">
              <w:rPr>
                <w:rFonts w:asciiTheme="majorHAnsi" w:hAnsiTheme="majorHAnsi" w:cstheme="majorHAnsi"/>
                <w:color w:val="000000"/>
                <w:sz w:val="16"/>
                <w:szCs w:val="16"/>
              </w:rPr>
              <w:t>9</w:t>
            </w:r>
          </w:p>
        </w:tc>
      </w:tr>
      <w:tr w:rsidR="008C52C3" w:rsidRPr="00A90596" w14:paraId="10F34F0A" w14:textId="77777777" w:rsidTr="007B7CD8">
        <w:trPr>
          <w:trHeight w:val="300"/>
        </w:trPr>
        <w:tc>
          <w:tcPr>
            <w:cnfStyle w:val="001000000000" w:firstRow="0" w:lastRow="0" w:firstColumn="1" w:lastColumn="0" w:oddVBand="0" w:evenVBand="0" w:oddHBand="0" w:evenHBand="0" w:firstRowFirstColumn="0" w:firstRowLastColumn="0" w:lastRowFirstColumn="0" w:lastRowLastColumn="0"/>
            <w:tcW w:w="697" w:type="dxa"/>
            <w:tcBorders>
              <w:left w:val="nil"/>
              <w:right w:val="nil"/>
            </w:tcBorders>
            <w:noWrap/>
            <w:hideMark/>
          </w:tcPr>
          <w:p w14:paraId="0244DF79" w14:textId="77777777" w:rsidR="008C52C3" w:rsidRPr="00A90596" w:rsidRDefault="008C52C3" w:rsidP="008C52C3">
            <w:pPr>
              <w:jc w:val="left"/>
              <w:rPr>
                <w:rFonts w:asciiTheme="majorHAnsi" w:eastAsia="Times New Roman" w:hAnsiTheme="majorHAnsi" w:cstheme="majorHAnsi"/>
                <w:color w:val="000000"/>
                <w:sz w:val="16"/>
                <w:szCs w:val="16"/>
                <w:lang w:val="fr-BE"/>
              </w:rPr>
            </w:pPr>
            <w:r w:rsidRPr="00A90596">
              <w:rPr>
                <w:rFonts w:asciiTheme="majorHAnsi" w:eastAsia="Times New Roman" w:hAnsiTheme="majorHAnsi" w:cstheme="majorHAnsi"/>
                <w:color w:val="000000"/>
                <w:sz w:val="16"/>
                <w:szCs w:val="16"/>
                <w:lang w:val="fr-BE"/>
              </w:rPr>
              <w:t>4</w:t>
            </w:r>
          </w:p>
        </w:tc>
        <w:tc>
          <w:tcPr>
            <w:tcW w:w="476" w:type="dxa"/>
            <w:tcBorders>
              <w:left w:val="nil"/>
              <w:right w:val="nil"/>
            </w:tcBorders>
          </w:tcPr>
          <w:p w14:paraId="222E7F92" w14:textId="618A8C51" w:rsidR="008C52C3" w:rsidRPr="00A90596" w:rsidRDefault="008C52C3" w:rsidP="008C52C3">
            <w:pPr>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6"/>
                <w:szCs w:val="16"/>
              </w:rPr>
            </w:pPr>
            <w:r>
              <w:rPr>
                <w:rFonts w:asciiTheme="majorHAnsi" w:hAnsiTheme="majorHAnsi" w:cstheme="majorHAnsi"/>
                <w:color w:val="000000"/>
                <w:sz w:val="16"/>
                <w:szCs w:val="16"/>
              </w:rPr>
              <w:t>29</w:t>
            </w:r>
          </w:p>
        </w:tc>
        <w:tc>
          <w:tcPr>
            <w:tcW w:w="555" w:type="dxa"/>
            <w:tcBorders>
              <w:left w:val="nil"/>
              <w:right w:val="nil"/>
            </w:tcBorders>
            <w:noWrap/>
            <w:hideMark/>
          </w:tcPr>
          <w:p w14:paraId="273DCE3F" w14:textId="41ACEDE0" w:rsidR="008C52C3" w:rsidRPr="00A90596" w:rsidRDefault="008C52C3" w:rsidP="008C52C3">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6"/>
                <w:szCs w:val="16"/>
                <w:lang w:val="fr-BE"/>
              </w:rPr>
            </w:pPr>
            <w:r w:rsidRPr="00A90596">
              <w:rPr>
                <w:rFonts w:asciiTheme="majorHAnsi" w:hAnsiTheme="majorHAnsi" w:cstheme="majorHAnsi"/>
                <w:color w:val="000000"/>
                <w:sz w:val="16"/>
                <w:szCs w:val="16"/>
              </w:rPr>
              <w:t>2009</w:t>
            </w:r>
          </w:p>
        </w:tc>
        <w:tc>
          <w:tcPr>
            <w:tcW w:w="867" w:type="dxa"/>
            <w:tcBorders>
              <w:left w:val="nil"/>
              <w:right w:val="nil"/>
            </w:tcBorders>
            <w:noWrap/>
            <w:hideMark/>
          </w:tcPr>
          <w:p w14:paraId="091DFD97" w14:textId="4359BCE2" w:rsidR="008C52C3" w:rsidRPr="00A90596" w:rsidRDefault="008C52C3" w:rsidP="008C52C3">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6"/>
                <w:szCs w:val="16"/>
                <w:lang w:val="fr-BE"/>
              </w:rPr>
            </w:pPr>
            <w:r w:rsidRPr="00A90596">
              <w:rPr>
                <w:rFonts w:asciiTheme="majorHAnsi" w:hAnsiTheme="majorHAnsi" w:cstheme="majorHAnsi"/>
                <w:color w:val="000000"/>
                <w:sz w:val="16"/>
                <w:szCs w:val="16"/>
              </w:rPr>
              <w:t>2</w:t>
            </w:r>
            <w:r w:rsidR="00F0032B">
              <w:rPr>
                <w:rFonts w:asciiTheme="majorHAnsi" w:hAnsiTheme="majorHAnsi" w:cstheme="majorHAnsi"/>
                <w:color w:val="000000"/>
                <w:sz w:val="16"/>
                <w:szCs w:val="16"/>
              </w:rPr>
              <w:t>40</w:t>
            </w:r>
          </w:p>
        </w:tc>
        <w:tc>
          <w:tcPr>
            <w:tcW w:w="986" w:type="dxa"/>
            <w:tcBorders>
              <w:left w:val="nil"/>
              <w:right w:val="nil"/>
            </w:tcBorders>
            <w:noWrap/>
            <w:hideMark/>
          </w:tcPr>
          <w:p w14:paraId="5E9644E6" w14:textId="7B4FF71F" w:rsidR="008C52C3" w:rsidRPr="00A90596" w:rsidRDefault="008C52C3" w:rsidP="008C52C3">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6"/>
                <w:szCs w:val="16"/>
                <w:lang w:val="fr-BE"/>
              </w:rPr>
            </w:pPr>
            <w:r w:rsidRPr="00A90596">
              <w:rPr>
                <w:rFonts w:asciiTheme="majorHAnsi" w:hAnsiTheme="majorHAnsi" w:cstheme="majorHAnsi"/>
                <w:color w:val="000000"/>
                <w:sz w:val="16"/>
                <w:szCs w:val="16"/>
              </w:rPr>
              <w:t>14</w:t>
            </w:r>
            <w:r w:rsidR="00F10E1C">
              <w:rPr>
                <w:rFonts w:asciiTheme="majorHAnsi" w:hAnsiTheme="majorHAnsi" w:cstheme="majorHAnsi"/>
                <w:color w:val="000000"/>
                <w:sz w:val="16"/>
                <w:szCs w:val="16"/>
              </w:rPr>
              <w:t>.</w:t>
            </w:r>
            <w:r w:rsidRPr="00A90596">
              <w:rPr>
                <w:rFonts w:asciiTheme="majorHAnsi" w:hAnsiTheme="majorHAnsi" w:cstheme="majorHAnsi"/>
                <w:color w:val="000000"/>
                <w:sz w:val="16"/>
                <w:szCs w:val="16"/>
              </w:rPr>
              <w:t>7</w:t>
            </w:r>
          </w:p>
        </w:tc>
        <w:tc>
          <w:tcPr>
            <w:tcW w:w="1424" w:type="dxa"/>
            <w:tcBorders>
              <w:left w:val="nil"/>
              <w:right w:val="nil"/>
            </w:tcBorders>
            <w:noWrap/>
            <w:hideMark/>
          </w:tcPr>
          <w:p w14:paraId="45DE0A7D" w14:textId="6D8FF675" w:rsidR="008C52C3" w:rsidRPr="00A90596" w:rsidRDefault="008C52C3" w:rsidP="008C52C3">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6"/>
                <w:szCs w:val="16"/>
                <w:lang w:val="fr-BE"/>
              </w:rPr>
            </w:pPr>
            <w:r w:rsidRPr="00A90596">
              <w:rPr>
                <w:rFonts w:asciiTheme="majorHAnsi" w:hAnsiTheme="majorHAnsi" w:cstheme="majorHAnsi"/>
                <w:color w:val="000000"/>
                <w:sz w:val="16"/>
                <w:szCs w:val="16"/>
              </w:rPr>
              <w:t>17</w:t>
            </w:r>
            <w:r w:rsidR="00F0032B">
              <w:rPr>
                <w:rFonts w:asciiTheme="majorHAnsi" w:hAnsiTheme="majorHAnsi" w:cstheme="majorHAnsi"/>
                <w:color w:val="000000"/>
                <w:sz w:val="16"/>
                <w:szCs w:val="16"/>
              </w:rPr>
              <w:t>7</w:t>
            </w:r>
          </w:p>
        </w:tc>
        <w:tc>
          <w:tcPr>
            <w:tcW w:w="1278" w:type="dxa"/>
            <w:tcBorders>
              <w:left w:val="nil"/>
              <w:right w:val="nil"/>
            </w:tcBorders>
            <w:noWrap/>
            <w:hideMark/>
          </w:tcPr>
          <w:p w14:paraId="72453C91" w14:textId="587637D9" w:rsidR="008C52C3" w:rsidRPr="00A90596" w:rsidRDefault="008C52C3" w:rsidP="008C52C3">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6"/>
                <w:szCs w:val="16"/>
                <w:lang w:val="fr-BE"/>
              </w:rPr>
            </w:pPr>
            <w:r w:rsidRPr="00A90596">
              <w:rPr>
                <w:rFonts w:asciiTheme="majorHAnsi" w:hAnsiTheme="majorHAnsi" w:cstheme="majorHAnsi"/>
                <w:color w:val="000000"/>
                <w:sz w:val="16"/>
                <w:szCs w:val="16"/>
              </w:rPr>
              <w:t>1026</w:t>
            </w:r>
            <w:r w:rsidR="00F0032B">
              <w:rPr>
                <w:rFonts w:asciiTheme="majorHAnsi" w:hAnsiTheme="majorHAnsi" w:cstheme="majorHAnsi"/>
                <w:color w:val="000000"/>
                <w:sz w:val="16"/>
                <w:szCs w:val="16"/>
              </w:rPr>
              <w:t>3</w:t>
            </w:r>
          </w:p>
        </w:tc>
        <w:tc>
          <w:tcPr>
            <w:tcW w:w="851" w:type="dxa"/>
            <w:tcBorders>
              <w:left w:val="nil"/>
              <w:right w:val="nil"/>
            </w:tcBorders>
            <w:noWrap/>
            <w:hideMark/>
          </w:tcPr>
          <w:p w14:paraId="65317ABD" w14:textId="306F0654" w:rsidR="008C52C3" w:rsidRPr="00A90596" w:rsidRDefault="008C52C3" w:rsidP="008C52C3">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6"/>
                <w:szCs w:val="16"/>
                <w:lang w:val="fr-BE"/>
              </w:rPr>
            </w:pPr>
            <w:r w:rsidRPr="00A90596">
              <w:rPr>
                <w:rFonts w:asciiTheme="majorHAnsi" w:hAnsiTheme="majorHAnsi" w:cstheme="majorHAnsi"/>
                <w:color w:val="000000"/>
                <w:sz w:val="16"/>
                <w:szCs w:val="16"/>
              </w:rPr>
              <w:t>46</w:t>
            </w:r>
            <w:r w:rsidR="00F10E1C">
              <w:rPr>
                <w:rFonts w:asciiTheme="majorHAnsi" w:hAnsiTheme="majorHAnsi" w:cstheme="majorHAnsi"/>
                <w:color w:val="000000"/>
                <w:sz w:val="16"/>
                <w:szCs w:val="16"/>
              </w:rPr>
              <w:t>.</w:t>
            </w:r>
            <w:r w:rsidRPr="00A90596">
              <w:rPr>
                <w:rFonts w:asciiTheme="majorHAnsi" w:hAnsiTheme="majorHAnsi" w:cstheme="majorHAnsi"/>
                <w:color w:val="000000"/>
                <w:sz w:val="16"/>
                <w:szCs w:val="16"/>
              </w:rPr>
              <w:t>8</w:t>
            </w:r>
          </w:p>
        </w:tc>
        <w:tc>
          <w:tcPr>
            <w:tcW w:w="794" w:type="dxa"/>
            <w:tcBorders>
              <w:left w:val="nil"/>
              <w:right w:val="nil"/>
            </w:tcBorders>
          </w:tcPr>
          <w:p w14:paraId="363E8C70" w14:textId="3318F4A7" w:rsidR="008C52C3" w:rsidRPr="00A90596" w:rsidRDefault="008C52C3" w:rsidP="008C52C3">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6"/>
                <w:szCs w:val="16"/>
                <w:lang w:val="fr-BE"/>
              </w:rPr>
            </w:pPr>
            <w:r w:rsidRPr="00A90596">
              <w:rPr>
                <w:rFonts w:asciiTheme="majorHAnsi" w:hAnsiTheme="majorHAnsi" w:cstheme="majorHAnsi"/>
                <w:color w:val="000000"/>
                <w:sz w:val="16"/>
                <w:szCs w:val="16"/>
              </w:rPr>
              <w:t>5</w:t>
            </w:r>
            <w:r w:rsidR="00F10E1C">
              <w:rPr>
                <w:rFonts w:asciiTheme="majorHAnsi" w:hAnsiTheme="majorHAnsi" w:cstheme="majorHAnsi"/>
                <w:color w:val="000000"/>
                <w:sz w:val="16"/>
                <w:szCs w:val="16"/>
              </w:rPr>
              <w:t>.</w:t>
            </w:r>
            <w:r w:rsidRPr="00A90596">
              <w:rPr>
                <w:rFonts w:asciiTheme="majorHAnsi" w:hAnsiTheme="majorHAnsi" w:cstheme="majorHAnsi"/>
                <w:color w:val="000000"/>
                <w:sz w:val="16"/>
                <w:szCs w:val="16"/>
              </w:rPr>
              <w:t>3</w:t>
            </w:r>
          </w:p>
        </w:tc>
        <w:tc>
          <w:tcPr>
            <w:tcW w:w="1134" w:type="dxa"/>
            <w:tcBorders>
              <w:left w:val="nil"/>
              <w:right w:val="nil"/>
            </w:tcBorders>
            <w:noWrap/>
            <w:hideMark/>
          </w:tcPr>
          <w:p w14:paraId="189E6E1F" w14:textId="2D8524E9" w:rsidR="008C52C3" w:rsidRPr="00A90596" w:rsidRDefault="008C52C3" w:rsidP="008C52C3">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6"/>
                <w:szCs w:val="16"/>
                <w:lang w:val="fr-BE"/>
              </w:rPr>
            </w:pPr>
            <w:r w:rsidRPr="00A90596">
              <w:rPr>
                <w:rFonts w:asciiTheme="majorHAnsi" w:hAnsiTheme="majorHAnsi" w:cstheme="majorHAnsi"/>
                <w:color w:val="000000"/>
                <w:sz w:val="16"/>
                <w:szCs w:val="16"/>
              </w:rPr>
              <w:t>18</w:t>
            </w:r>
            <w:r w:rsidR="00F10E1C">
              <w:rPr>
                <w:rFonts w:asciiTheme="majorHAnsi" w:hAnsiTheme="majorHAnsi" w:cstheme="majorHAnsi"/>
                <w:color w:val="000000"/>
                <w:sz w:val="16"/>
                <w:szCs w:val="16"/>
              </w:rPr>
              <w:t>.</w:t>
            </w:r>
            <w:r w:rsidRPr="00A90596">
              <w:rPr>
                <w:rFonts w:asciiTheme="majorHAnsi" w:hAnsiTheme="majorHAnsi" w:cstheme="majorHAnsi"/>
                <w:color w:val="000000"/>
                <w:sz w:val="16"/>
                <w:szCs w:val="16"/>
              </w:rPr>
              <w:t>3</w:t>
            </w:r>
          </w:p>
        </w:tc>
      </w:tr>
      <w:tr w:rsidR="008C52C3" w:rsidRPr="00A90596" w14:paraId="3C316162" w14:textId="77777777" w:rsidTr="007B7CD8">
        <w:trPr>
          <w:trHeight w:val="300"/>
        </w:trPr>
        <w:tc>
          <w:tcPr>
            <w:cnfStyle w:val="001000000000" w:firstRow="0" w:lastRow="0" w:firstColumn="1" w:lastColumn="0" w:oddVBand="0" w:evenVBand="0" w:oddHBand="0" w:evenHBand="0" w:firstRowFirstColumn="0" w:firstRowLastColumn="0" w:lastRowFirstColumn="0" w:lastRowLastColumn="0"/>
            <w:tcW w:w="697" w:type="dxa"/>
            <w:tcBorders>
              <w:left w:val="nil"/>
              <w:bottom w:val="single" w:sz="12" w:space="0" w:color="999999" w:themeColor="text1" w:themeTint="66"/>
              <w:right w:val="nil"/>
            </w:tcBorders>
            <w:noWrap/>
            <w:hideMark/>
          </w:tcPr>
          <w:p w14:paraId="612BF9D0" w14:textId="77777777" w:rsidR="008C52C3" w:rsidRPr="00A90596" w:rsidRDefault="008C52C3" w:rsidP="008C52C3">
            <w:pPr>
              <w:jc w:val="left"/>
              <w:rPr>
                <w:rFonts w:asciiTheme="majorHAnsi" w:eastAsia="Times New Roman" w:hAnsiTheme="majorHAnsi" w:cstheme="majorHAnsi"/>
                <w:color w:val="000000"/>
                <w:sz w:val="16"/>
                <w:szCs w:val="16"/>
                <w:lang w:val="fr-BE"/>
              </w:rPr>
            </w:pPr>
            <w:r w:rsidRPr="00A90596">
              <w:rPr>
                <w:rFonts w:asciiTheme="majorHAnsi" w:eastAsia="Times New Roman" w:hAnsiTheme="majorHAnsi" w:cstheme="majorHAnsi"/>
                <w:color w:val="000000"/>
                <w:sz w:val="16"/>
                <w:szCs w:val="16"/>
                <w:lang w:val="fr-BE"/>
              </w:rPr>
              <w:t>5</w:t>
            </w:r>
          </w:p>
        </w:tc>
        <w:tc>
          <w:tcPr>
            <w:tcW w:w="476" w:type="dxa"/>
            <w:tcBorders>
              <w:left w:val="nil"/>
              <w:bottom w:val="single" w:sz="12" w:space="0" w:color="999999" w:themeColor="text1" w:themeTint="66"/>
              <w:right w:val="nil"/>
            </w:tcBorders>
          </w:tcPr>
          <w:p w14:paraId="06F251D7" w14:textId="7EED9411" w:rsidR="008C52C3" w:rsidRPr="00A90596" w:rsidRDefault="008C52C3" w:rsidP="008C52C3">
            <w:pPr>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6"/>
                <w:szCs w:val="16"/>
              </w:rPr>
            </w:pPr>
            <w:r>
              <w:rPr>
                <w:rFonts w:asciiTheme="majorHAnsi" w:hAnsiTheme="majorHAnsi" w:cstheme="majorHAnsi"/>
                <w:color w:val="000000"/>
                <w:sz w:val="16"/>
                <w:szCs w:val="16"/>
              </w:rPr>
              <w:t>89</w:t>
            </w:r>
          </w:p>
        </w:tc>
        <w:tc>
          <w:tcPr>
            <w:tcW w:w="555" w:type="dxa"/>
            <w:tcBorders>
              <w:left w:val="nil"/>
              <w:bottom w:val="single" w:sz="12" w:space="0" w:color="999999" w:themeColor="text1" w:themeTint="66"/>
              <w:right w:val="nil"/>
            </w:tcBorders>
            <w:noWrap/>
            <w:hideMark/>
          </w:tcPr>
          <w:p w14:paraId="6F1B8FD4" w14:textId="6CE0CBAB" w:rsidR="008C52C3" w:rsidRPr="00A90596" w:rsidRDefault="008C52C3" w:rsidP="008C52C3">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6"/>
                <w:szCs w:val="16"/>
                <w:lang w:val="fr-BE"/>
              </w:rPr>
            </w:pPr>
            <w:r w:rsidRPr="00A90596">
              <w:rPr>
                <w:rFonts w:asciiTheme="majorHAnsi" w:hAnsiTheme="majorHAnsi" w:cstheme="majorHAnsi"/>
                <w:color w:val="000000"/>
                <w:sz w:val="16"/>
                <w:szCs w:val="16"/>
              </w:rPr>
              <w:t>1992</w:t>
            </w:r>
          </w:p>
        </w:tc>
        <w:tc>
          <w:tcPr>
            <w:tcW w:w="867" w:type="dxa"/>
            <w:tcBorders>
              <w:left w:val="nil"/>
              <w:bottom w:val="single" w:sz="12" w:space="0" w:color="999999" w:themeColor="text1" w:themeTint="66"/>
              <w:right w:val="nil"/>
            </w:tcBorders>
            <w:noWrap/>
            <w:hideMark/>
          </w:tcPr>
          <w:p w14:paraId="0F69AE1B" w14:textId="5126741E" w:rsidR="008C52C3" w:rsidRPr="00A90596" w:rsidRDefault="008C52C3" w:rsidP="008C52C3">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6"/>
                <w:szCs w:val="16"/>
                <w:lang w:val="fr-BE"/>
              </w:rPr>
            </w:pPr>
            <w:r w:rsidRPr="00A90596">
              <w:rPr>
                <w:rFonts w:asciiTheme="majorHAnsi" w:hAnsiTheme="majorHAnsi" w:cstheme="majorHAnsi"/>
                <w:color w:val="000000"/>
                <w:sz w:val="16"/>
                <w:szCs w:val="16"/>
              </w:rPr>
              <w:t>170</w:t>
            </w:r>
          </w:p>
        </w:tc>
        <w:tc>
          <w:tcPr>
            <w:tcW w:w="986" w:type="dxa"/>
            <w:tcBorders>
              <w:left w:val="nil"/>
              <w:bottom w:val="single" w:sz="12" w:space="0" w:color="999999" w:themeColor="text1" w:themeTint="66"/>
              <w:right w:val="nil"/>
            </w:tcBorders>
            <w:noWrap/>
            <w:hideMark/>
          </w:tcPr>
          <w:p w14:paraId="6448FF79" w14:textId="73C3ABDA" w:rsidR="008C52C3" w:rsidRPr="00A90596" w:rsidRDefault="008C52C3" w:rsidP="008C52C3">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6"/>
                <w:szCs w:val="16"/>
                <w:lang w:val="fr-BE"/>
              </w:rPr>
            </w:pPr>
            <w:r w:rsidRPr="00A90596">
              <w:rPr>
                <w:rFonts w:asciiTheme="majorHAnsi" w:hAnsiTheme="majorHAnsi" w:cstheme="majorHAnsi"/>
                <w:color w:val="000000"/>
                <w:sz w:val="16"/>
                <w:szCs w:val="16"/>
              </w:rPr>
              <w:t>15</w:t>
            </w:r>
            <w:r w:rsidR="00F10E1C">
              <w:rPr>
                <w:rFonts w:asciiTheme="majorHAnsi" w:hAnsiTheme="majorHAnsi" w:cstheme="majorHAnsi"/>
                <w:color w:val="000000"/>
                <w:sz w:val="16"/>
                <w:szCs w:val="16"/>
              </w:rPr>
              <w:t>.</w:t>
            </w:r>
            <w:r w:rsidRPr="00A90596">
              <w:rPr>
                <w:rFonts w:asciiTheme="majorHAnsi" w:hAnsiTheme="majorHAnsi" w:cstheme="majorHAnsi"/>
                <w:color w:val="000000"/>
                <w:sz w:val="16"/>
                <w:szCs w:val="16"/>
              </w:rPr>
              <w:t>3</w:t>
            </w:r>
          </w:p>
        </w:tc>
        <w:tc>
          <w:tcPr>
            <w:tcW w:w="1424" w:type="dxa"/>
            <w:tcBorders>
              <w:left w:val="nil"/>
              <w:bottom w:val="single" w:sz="12" w:space="0" w:color="999999" w:themeColor="text1" w:themeTint="66"/>
              <w:right w:val="nil"/>
            </w:tcBorders>
            <w:noWrap/>
            <w:hideMark/>
          </w:tcPr>
          <w:p w14:paraId="5F7DB19A" w14:textId="4AE354B4" w:rsidR="008C52C3" w:rsidRPr="00A90596" w:rsidRDefault="008C52C3" w:rsidP="008C52C3">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6"/>
                <w:szCs w:val="16"/>
                <w:lang w:val="fr-BE"/>
              </w:rPr>
            </w:pPr>
            <w:r w:rsidRPr="00A90596">
              <w:rPr>
                <w:rFonts w:asciiTheme="majorHAnsi" w:hAnsiTheme="majorHAnsi" w:cstheme="majorHAnsi"/>
                <w:color w:val="000000"/>
                <w:sz w:val="16"/>
                <w:szCs w:val="16"/>
              </w:rPr>
              <w:t>18</w:t>
            </w:r>
            <w:r w:rsidR="00F0032B">
              <w:rPr>
                <w:rFonts w:asciiTheme="majorHAnsi" w:hAnsiTheme="majorHAnsi" w:cstheme="majorHAnsi"/>
                <w:color w:val="000000"/>
                <w:sz w:val="16"/>
                <w:szCs w:val="16"/>
              </w:rPr>
              <w:t>1</w:t>
            </w:r>
          </w:p>
        </w:tc>
        <w:tc>
          <w:tcPr>
            <w:tcW w:w="1278" w:type="dxa"/>
            <w:tcBorders>
              <w:left w:val="nil"/>
              <w:bottom w:val="single" w:sz="12" w:space="0" w:color="999999" w:themeColor="text1" w:themeTint="66"/>
              <w:right w:val="nil"/>
            </w:tcBorders>
            <w:noWrap/>
            <w:hideMark/>
          </w:tcPr>
          <w:p w14:paraId="74134951" w14:textId="77777777" w:rsidR="008C52C3" w:rsidRPr="00A90596" w:rsidRDefault="008C52C3" w:rsidP="008C52C3">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6"/>
                <w:szCs w:val="16"/>
                <w:lang w:val="fr-BE"/>
              </w:rPr>
            </w:pPr>
            <w:r w:rsidRPr="00A90596">
              <w:rPr>
                <w:rFonts w:asciiTheme="majorHAnsi" w:hAnsiTheme="majorHAnsi" w:cstheme="majorHAnsi"/>
                <w:color w:val="000000"/>
                <w:sz w:val="16"/>
                <w:szCs w:val="16"/>
              </w:rPr>
              <w:t>9892</w:t>
            </w:r>
          </w:p>
        </w:tc>
        <w:tc>
          <w:tcPr>
            <w:tcW w:w="851" w:type="dxa"/>
            <w:tcBorders>
              <w:left w:val="nil"/>
              <w:bottom w:val="single" w:sz="12" w:space="0" w:color="999999" w:themeColor="text1" w:themeTint="66"/>
              <w:right w:val="nil"/>
            </w:tcBorders>
            <w:noWrap/>
            <w:hideMark/>
          </w:tcPr>
          <w:p w14:paraId="22F0A99B" w14:textId="2DF5FF42" w:rsidR="008C52C3" w:rsidRPr="00A90596" w:rsidRDefault="008C52C3" w:rsidP="008C52C3">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6"/>
                <w:szCs w:val="16"/>
                <w:lang w:val="fr-BE"/>
              </w:rPr>
            </w:pPr>
            <w:r w:rsidRPr="00A90596">
              <w:rPr>
                <w:rFonts w:asciiTheme="majorHAnsi" w:hAnsiTheme="majorHAnsi" w:cstheme="majorHAnsi"/>
                <w:color w:val="000000"/>
                <w:sz w:val="16"/>
                <w:szCs w:val="16"/>
              </w:rPr>
              <w:t>31</w:t>
            </w:r>
            <w:r w:rsidR="00F10E1C">
              <w:rPr>
                <w:rFonts w:asciiTheme="majorHAnsi" w:hAnsiTheme="majorHAnsi" w:cstheme="majorHAnsi"/>
                <w:color w:val="000000"/>
                <w:sz w:val="16"/>
                <w:szCs w:val="16"/>
              </w:rPr>
              <w:t>.</w:t>
            </w:r>
            <w:r w:rsidRPr="00A90596">
              <w:rPr>
                <w:rFonts w:asciiTheme="majorHAnsi" w:hAnsiTheme="majorHAnsi" w:cstheme="majorHAnsi"/>
                <w:color w:val="000000"/>
                <w:sz w:val="16"/>
                <w:szCs w:val="16"/>
              </w:rPr>
              <w:t>4</w:t>
            </w:r>
          </w:p>
        </w:tc>
        <w:tc>
          <w:tcPr>
            <w:tcW w:w="794" w:type="dxa"/>
            <w:tcBorders>
              <w:left w:val="nil"/>
              <w:bottom w:val="single" w:sz="12" w:space="0" w:color="999999" w:themeColor="text1" w:themeTint="66"/>
              <w:right w:val="nil"/>
            </w:tcBorders>
          </w:tcPr>
          <w:p w14:paraId="05A7587C" w14:textId="44FF3974" w:rsidR="008C52C3" w:rsidRPr="00A90596" w:rsidRDefault="008C52C3" w:rsidP="008C52C3">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6"/>
                <w:szCs w:val="16"/>
                <w:lang w:val="fr-BE"/>
              </w:rPr>
            </w:pPr>
            <w:r w:rsidRPr="00A90596">
              <w:rPr>
                <w:rFonts w:asciiTheme="majorHAnsi" w:hAnsiTheme="majorHAnsi" w:cstheme="majorHAnsi"/>
                <w:color w:val="000000"/>
                <w:sz w:val="16"/>
                <w:szCs w:val="16"/>
              </w:rPr>
              <w:t>2</w:t>
            </w:r>
            <w:r w:rsidR="00F10E1C">
              <w:rPr>
                <w:rFonts w:asciiTheme="majorHAnsi" w:hAnsiTheme="majorHAnsi" w:cstheme="majorHAnsi"/>
                <w:color w:val="000000"/>
                <w:sz w:val="16"/>
                <w:szCs w:val="16"/>
              </w:rPr>
              <w:t>.</w:t>
            </w:r>
            <w:r w:rsidRPr="00A90596">
              <w:rPr>
                <w:rFonts w:asciiTheme="majorHAnsi" w:hAnsiTheme="majorHAnsi" w:cstheme="majorHAnsi"/>
                <w:color w:val="000000"/>
                <w:sz w:val="16"/>
                <w:szCs w:val="16"/>
              </w:rPr>
              <w:t>0</w:t>
            </w:r>
          </w:p>
        </w:tc>
        <w:tc>
          <w:tcPr>
            <w:tcW w:w="1134" w:type="dxa"/>
            <w:tcBorders>
              <w:left w:val="nil"/>
              <w:bottom w:val="single" w:sz="12" w:space="0" w:color="999999" w:themeColor="text1" w:themeTint="66"/>
              <w:right w:val="nil"/>
            </w:tcBorders>
            <w:noWrap/>
            <w:hideMark/>
          </w:tcPr>
          <w:p w14:paraId="7FFA30DC" w14:textId="133A756B" w:rsidR="008C52C3" w:rsidRPr="00A90596" w:rsidRDefault="008C52C3" w:rsidP="008C52C3">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6"/>
                <w:szCs w:val="16"/>
                <w:lang w:val="fr-BE"/>
              </w:rPr>
            </w:pPr>
            <w:r w:rsidRPr="00A90596">
              <w:rPr>
                <w:rFonts w:asciiTheme="majorHAnsi" w:hAnsiTheme="majorHAnsi" w:cstheme="majorHAnsi"/>
                <w:color w:val="000000"/>
                <w:sz w:val="16"/>
                <w:szCs w:val="16"/>
              </w:rPr>
              <w:t>52</w:t>
            </w:r>
            <w:r w:rsidR="00F10E1C">
              <w:rPr>
                <w:rFonts w:asciiTheme="majorHAnsi" w:hAnsiTheme="majorHAnsi" w:cstheme="majorHAnsi"/>
                <w:color w:val="000000"/>
                <w:sz w:val="16"/>
                <w:szCs w:val="16"/>
              </w:rPr>
              <w:t>.</w:t>
            </w:r>
            <w:r w:rsidRPr="00A90596">
              <w:rPr>
                <w:rFonts w:asciiTheme="majorHAnsi" w:hAnsiTheme="majorHAnsi" w:cstheme="majorHAnsi"/>
                <w:color w:val="000000"/>
                <w:sz w:val="16"/>
                <w:szCs w:val="16"/>
              </w:rPr>
              <w:t>1</w:t>
            </w:r>
          </w:p>
        </w:tc>
      </w:tr>
    </w:tbl>
    <w:p w14:paraId="71F05ED8" w14:textId="77777777" w:rsidR="00A90596" w:rsidRDefault="00A90596" w:rsidP="00B47965">
      <w:pPr>
        <w:jc w:val="left"/>
      </w:pPr>
    </w:p>
    <w:p w14:paraId="35CEEB25" w14:textId="7CC5EA7A" w:rsidR="00FF5283" w:rsidRDefault="00A349AF" w:rsidP="00FF5283">
      <w:pPr>
        <w:pStyle w:val="Titre3"/>
      </w:pPr>
      <w:r>
        <w:t>E</w:t>
      </w:r>
      <w:r w:rsidR="00FF5283">
        <w:t>volution</w:t>
      </w:r>
    </w:p>
    <w:p w14:paraId="36F368B1" w14:textId="13BA374F" w:rsidR="00FF5283" w:rsidRDefault="00ED4B0D" w:rsidP="006D5240">
      <w:pPr>
        <w:jc w:val="left"/>
      </w:pPr>
      <w:r w:rsidRPr="00ED4B0D">
        <w:t xml:space="preserve">Over time, basal area increased slightly, fluctuating between 12 and 22 m²/ha in the </w:t>
      </w:r>
      <w:r w:rsidR="005E455A">
        <w:t>5</w:t>
      </w:r>
      <w:r w:rsidRPr="00ED4B0D">
        <w:t xml:space="preserve"> </w:t>
      </w:r>
      <w:r>
        <w:t>blocks</w:t>
      </w:r>
      <w:r w:rsidRPr="00ED4B0D">
        <w:t xml:space="preserve"> (</w:t>
      </w:r>
      <w:r w:rsidR="00804772">
        <w:t>Supplementary Figure 2</w:t>
      </w:r>
      <w:r w:rsidRPr="00ED4B0D">
        <w:t xml:space="preserve">). It increased particularly in </w:t>
      </w:r>
      <w:r>
        <w:t>block 1</w:t>
      </w:r>
      <w:r w:rsidRPr="00ED4B0D">
        <w:t>, where the initial basal area was the lowest. The change in standing volume followed the same trend, fluctuating between 120 and 220 m³/ha (</w:t>
      </w:r>
      <w:r w:rsidR="00804772">
        <w:t>Supplementary Figure 3</w:t>
      </w:r>
      <w:r w:rsidRPr="00ED4B0D">
        <w:t xml:space="preserve">). The increase in </w:t>
      </w:r>
      <w:r>
        <w:t>standing</w:t>
      </w:r>
      <w:r w:rsidRPr="00ED4B0D">
        <w:t xml:space="preserve"> value, on the other hand, was much more marked, except in </w:t>
      </w:r>
      <w:r>
        <w:t>block 5</w:t>
      </w:r>
      <w:r w:rsidRPr="00ED4B0D">
        <w:t xml:space="preserve">, </w:t>
      </w:r>
      <w:r>
        <w:t>where</w:t>
      </w:r>
      <w:r w:rsidRPr="00ED4B0D">
        <w:t xml:space="preserve"> a large clear-cut</w:t>
      </w:r>
      <w:r>
        <w:t xml:space="preserve"> occurred</w:t>
      </w:r>
      <w:r w:rsidRPr="00ED4B0D">
        <w:t xml:space="preserve"> in 2018 </w:t>
      </w:r>
      <w:r>
        <w:t xml:space="preserve">due to </w:t>
      </w:r>
      <w:r w:rsidRPr="00ED4B0D">
        <w:t xml:space="preserve">bark </w:t>
      </w:r>
      <w:r w:rsidR="000A018E">
        <w:t xml:space="preserve">beetle </w:t>
      </w:r>
      <w:r w:rsidRPr="00ED4B0D">
        <w:t>damage</w:t>
      </w:r>
      <w:r>
        <w:t xml:space="preserve"> (</w:t>
      </w:r>
      <w:r w:rsidR="000A018E">
        <w:t xml:space="preserve">Supplementary Figure </w:t>
      </w:r>
      <w:r w:rsidR="004A4780">
        <w:t>4</w:t>
      </w:r>
      <w:r w:rsidRPr="00ED4B0D">
        <w:t xml:space="preserve">). The annual increase in </w:t>
      </w:r>
      <w:r>
        <w:t>standing</w:t>
      </w:r>
      <w:r w:rsidRPr="00ED4B0D">
        <w:t xml:space="preserve"> value was between 1.3% (</w:t>
      </w:r>
      <w:r>
        <w:t>block 3</w:t>
      </w:r>
      <w:r w:rsidRPr="00ED4B0D">
        <w:t>) and 3.1% (</w:t>
      </w:r>
      <w:r>
        <w:t>block 4</w:t>
      </w:r>
      <w:r w:rsidRPr="00ED4B0D">
        <w:t xml:space="preserve">). </w:t>
      </w:r>
      <w:r w:rsidR="005E455A">
        <w:t xml:space="preserve">As the </w:t>
      </w:r>
      <w:r w:rsidR="005E455A" w:rsidRPr="00ED4B0D">
        <w:t>proportion of oak remained virtually unchanged (</w:t>
      </w:r>
      <w:r w:rsidR="00F33A37">
        <w:t xml:space="preserve">Supplementary Figure </w:t>
      </w:r>
      <w:r w:rsidR="00073D9C">
        <w:t>5</w:t>
      </w:r>
      <w:r w:rsidR="005E455A" w:rsidRPr="00ED4B0D">
        <w:t>)</w:t>
      </w:r>
      <w:r w:rsidR="005E455A">
        <w:t xml:space="preserve">, </w:t>
      </w:r>
      <w:r w:rsidR="005E455A" w:rsidRPr="005E455A">
        <w:t>This increase is mainly due to the change from medium-sized to large trees.</w:t>
      </w:r>
      <w:r w:rsidRPr="00ED4B0D">
        <w:t xml:space="preserve"> Another notable change </w:t>
      </w:r>
      <w:r>
        <w:t>was</w:t>
      </w:r>
      <w:r w:rsidRPr="00ED4B0D">
        <w:t xml:space="preserve"> the number of species inventoried, which has risen sharply (</w:t>
      </w:r>
      <w:r w:rsidR="00073D9C">
        <w:t>Supplementary Figure 6</w:t>
      </w:r>
      <w:r w:rsidRPr="00ED4B0D">
        <w:t xml:space="preserve">), except in </w:t>
      </w:r>
      <w:r>
        <w:t xml:space="preserve">block 4 </w:t>
      </w:r>
      <w:r w:rsidR="005E455A">
        <w:t>which was</w:t>
      </w:r>
      <w:r>
        <w:t xml:space="preserve"> purchased the latest and </w:t>
      </w:r>
      <w:r w:rsidRPr="00ED4B0D">
        <w:t xml:space="preserve">for which </w:t>
      </w:r>
      <w:r>
        <w:t xml:space="preserve">the first inventory </w:t>
      </w:r>
      <w:r w:rsidR="005E455A">
        <w:t xml:space="preserve">only </w:t>
      </w:r>
      <w:r>
        <w:t>dated back to 2009</w:t>
      </w:r>
      <w:r w:rsidRPr="00ED4B0D">
        <w:t>.</w:t>
      </w:r>
    </w:p>
    <w:p w14:paraId="4284933D" w14:textId="563A25E0" w:rsidR="00FF5283" w:rsidRDefault="00FF5283" w:rsidP="00FF5283">
      <w:pPr>
        <w:pStyle w:val="Titre2"/>
      </w:pPr>
      <w:r>
        <w:lastRenderedPageBreak/>
        <w:t>Timber yield</w:t>
      </w:r>
    </w:p>
    <w:p w14:paraId="2C2731A5" w14:textId="5FB81830" w:rsidR="00A15298" w:rsidRDefault="00A15298" w:rsidP="00FF5283">
      <w:r w:rsidRPr="00A15298">
        <w:t xml:space="preserve">From 1992 to 2019, </w:t>
      </w:r>
      <w:r w:rsidR="00304C39">
        <w:t>harvested timber</w:t>
      </w:r>
      <w:r w:rsidRPr="00A15298">
        <w:t xml:space="preserve"> averaged 6.2 m³/ha/year and the </w:t>
      </w:r>
      <w:r>
        <w:t xml:space="preserve">standing </w:t>
      </w:r>
      <w:r w:rsidRPr="00A15298">
        <w:t xml:space="preserve">volume increased by around 0.7 m³/ha/year (average weighted by </w:t>
      </w:r>
      <w:r>
        <w:t xml:space="preserve">block </w:t>
      </w:r>
      <w:r w:rsidRPr="00A15298">
        <w:t>area</w:t>
      </w:r>
      <w:r w:rsidR="00DF2CD4">
        <w:t xml:space="preserve">, </w:t>
      </w:r>
      <w:r w:rsidR="00DF2CD4">
        <w:fldChar w:fldCharType="begin"/>
      </w:r>
      <w:r w:rsidR="00DF2CD4">
        <w:instrText xml:space="preserve"> REF _Ref188957242 \h </w:instrText>
      </w:r>
      <w:r w:rsidR="00DF2CD4">
        <w:fldChar w:fldCharType="separate"/>
      </w:r>
      <w:r w:rsidR="007E2C7F">
        <w:t xml:space="preserve">Table </w:t>
      </w:r>
      <w:r w:rsidR="007E2C7F">
        <w:rPr>
          <w:noProof/>
        </w:rPr>
        <w:t>2</w:t>
      </w:r>
      <w:r w:rsidR="00DF2CD4">
        <w:fldChar w:fldCharType="end"/>
      </w:r>
      <w:r w:rsidRPr="00A15298">
        <w:t xml:space="preserve">). Average </w:t>
      </w:r>
      <w:r w:rsidR="004D6056">
        <w:t>yield</w:t>
      </w:r>
      <w:r w:rsidRPr="00A15298">
        <w:t xml:space="preserve"> was around 6.9 m³/ha/year. </w:t>
      </w:r>
      <w:r w:rsidR="004D6056">
        <w:t>Yield</w:t>
      </w:r>
      <w:r w:rsidRPr="00A15298">
        <w:t xml:space="preserve"> estimates varied between inventory periods and between </w:t>
      </w:r>
      <w:r>
        <w:t>blocks</w:t>
      </w:r>
      <w:r w:rsidRPr="00A15298">
        <w:t>. It varied between 4.6 m³/ha/year (</w:t>
      </w:r>
      <w:r>
        <w:t>block 1</w:t>
      </w:r>
      <w:r w:rsidRPr="00A15298">
        <w:t xml:space="preserve"> from 2009 to 2019) and 10.1 m³/ha/year (</w:t>
      </w:r>
      <w:r>
        <w:t>block 1</w:t>
      </w:r>
      <w:r w:rsidRPr="00A15298">
        <w:t xml:space="preserve"> from 1992 to 2009). The largest </w:t>
      </w:r>
      <w:r>
        <w:t>timber sales were</w:t>
      </w:r>
      <w:r w:rsidRPr="00A15298">
        <w:t xml:space="preserve"> observed between 2009 and 2019 in </w:t>
      </w:r>
      <w:r>
        <w:t>block 1</w:t>
      </w:r>
      <w:r w:rsidRPr="00A15298">
        <w:t xml:space="preserve"> and in </w:t>
      </w:r>
      <w:r>
        <w:t>block 5</w:t>
      </w:r>
      <w:r w:rsidRPr="00A15298">
        <w:t xml:space="preserve">. In </w:t>
      </w:r>
      <w:r>
        <w:t>block 5</w:t>
      </w:r>
      <w:r w:rsidRPr="00A15298">
        <w:t xml:space="preserve">, </w:t>
      </w:r>
      <w:r>
        <w:t>larger sales mostly resulted from sanitary cuts following bark beetle damage</w:t>
      </w:r>
      <w:r w:rsidRPr="00A15298">
        <w:t xml:space="preserve">. Over the period studied, the ratio </w:t>
      </w:r>
      <w:r>
        <w:t xml:space="preserve">of </w:t>
      </w:r>
      <w:r w:rsidR="004D6056">
        <w:t xml:space="preserve">harvested </w:t>
      </w:r>
      <w:r>
        <w:t xml:space="preserve">volume over standing volume increment </w:t>
      </w:r>
      <w:r w:rsidRPr="00A15298">
        <w:t xml:space="preserve">was 104% </w:t>
      </w:r>
      <w:r>
        <w:t>in block 5</w:t>
      </w:r>
      <w:r w:rsidRPr="00A15298">
        <w:t xml:space="preserve">. </w:t>
      </w:r>
      <w:r w:rsidR="004D6056">
        <w:t>In</w:t>
      </w:r>
      <w:r w:rsidRPr="00A15298">
        <w:t xml:space="preserve"> the other </w:t>
      </w:r>
      <w:r>
        <w:t>blocks</w:t>
      </w:r>
      <w:r w:rsidRPr="00A15298">
        <w:t>, th</w:t>
      </w:r>
      <w:r>
        <w:t>is</w:t>
      </w:r>
      <w:r w:rsidRPr="00A15298">
        <w:t xml:space="preserve"> </w:t>
      </w:r>
      <w:r>
        <w:t>ratio</w:t>
      </w:r>
      <w:r w:rsidRPr="00A15298">
        <w:t xml:space="preserve"> was between 62-78%. </w:t>
      </w:r>
      <w:r>
        <w:t>T</w:t>
      </w:r>
      <w:r w:rsidRPr="00A15298">
        <w:t xml:space="preserve">he </w:t>
      </w:r>
      <w:r>
        <w:t xml:space="preserve">values of the </w:t>
      </w:r>
      <w:r w:rsidRPr="00A15298">
        <w:t xml:space="preserve">ratio </w:t>
      </w:r>
      <w:r>
        <w:t xml:space="preserve">of sold timber value over standing value increment </w:t>
      </w:r>
      <w:r w:rsidRPr="00A15298">
        <w:t xml:space="preserve">were much lower. It was 80% </w:t>
      </w:r>
      <w:r>
        <w:t>in block 5</w:t>
      </w:r>
      <w:r w:rsidRPr="00A15298">
        <w:t xml:space="preserve"> and between 45 and 54% in the other </w:t>
      </w:r>
      <w:r>
        <w:t>blocks</w:t>
      </w:r>
      <w:r w:rsidRPr="00A15298">
        <w:t xml:space="preserve">. These figures underline, once again, that during the period studied, there was a limited increase in standing volume accompanied by a marked increase in </w:t>
      </w:r>
      <w:r>
        <w:t>standing</w:t>
      </w:r>
      <w:r w:rsidRPr="00A15298">
        <w:t xml:space="preserve"> value</w:t>
      </w:r>
      <w:r w:rsidR="00877AEE">
        <w:t xml:space="preserve"> (</w:t>
      </w:r>
      <w:r w:rsidR="00877AEE">
        <w:fldChar w:fldCharType="begin"/>
      </w:r>
      <w:r w:rsidR="00877AEE">
        <w:instrText xml:space="preserve"> REF _Ref188968420 \h </w:instrText>
      </w:r>
      <w:r w:rsidR="00877AEE">
        <w:fldChar w:fldCharType="separate"/>
      </w:r>
      <w:r w:rsidR="007E2C7F">
        <w:t xml:space="preserve">Figure </w:t>
      </w:r>
      <w:r w:rsidR="007E2C7F">
        <w:rPr>
          <w:noProof/>
        </w:rPr>
        <w:t>2</w:t>
      </w:r>
      <w:r w:rsidR="00877AEE">
        <w:fldChar w:fldCharType="end"/>
      </w:r>
      <w:r w:rsidR="00877AEE">
        <w:t>)</w:t>
      </w:r>
      <w:r w:rsidRPr="00A15298">
        <w:t xml:space="preserve">. </w:t>
      </w:r>
    </w:p>
    <w:p w14:paraId="03954593" w14:textId="6D8A6690" w:rsidR="00FF5283" w:rsidRDefault="00A15298" w:rsidP="00046B37">
      <w:r w:rsidRPr="00A15298">
        <w:t xml:space="preserve">After 27 years, in the three </w:t>
      </w:r>
      <w:r>
        <w:t xml:space="preserve">blocks </w:t>
      </w:r>
      <w:r w:rsidRPr="00A15298">
        <w:t>monitored since 1992, the total volume of timber harvested reached 206, 146 and 149 m³/ha (</w:t>
      </w:r>
      <w:r>
        <w:t>block 5</w:t>
      </w:r>
      <w:r w:rsidRPr="00A15298">
        <w:t xml:space="preserve">, </w:t>
      </w:r>
      <w:r>
        <w:t>2</w:t>
      </w:r>
      <w:r w:rsidRPr="00A15298">
        <w:t xml:space="preserve"> and </w:t>
      </w:r>
      <w:r>
        <w:t>1</w:t>
      </w:r>
      <w:r w:rsidRPr="00A15298">
        <w:t xml:space="preserve"> respectively), i.e. 114%, 71% and 102% of the initial standing volume. The cumulative </w:t>
      </w:r>
      <w:r w:rsidR="00A85027">
        <w:t>revenues</w:t>
      </w:r>
      <w:r w:rsidRPr="00A15298">
        <w:t xml:space="preserve"> from these </w:t>
      </w:r>
      <w:r>
        <w:t>cuts</w:t>
      </w:r>
      <w:r w:rsidRPr="00A15298">
        <w:t xml:space="preserve"> </w:t>
      </w:r>
      <w:r>
        <w:t>were</w:t>
      </w:r>
      <w:r w:rsidRPr="00A15298">
        <w:t xml:space="preserve"> equivalent to 91%, 48% and 103% of the value of the standing capital. In 27 years, </w:t>
      </w:r>
      <w:r w:rsidR="00046B37">
        <w:t xml:space="preserve">the selective cuttings brought a total </w:t>
      </w:r>
      <w:r w:rsidR="00A85027">
        <w:t>revenue</w:t>
      </w:r>
      <w:r w:rsidR="00046B37">
        <w:t xml:space="preserve"> equaling almost that of the initial standing value. Considering</w:t>
      </w:r>
      <w:r w:rsidRPr="00A15298">
        <w:t xml:space="preserve"> the increase in standing </w:t>
      </w:r>
      <w:r w:rsidR="00046B37">
        <w:t>value</w:t>
      </w:r>
      <w:r w:rsidRPr="00A15298">
        <w:t xml:space="preserve">, the </w:t>
      </w:r>
      <w:r w:rsidR="00DF2CD4" w:rsidRPr="00376382">
        <w:t xml:space="preserve">produced </w:t>
      </w:r>
      <w:r w:rsidRPr="00376382">
        <w:t>value</w:t>
      </w:r>
      <w:r w:rsidR="00046B37">
        <w:t xml:space="preserve"> (timber </w:t>
      </w:r>
      <w:r w:rsidR="00DF2CD4">
        <w:t>sales</w:t>
      </w:r>
      <w:r w:rsidR="00046B37">
        <w:t xml:space="preserve"> + increase in standing </w:t>
      </w:r>
      <w:r w:rsidR="00DF2CD4">
        <w:t>value</w:t>
      </w:r>
      <w:r w:rsidR="00046B37">
        <w:t>)</w:t>
      </w:r>
      <w:r w:rsidRPr="00A15298">
        <w:t xml:space="preserve"> over 27 years </w:t>
      </w:r>
      <w:r w:rsidR="00046B37">
        <w:t>was</w:t>
      </w:r>
      <w:r w:rsidRPr="00A15298">
        <w:t xml:space="preserve"> greater than the initial </w:t>
      </w:r>
      <w:r w:rsidR="00046B37">
        <w:t>standing value</w:t>
      </w:r>
      <w:r w:rsidRPr="00A15298">
        <w:t xml:space="preserve"> in all</w:t>
      </w:r>
      <w:r w:rsidR="00DF2CD4">
        <w:t xml:space="preserve"> these</w:t>
      </w:r>
      <w:r w:rsidRPr="00A15298">
        <w:t xml:space="preserve"> </w:t>
      </w:r>
      <w:r w:rsidR="00046B37">
        <w:t>blocks</w:t>
      </w:r>
      <w:r w:rsidRPr="00A15298">
        <w:t>.</w:t>
      </w:r>
      <w:r w:rsidR="00046B37">
        <w:t xml:space="preserve"> The </w:t>
      </w:r>
      <w:r w:rsidR="00F5045E">
        <w:t>turnover</w:t>
      </w:r>
      <w:r w:rsidR="00046B37">
        <w:t xml:space="preserve"> period of the standing </w:t>
      </w:r>
      <w:r w:rsidR="00F5045E">
        <w:t>capital</w:t>
      </w:r>
      <w:r w:rsidR="00046B37">
        <w:t xml:space="preserve"> </w:t>
      </w:r>
      <w:r w:rsidR="00046B37">
        <w:fldChar w:fldCharType="begin"/>
      </w:r>
      <w:r w:rsidR="00FE5221">
        <w:instrText xml:space="preserve"> ADDIN ZOTERO_ITEM CSL_CITATION {"citationID":"UtKhs5BP","properties":{"formattedCitation":"(AFI, 2020)","plainCitation":"(AFI, 2020)","noteIndex":0},"citationItems":[{"id":9272,"uris":["http://zotero.org/users/1509360/items/77CEDWLP"],"itemData":{"id":9272,"type":"report","page":"142","publisher":"Association Futaie Irrégulière","title":"Valorisation de la base AFI","author":[{"family":"AFI","given":""}],"issued":{"date-parts":[["2020"]]}}}],"schema":"https://github.com/citation-style-language/schema/raw/master/csl-citation.json"} </w:instrText>
      </w:r>
      <w:r w:rsidR="00046B37">
        <w:fldChar w:fldCharType="separate"/>
      </w:r>
      <w:r w:rsidR="00046B37" w:rsidRPr="00046B37">
        <w:rPr>
          <w:rFonts w:ascii="Aptos" w:hAnsi="Aptos"/>
        </w:rPr>
        <w:t>(AFI, 2020)</w:t>
      </w:r>
      <w:r w:rsidR="00046B37">
        <w:fldChar w:fldCharType="end"/>
      </w:r>
      <w:r w:rsidR="00046B37">
        <w:t xml:space="preserve"> was therefore slightly below 27 years.</w:t>
      </w:r>
    </w:p>
    <w:p w14:paraId="528F0FAE" w14:textId="2FEB84F5" w:rsidR="00DF2CD4" w:rsidRPr="00DF2CD4" w:rsidRDefault="00DF2CD4" w:rsidP="00DF2CD4">
      <w:pPr>
        <w:pStyle w:val="Lgende"/>
        <w:keepNext/>
      </w:pPr>
      <w:bookmarkStart w:id="5" w:name="_Ref188957242"/>
      <w:r>
        <w:t xml:space="preserve">Table </w:t>
      </w:r>
      <w:fldSimple w:instr=" SEQ Table \* ARABIC ">
        <w:r w:rsidR="00D86CB8">
          <w:rPr>
            <w:noProof/>
          </w:rPr>
          <w:t>2</w:t>
        </w:r>
      </w:fldSimple>
      <w:bookmarkEnd w:id="5"/>
      <w:r>
        <w:t xml:space="preserve"> : Evolution of standing and cut volume</w:t>
      </w:r>
      <w:r>
        <w:rPr>
          <w:noProof/>
        </w:rPr>
        <w:t xml:space="preserve"> across inventory periods and forest blocks. The initial and final years </w:t>
      </w:r>
      <w:r w:rsidR="00726B32">
        <w:rPr>
          <w:noProof/>
        </w:rPr>
        <w:t>of e</w:t>
      </w:r>
      <w:r w:rsidR="00772360">
        <w:rPr>
          <w:noProof/>
        </w:rPr>
        <w:t xml:space="preserve">ach inventory period </w:t>
      </w:r>
      <w:r>
        <w:rPr>
          <w:noProof/>
        </w:rPr>
        <w:t xml:space="preserve">are given in column </w:t>
      </w:r>
      <w:r w:rsidRPr="00DF2CD4">
        <w:rPr>
          <w:noProof/>
        </w:rPr>
        <w:t>year</w:t>
      </w:r>
      <w:r w:rsidRPr="00DF2CD4">
        <w:rPr>
          <w:noProof/>
          <w:vertAlign w:val="subscript"/>
        </w:rPr>
        <w:t>i</w:t>
      </w:r>
      <w:r>
        <w:rPr>
          <w:noProof/>
        </w:rPr>
        <w:t xml:space="preserve"> and </w:t>
      </w:r>
      <w:r w:rsidRPr="00DF2CD4">
        <w:rPr>
          <w:noProof/>
        </w:rPr>
        <w:t>year</w:t>
      </w:r>
      <w:r w:rsidRPr="00DF2CD4">
        <w:rPr>
          <w:noProof/>
          <w:vertAlign w:val="subscript"/>
        </w:rPr>
        <w:t>f</w:t>
      </w:r>
      <w:r>
        <w:rPr>
          <w:noProof/>
        </w:rPr>
        <w:t xml:space="preserve">. </w:t>
      </w:r>
    </w:p>
    <w:tbl>
      <w:tblPr>
        <w:tblStyle w:val="TableauGrille1Clair"/>
        <w:tblW w:w="9622" w:type="dxa"/>
        <w:tblLayout w:type="fixed"/>
        <w:tblLook w:val="04A0" w:firstRow="1" w:lastRow="0" w:firstColumn="1" w:lastColumn="0" w:noHBand="0" w:noVBand="1"/>
      </w:tblPr>
      <w:tblGrid>
        <w:gridCol w:w="1242"/>
        <w:gridCol w:w="873"/>
        <w:gridCol w:w="1061"/>
        <w:gridCol w:w="1699"/>
        <w:gridCol w:w="1614"/>
        <w:gridCol w:w="1625"/>
        <w:gridCol w:w="1508"/>
      </w:tblGrid>
      <w:tr w:rsidR="00772360" w:rsidRPr="00DF2CD4" w14:paraId="0203A0A0" w14:textId="77777777" w:rsidTr="00772360">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42" w:type="dxa"/>
            <w:tcBorders>
              <w:top w:val="single" w:sz="12" w:space="0" w:color="999999" w:themeColor="text1" w:themeTint="66"/>
              <w:left w:val="nil"/>
              <w:right w:val="nil"/>
            </w:tcBorders>
            <w:noWrap/>
            <w:hideMark/>
          </w:tcPr>
          <w:p w14:paraId="2CC84076" w14:textId="77777777" w:rsidR="00772360" w:rsidRPr="00DF2CD4" w:rsidRDefault="00772360" w:rsidP="0072798E">
            <w:pPr>
              <w:jc w:val="left"/>
              <w:rPr>
                <w:rFonts w:ascii="Aptos Narrow" w:eastAsia="Times New Roman" w:hAnsi="Aptos Narrow" w:cs="Times New Roman"/>
                <w:sz w:val="18"/>
                <w:szCs w:val="18"/>
                <w:lang w:val="fr-BE"/>
              </w:rPr>
            </w:pPr>
            <w:r w:rsidRPr="00DF2CD4">
              <w:rPr>
                <w:rFonts w:ascii="Aptos Narrow" w:eastAsia="Times New Roman" w:hAnsi="Aptos Narrow" w:cs="Times New Roman"/>
                <w:sz w:val="18"/>
                <w:szCs w:val="18"/>
                <w:lang w:val="fr-BE"/>
              </w:rPr>
              <w:t>Block</w:t>
            </w:r>
          </w:p>
        </w:tc>
        <w:tc>
          <w:tcPr>
            <w:tcW w:w="873" w:type="dxa"/>
            <w:tcBorders>
              <w:top w:val="single" w:sz="12" w:space="0" w:color="999999" w:themeColor="text1" w:themeTint="66"/>
              <w:left w:val="nil"/>
              <w:right w:val="nil"/>
            </w:tcBorders>
            <w:noWrap/>
            <w:hideMark/>
          </w:tcPr>
          <w:p w14:paraId="195DC051" w14:textId="77777777" w:rsidR="00772360" w:rsidRPr="00DF2CD4" w:rsidRDefault="00772360" w:rsidP="0072798E">
            <w:pPr>
              <w:jc w:val="righ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sz w:val="18"/>
                <w:szCs w:val="18"/>
                <w:lang w:val="fr-BE"/>
              </w:rPr>
            </w:pPr>
            <w:proofErr w:type="spellStart"/>
            <w:r w:rsidRPr="00DF2CD4">
              <w:rPr>
                <w:rFonts w:ascii="Aptos Narrow" w:eastAsia="Times New Roman" w:hAnsi="Aptos Narrow" w:cs="Times New Roman"/>
                <w:sz w:val="18"/>
                <w:szCs w:val="18"/>
                <w:lang w:val="fr-BE"/>
              </w:rPr>
              <w:t>year</w:t>
            </w:r>
            <w:r w:rsidRPr="00DF2CD4">
              <w:rPr>
                <w:rFonts w:ascii="Aptos Narrow" w:eastAsia="Times New Roman" w:hAnsi="Aptos Narrow" w:cs="Times New Roman"/>
                <w:sz w:val="18"/>
                <w:szCs w:val="18"/>
                <w:vertAlign w:val="subscript"/>
                <w:lang w:val="fr-BE"/>
              </w:rPr>
              <w:t>i</w:t>
            </w:r>
            <w:proofErr w:type="spellEnd"/>
          </w:p>
        </w:tc>
        <w:tc>
          <w:tcPr>
            <w:tcW w:w="1061" w:type="dxa"/>
            <w:tcBorders>
              <w:top w:val="single" w:sz="12" w:space="0" w:color="999999" w:themeColor="text1" w:themeTint="66"/>
              <w:left w:val="nil"/>
              <w:right w:val="nil"/>
            </w:tcBorders>
            <w:noWrap/>
            <w:hideMark/>
          </w:tcPr>
          <w:p w14:paraId="3CA7A7E9" w14:textId="77777777" w:rsidR="00772360" w:rsidRPr="00DF2CD4" w:rsidRDefault="00772360" w:rsidP="0072798E">
            <w:pPr>
              <w:jc w:val="righ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sz w:val="18"/>
                <w:szCs w:val="18"/>
                <w:lang w:val="fr-BE"/>
              </w:rPr>
            </w:pPr>
            <w:proofErr w:type="spellStart"/>
            <w:r w:rsidRPr="00DF2CD4">
              <w:rPr>
                <w:rFonts w:ascii="Aptos Narrow" w:eastAsia="Times New Roman" w:hAnsi="Aptos Narrow" w:cs="Times New Roman"/>
                <w:sz w:val="18"/>
                <w:szCs w:val="18"/>
                <w:lang w:val="fr-BE"/>
              </w:rPr>
              <w:t>year</w:t>
            </w:r>
            <w:r w:rsidRPr="00DF2CD4">
              <w:rPr>
                <w:rFonts w:ascii="Aptos Narrow" w:eastAsia="Times New Roman" w:hAnsi="Aptos Narrow" w:cs="Times New Roman"/>
                <w:sz w:val="18"/>
                <w:szCs w:val="18"/>
                <w:vertAlign w:val="subscript"/>
                <w:lang w:val="fr-BE"/>
              </w:rPr>
              <w:t>f</w:t>
            </w:r>
            <w:proofErr w:type="spellEnd"/>
          </w:p>
        </w:tc>
        <w:tc>
          <w:tcPr>
            <w:tcW w:w="1699" w:type="dxa"/>
            <w:tcBorders>
              <w:top w:val="single" w:sz="12" w:space="0" w:color="999999" w:themeColor="text1" w:themeTint="66"/>
              <w:left w:val="nil"/>
              <w:right w:val="nil"/>
            </w:tcBorders>
            <w:noWrap/>
            <w:hideMark/>
          </w:tcPr>
          <w:p w14:paraId="06E1703D" w14:textId="77777777" w:rsidR="00772360" w:rsidRPr="00DF2CD4" w:rsidRDefault="00772360" w:rsidP="0072798E">
            <w:pPr>
              <w:jc w:val="righ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sz w:val="18"/>
                <w:szCs w:val="18"/>
                <w:lang w:val="fr-BE"/>
              </w:rPr>
            </w:pPr>
            <w:r w:rsidRPr="00DF2CD4">
              <w:rPr>
                <w:rFonts w:ascii="Aptos Narrow" w:eastAsia="Times New Roman" w:hAnsi="Aptos Narrow" w:cs="Times New Roman"/>
                <w:sz w:val="18"/>
                <w:szCs w:val="18"/>
                <w:lang w:val="fr-BE"/>
              </w:rPr>
              <w:t>Initial volume (m³/ha)</w:t>
            </w:r>
          </w:p>
        </w:tc>
        <w:tc>
          <w:tcPr>
            <w:tcW w:w="1614" w:type="dxa"/>
            <w:tcBorders>
              <w:top w:val="single" w:sz="12" w:space="0" w:color="999999" w:themeColor="text1" w:themeTint="66"/>
              <w:left w:val="nil"/>
              <w:right w:val="nil"/>
            </w:tcBorders>
            <w:noWrap/>
            <w:hideMark/>
          </w:tcPr>
          <w:p w14:paraId="119B786E" w14:textId="77777777" w:rsidR="00772360" w:rsidRPr="00DF2CD4" w:rsidRDefault="00772360" w:rsidP="0072798E">
            <w:pPr>
              <w:jc w:val="righ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sz w:val="18"/>
                <w:szCs w:val="18"/>
                <w:lang w:val="fr-BE"/>
              </w:rPr>
            </w:pPr>
            <w:r w:rsidRPr="00DF2CD4">
              <w:rPr>
                <w:rFonts w:ascii="Aptos Narrow" w:eastAsia="Times New Roman" w:hAnsi="Aptos Narrow" w:cs="Times New Roman"/>
                <w:sz w:val="18"/>
                <w:szCs w:val="18"/>
                <w:lang w:val="fr-BE"/>
              </w:rPr>
              <w:t>Final volume (m³/ha)</w:t>
            </w:r>
          </w:p>
        </w:tc>
        <w:tc>
          <w:tcPr>
            <w:tcW w:w="1625" w:type="dxa"/>
            <w:tcBorders>
              <w:top w:val="single" w:sz="12" w:space="0" w:color="999999" w:themeColor="text1" w:themeTint="66"/>
              <w:left w:val="nil"/>
              <w:right w:val="nil"/>
            </w:tcBorders>
            <w:noWrap/>
            <w:hideMark/>
          </w:tcPr>
          <w:p w14:paraId="1467C425" w14:textId="77777777" w:rsidR="00772360" w:rsidRPr="00DF2CD4" w:rsidRDefault="00772360" w:rsidP="0072798E">
            <w:pPr>
              <w:jc w:val="righ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sz w:val="18"/>
                <w:szCs w:val="18"/>
              </w:rPr>
            </w:pPr>
            <w:r w:rsidRPr="00DF2CD4">
              <w:rPr>
                <w:rFonts w:ascii="Aptos Narrow" w:eastAsia="Times New Roman" w:hAnsi="Aptos Narrow" w:cs="Times New Roman"/>
                <w:sz w:val="18"/>
                <w:szCs w:val="18"/>
              </w:rPr>
              <w:t>Cut volume (m³/ha/an)</w:t>
            </w:r>
          </w:p>
        </w:tc>
        <w:tc>
          <w:tcPr>
            <w:tcW w:w="1508" w:type="dxa"/>
            <w:tcBorders>
              <w:top w:val="single" w:sz="12" w:space="0" w:color="999999" w:themeColor="text1" w:themeTint="66"/>
              <w:left w:val="nil"/>
              <w:right w:val="nil"/>
            </w:tcBorders>
            <w:noWrap/>
            <w:hideMark/>
          </w:tcPr>
          <w:p w14:paraId="6BDC6B0C" w14:textId="77777777" w:rsidR="00772360" w:rsidRPr="00DF2CD4" w:rsidRDefault="00772360" w:rsidP="0072798E">
            <w:pPr>
              <w:jc w:val="righ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sz w:val="18"/>
                <w:szCs w:val="18"/>
                <w:lang w:val="fr-BE"/>
              </w:rPr>
            </w:pPr>
            <w:proofErr w:type="spellStart"/>
            <w:r w:rsidRPr="00DF2CD4">
              <w:rPr>
                <w:rFonts w:ascii="Aptos Narrow" w:eastAsia="Times New Roman" w:hAnsi="Aptos Narrow" w:cs="Times New Roman"/>
                <w:sz w:val="18"/>
                <w:szCs w:val="18"/>
                <w:lang w:val="fr-BE"/>
              </w:rPr>
              <w:t>Yield</w:t>
            </w:r>
            <w:proofErr w:type="spellEnd"/>
            <w:r w:rsidRPr="00DF2CD4">
              <w:rPr>
                <w:rFonts w:ascii="Aptos Narrow" w:eastAsia="Times New Roman" w:hAnsi="Aptos Narrow" w:cs="Times New Roman"/>
                <w:sz w:val="18"/>
                <w:szCs w:val="18"/>
                <w:lang w:val="fr-BE"/>
              </w:rPr>
              <w:t xml:space="preserve"> (m³/ha/an)</w:t>
            </w:r>
          </w:p>
        </w:tc>
      </w:tr>
      <w:tr w:rsidR="00772360" w:rsidRPr="009506D1" w14:paraId="1C2E54E9" w14:textId="77777777" w:rsidTr="00772360">
        <w:trPr>
          <w:trHeight w:val="300"/>
        </w:trPr>
        <w:tc>
          <w:tcPr>
            <w:cnfStyle w:val="001000000000" w:firstRow="0" w:lastRow="0" w:firstColumn="1" w:lastColumn="0" w:oddVBand="0" w:evenVBand="0" w:oddHBand="0" w:evenHBand="0" w:firstRowFirstColumn="0" w:firstRowLastColumn="0" w:lastRowFirstColumn="0" w:lastRowLastColumn="0"/>
            <w:tcW w:w="1242" w:type="dxa"/>
            <w:tcBorders>
              <w:left w:val="nil"/>
              <w:right w:val="nil"/>
            </w:tcBorders>
            <w:noWrap/>
            <w:hideMark/>
          </w:tcPr>
          <w:p w14:paraId="6035D7F0" w14:textId="77777777" w:rsidR="00772360" w:rsidRPr="009506D1" w:rsidRDefault="00772360" w:rsidP="0072798E">
            <w:pPr>
              <w:rPr>
                <w:rFonts w:ascii="Aptos Narrow" w:eastAsia="Times New Roman" w:hAnsi="Aptos Narrow" w:cs="Times New Roman"/>
                <w:color w:val="000000"/>
                <w:sz w:val="18"/>
                <w:szCs w:val="18"/>
                <w:lang w:val="fr-BE"/>
              </w:rPr>
            </w:pPr>
            <w:r>
              <w:rPr>
                <w:rFonts w:ascii="Aptos Narrow" w:eastAsia="Times New Roman" w:hAnsi="Aptos Narrow" w:cs="Times New Roman"/>
                <w:color w:val="000000"/>
                <w:sz w:val="18"/>
                <w:szCs w:val="18"/>
                <w:lang w:val="fr-BE"/>
              </w:rPr>
              <w:t>1</w:t>
            </w:r>
          </w:p>
        </w:tc>
        <w:tc>
          <w:tcPr>
            <w:tcW w:w="873" w:type="dxa"/>
            <w:tcBorders>
              <w:left w:val="nil"/>
              <w:right w:val="nil"/>
            </w:tcBorders>
            <w:noWrap/>
            <w:hideMark/>
          </w:tcPr>
          <w:p w14:paraId="0CAA0CC7" w14:textId="77777777" w:rsidR="00772360" w:rsidRPr="009506D1" w:rsidRDefault="00772360" w:rsidP="0072798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fr-BE"/>
              </w:rPr>
            </w:pPr>
            <w:r w:rsidRPr="009506D1">
              <w:rPr>
                <w:rFonts w:ascii="Aptos Narrow" w:eastAsia="Times New Roman" w:hAnsi="Aptos Narrow" w:cs="Times New Roman"/>
                <w:color w:val="000000"/>
                <w:sz w:val="18"/>
                <w:szCs w:val="18"/>
                <w:lang w:val="fr-BE"/>
              </w:rPr>
              <w:t>1992</w:t>
            </w:r>
          </w:p>
        </w:tc>
        <w:tc>
          <w:tcPr>
            <w:tcW w:w="1061" w:type="dxa"/>
            <w:tcBorders>
              <w:left w:val="nil"/>
              <w:right w:val="nil"/>
            </w:tcBorders>
            <w:noWrap/>
            <w:hideMark/>
          </w:tcPr>
          <w:p w14:paraId="72B8D8B3" w14:textId="77777777" w:rsidR="00772360" w:rsidRPr="009506D1" w:rsidRDefault="00772360" w:rsidP="0072798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fr-BE"/>
              </w:rPr>
            </w:pPr>
            <w:r w:rsidRPr="009506D1">
              <w:rPr>
                <w:rFonts w:ascii="Aptos Narrow" w:eastAsia="Times New Roman" w:hAnsi="Aptos Narrow" w:cs="Times New Roman"/>
                <w:color w:val="000000"/>
                <w:sz w:val="18"/>
                <w:szCs w:val="18"/>
                <w:lang w:val="fr-BE"/>
              </w:rPr>
              <w:t>2009</w:t>
            </w:r>
          </w:p>
        </w:tc>
        <w:tc>
          <w:tcPr>
            <w:tcW w:w="1699" w:type="dxa"/>
            <w:tcBorders>
              <w:left w:val="nil"/>
              <w:right w:val="nil"/>
            </w:tcBorders>
            <w:noWrap/>
            <w:hideMark/>
          </w:tcPr>
          <w:p w14:paraId="385E43E3" w14:textId="4A0A5C36" w:rsidR="00772360" w:rsidRPr="009506D1" w:rsidRDefault="00772360" w:rsidP="0072798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fr-BE"/>
              </w:rPr>
            </w:pPr>
            <w:r w:rsidRPr="004201A6">
              <w:rPr>
                <w:rFonts w:ascii="Aptos Narrow" w:eastAsia="Times New Roman" w:hAnsi="Aptos Narrow" w:cs="Times New Roman"/>
                <w:color w:val="000000"/>
                <w:sz w:val="18"/>
                <w:szCs w:val="18"/>
                <w:lang w:val="fr-BE"/>
              </w:rPr>
              <w:t>146</w:t>
            </w:r>
            <w:r w:rsidR="00F10E1C">
              <w:rPr>
                <w:rFonts w:ascii="Aptos Narrow" w:eastAsia="Times New Roman" w:hAnsi="Aptos Narrow" w:cs="Times New Roman"/>
                <w:color w:val="000000"/>
                <w:sz w:val="18"/>
                <w:szCs w:val="18"/>
                <w:lang w:val="fr-BE"/>
              </w:rPr>
              <w:t>.</w:t>
            </w:r>
            <w:r w:rsidRPr="004201A6">
              <w:rPr>
                <w:rFonts w:ascii="Aptos Narrow" w:eastAsia="Times New Roman" w:hAnsi="Aptos Narrow" w:cs="Times New Roman"/>
                <w:color w:val="000000"/>
                <w:sz w:val="18"/>
                <w:szCs w:val="18"/>
                <w:lang w:val="fr-BE"/>
              </w:rPr>
              <w:t>2</w:t>
            </w:r>
          </w:p>
        </w:tc>
        <w:tc>
          <w:tcPr>
            <w:tcW w:w="1614" w:type="dxa"/>
            <w:tcBorders>
              <w:left w:val="nil"/>
              <w:right w:val="nil"/>
            </w:tcBorders>
            <w:noWrap/>
            <w:hideMark/>
          </w:tcPr>
          <w:p w14:paraId="135F34DB" w14:textId="7A7418D4" w:rsidR="00772360" w:rsidRPr="009506D1" w:rsidRDefault="00772360" w:rsidP="0072798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fr-BE"/>
              </w:rPr>
            </w:pPr>
            <w:r w:rsidRPr="004201A6">
              <w:rPr>
                <w:rFonts w:ascii="Aptos Narrow" w:eastAsia="Times New Roman" w:hAnsi="Aptos Narrow" w:cs="Times New Roman"/>
                <w:color w:val="000000"/>
                <w:sz w:val="18"/>
                <w:szCs w:val="18"/>
                <w:lang w:val="fr-BE"/>
              </w:rPr>
              <w:t>259</w:t>
            </w:r>
            <w:r w:rsidR="00F10E1C">
              <w:rPr>
                <w:rFonts w:ascii="Aptos Narrow" w:eastAsia="Times New Roman" w:hAnsi="Aptos Narrow" w:cs="Times New Roman"/>
                <w:color w:val="000000"/>
                <w:sz w:val="18"/>
                <w:szCs w:val="18"/>
                <w:lang w:val="fr-BE"/>
              </w:rPr>
              <w:t>.</w:t>
            </w:r>
            <w:r w:rsidRPr="004201A6">
              <w:rPr>
                <w:rFonts w:ascii="Aptos Narrow" w:eastAsia="Times New Roman" w:hAnsi="Aptos Narrow" w:cs="Times New Roman"/>
                <w:color w:val="000000"/>
                <w:sz w:val="18"/>
                <w:szCs w:val="18"/>
                <w:lang w:val="fr-BE"/>
              </w:rPr>
              <w:t>6</w:t>
            </w:r>
          </w:p>
        </w:tc>
        <w:tc>
          <w:tcPr>
            <w:tcW w:w="1625" w:type="dxa"/>
            <w:tcBorders>
              <w:left w:val="nil"/>
              <w:right w:val="nil"/>
            </w:tcBorders>
            <w:noWrap/>
            <w:hideMark/>
          </w:tcPr>
          <w:p w14:paraId="467B83C9" w14:textId="5EFA872E" w:rsidR="00772360" w:rsidRPr="009506D1" w:rsidRDefault="00772360" w:rsidP="0072798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fr-BE"/>
              </w:rPr>
            </w:pPr>
            <w:r w:rsidRPr="004201A6">
              <w:rPr>
                <w:rFonts w:ascii="Aptos Narrow" w:eastAsia="Times New Roman" w:hAnsi="Aptos Narrow" w:cs="Times New Roman"/>
                <w:color w:val="000000"/>
                <w:sz w:val="18"/>
                <w:szCs w:val="18"/>
                <w:lang w:val="fr-BE"/>
              </w:rPr>
              <w:t>3</w:t>
            </w:r>
            <w:r w:rsidR="00F10E1C">
              <w:rPr>
                <w:rFonts w:ascii="Aptos Narrow" w:eastAsia="Times New Roman" w:hAnsi="Aptos Narrow" w:cs="Times New Roman"/>
                <w:color w:val="000000"/>
                <w:sz w:val="18"/>
                <w:szCs w:val="18"/>
                <w:lang w:val="fr-BE"/>
              </w:rPr>
              <w:t>.</w:t>
            </w:r>
            <w:r w:rsidRPr="004201A6">
              <w:rPr>
                <w:rFonts w:ascii="Aptos Narrow" w:eastAsia="Times New Roman" w:hAnsi="Aptos Narrow" w:cs="Times New Roman"/>
                <w:color w:val="000000"/>
                <w:sz w:val="18"/>
                <w:szCs w:val="18"/>
                <w:lang w:val="fr-BE"/>
              </w:rPr>
              <w:t>3</w:t>
            </w:r>
          </w:p>
        </w:tc>
        <w:tc>
          <w:tcPr>
            <w:tcW w:w="1508" w:type="dxa"/>
            <w:tcBorders>
              <w:left w:val="nil"/>
              <w:right w:val="nil"/>
            </w:tcBorders>
            <w:noWrap/>
            <w:hideMark/>
          </w:tcPr>
          <w:p w14:paraId="0B7B81C7" w14:textId="3E469395" w:rsidR="00772360" w:rsidRPr="009506D1" w:rsidRDefault="00772360" w:rsidP="0072798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fr-BE"/>
              </w:rPr>
            </w:pPr>
            <w:r w:rsidRPr="004201A6">
              <w:rPr>
                <w:rFonts w:ascii="Aptos Narrow" w:eastAsia="Times New Roman" w:hAnsi="Aptos Narrow" w:cs="Times New Roman"/>
                <w:color w:val="000000"/>
                <w:sz w:val="18"/>
                <w:szCs w:val="18"/>
                <w:lang w:val="fr-BE"/>
              </w:rPr>
              <w:t>10</w:t>
            </w:r>
            <w:r w:rsidR="0090642D">
              <w:rPr>
                <w:rFonts w:ascii="Aptos Narrow" w:eastAsia="Times New Roman" w:hAnsi="Aptos Narrow" w:cs="Times New Roman"/>
                <w:color w:val="000000"/>
                <w:sz w:val="18"/>
                <w:szCs w:val="18"/>
                <w:lang w:val="fr-BE"/>
              </w:rPr>
              <w:t>.0</w:t>
            </w:r>
          </w:p>
        </w:tc>
      </w:tr>
      <w:tr w:rsidR="00772360" w:rsidRPr="009506D1" w14:paraId="60E809CB" w14:textId="77777777" w:rsidTr="00772360">
        <w:trPr>
          <w:trHeight w:val="300"/>
        </w:trPr>
        <w:tc>
          <w:tcPr>
            <w:cnfStyle w:val="001000000000" w:firstRow="0" w:lastRow="0" w:firstColumn="1" w:lastColumn="0" w:oddVBand="0" w:evenVBand="0" w:oddHBand="0" w:evenHBand="0" w:firstRowFirstColumn="0" w:firstRowLastColumn="0" w:lastRowFirstColumn="0" w:lastRowLastColumn="0"/>
            <w:tcW w:w="1242" w:type="dxa"/>
            <w:tcBorders>
              <w:left w:val="nil"/>
              <w:right w:val="nil"/>
            </w:tcBorders>
            <w:noWrap/>
            <w:hideMark/>
          </w:tcPr>
          <w:p w14:paraId="387C292A" w14:textId="77777777" w:rsidR="00772360" w:rsidRPr="009506D1" w:rsidRDefault="00772360" w:rsidP="0072798E">
            <w:pPr>
              <w:rPr>
                <w:rFonts w:ascii="Aptos Narrow" w:eastAsia="Times New Roman" w:hAnsi="Aptos Narrow" w:cs="Times New Roman"/>
                <w:color w:val="000000"/>
                <w:sz w:val="18"/>
                <w:szCs w:val="18"/>
                <w:lang w:val="fr-BE"/>
              </w:rPr>
            </w:pPr>
            <w:r>
              <w:rPr>
                <w:rFonts w:ascii="Aptos Narrow" w:eastAsia="Times New Roman" w:hAnsi="Aptos Narrow" w:cs="Times New Roman"/>
                <w:color w:val="000000"/>
                <w:sz w:val="18"/>
                <w:szCs w:val="18"/>
                <w:lang w:val="fr-BE"/>
              </w:rPr>
              <w:t>1</w:t>
            </w:r>
          </w:p>
        </w:tc>
        <w:tc>
          <w:tcPr>
            <w:tcW w:w="873" w:type="dxa"/>
            <w:tcBorders>
              <w:left w:val="nil"/>
              <w:right w:val="nil"/>
            </w:tcBorders>
            <w:noWrap/>
            <w:hideMark/>
          </w:tcPr>
          <w:p w14:paraId="0E4404C8" w14:textId="77777777" w:rsidR="00772360" w:rsidRPr="009506D1" w:rsidRDefault="00772360" w:rsidP="0072798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fr-BE"/>
              </w:rPr>
            </w:pPr>
            <w:r w:rsidRPr="009506D1">
              <w:rPr>
                <w:rFonts w:ascii="Aptos Narrow" w:eastAsia="Times New Roman" w:hAnsi="Aptos Narrow" w:cs="Times New Roman"/>
                <w:color w:val="000000"/>
                <w:sz w:val="18"/>
                <w:szCs w:val="18"/>
                <w:lang w:val="fr-BE"/>
              </w:rPr>
              <w:t>2009</w:t>
            </w:r>
          </w:p>
        </w:tc>
        <w:tc>
          <w:tcPr>
            <w:tcW w:w="1061" w:type="dxa"/>
            <w:tcBorders>
              <w:left w:val="nil"/>
              <w:right w:val="nil"/>
            </w:tcBorders>
            <w:noWrap/>
            <w:hideMark/>
          </w:tcPr>
          <w:p w14:paraId="62781BEF" w14:textId="77777777" w:rsidR="00772360" w:rsidRPr="009506D1" w:rsidRDefault="00772360" w:rsidP="0072798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fr-BE"/>
              </w:rPr>
            </w:pPr>
            <w:r w:rsidRPr="009506D1">
              <w:rPr>
                <w:rFonts w:ascii="Aptos Narrow" w:eastAsia="Times New Roman" w:hAnsi="Aptos Narrow" w:cs="Times New Roman"/>
                <w:color w:val="000000"/>
                <w:sz w:val="18"/>
                <w:szCs w:val="18"/>
                <w:lang w:val="fr-BE"/>
              </w:rPr>
              <w:t>2019</w:t>
            </w:r>
          </w:p>
        </w:tc>
        <w:tc>
          <w:tcPr>
            <w:tcW w:w="1699" w:type="dxa"/>
            <w:tcBorders>
              <w:left w:val="nil"/>
              <w:right w:val="nil"/>
            </w:tcBorders>
            <w:noWrap/>
            <w:hideMark/>
          </w:tcPr>
          <w:p w14:paraId="34D49144" w14:textId="2395B8BB" w:rsidR="00772360" w:rsidRPr="009506D1" w:rsidRDefault="00772360" w:rsidP="0072798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fr-BE"/>
              </w:rPr>
            </w:pPr>
            <w:r w:rsidRPr="004201A6">
              <w:rPr>
                <w:rFonts w:ascii="Aptos Narrow" w:eastAsia="Times New Roman" w:hAnsi="Aptos Narrow" w:cs="Times New Roman"/>
                <w:color w:val="000000"/>
                <w:sz w:val="18"/>
                <w:szCs w:val="18"/>
                <w:lang w:val="fr-BE"/>
              </w:rPr>
              <w:t>259</w:t>
            </w:r>
            <w:r w:rsidR="00F10E1C">
              <w:rPr>
                <w:rFonts w:ascii="Aptos Narrow" w:eastAsia="Times New Roman" w:hAnsi="Aptos Narrow" w:cs="Times New Roman"/>
                <w:color w:val="000000"/>
                <w:sz w:val="18"/>
                <w:szCs w:val="18"/>
                <w:lang w:val="fr-BE"/>
              </w:rPr>
              <w:t>.</w:t>
            </w:r>
            <w:r w:rsidRPr="004201A6">
              <w:rPr>
                <w:rFonts w:ascii="Aptos Narrow" w:eastAsia="Times New Roman" w:hAnsi="Aptos Narrow" w:cs="Times New Roman"/>
                <w:color w:val="000000"/>
                <w:sz w:val="18"/>
                <w:szCs w:val="18"/>
                <w:lang w:val="fr-BE"/>
              </w:rPr>
              <w:t>6</w:t>
            </w:r>
          </w:p>
        </w:tc>
        <w:tc>
          <w:tcPr>
            <w:tcW w:w="1614" w:type="dxa"/>
            <w:tcBorders>
              <w:left w:val="nil"/>
              <w:right w:val="nil"/>
            </w:tcBorders>
            <w:noWrap/>
            <w:hideMark/>
          </w:tcPr>
          <w:p w14:paraId="59D5B7B1" w14:textId="4655D438" w:rsidR="00772360" w:rsidRPr="009506D1" w:rsidRDefault="00772360" w:rsidP="0072798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fr-BE"/>
              </w:rPr>
            </w:pPr>
            <w:r w:rsidRPr="004201A6">
              <w:rPr>
                <w:rFonts w:ascii="Aptos Narrow" w:eastAsia="Times New Roman" w:hAnsi="Aptos Narrow" w:cs="Times New Roman"/>
                <w:color w:val="000000"/>
                <w:sz w:val="18"/>
                <w:szCs w:val="18"/>
                <w:lang w:val="fr-BE"/>
              </w:rPr>
              <w:t>213</w:t>
            </w:r>
            <w:r w:rsidR="00F10E1C">
              <w:rPr>
                <w:rFonts w:ascii="Aptos Narrow" w:eastAsia="Times New Roman" w:hAnsi="Aptos Narrow" w:cs="Times New Roman"/>
                <w:color w:val="000000"/>
                <w:sz w:val="18"/>
                <w:szCs w:val="18"/>
                <w:lang w:val="fr-BE"/>
              </w:rPr>
              <w:t>.</w:t>
            </w:r>
            <w:r w:rsidRPr="004201A6">
              <w:rPr>
                <w:rFonts w:ascii="Aptos Narrow" w:eastAsia="Times New Roman" w:hAnsi="Aptos Narrow" w:cs="Times New Roman"/>
                <w:color w:val="000000"/>
                <w:sz w:val="18"/>
                <w:szCs w:val="18"/>
                <w:lang w:val="fr-BE"/>
              </w:rPr>
              <w:t>4</w:t>
            </w:r>
          </w:p>
        </w:tc>
        <w:tc>
          <w:tcPr>
            <w:tcW w:w="1625" w:type="dxa"/>
            <w:tcBorders>
              <w:left w:val="nil"/>
              <w:right w:val="nil"/>
            </w:tcBorders>
            <w:noWrap/>
            <w:hideMark/>
          </w:tcPr>
          <w:p w14:paraId="76F4E0E8" w14:textId="5ED514FE" w:rsidR="00772360" w:rsidRPr="009506D1" w:rsidRDefault="00772360" w:rsidP="0072798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fr-BE"/>
              </w:rPr>
            </w:pPr>
            <w:r w:rsidRPr="004201A6">
              <w:rPr>
                <w:rFonts w:ascii="Aptos Narrow" w:eastAsia="Times New Roman" w:hAnsi="Aptos Narrow" w:cs="Times New Roman"/>
                <w:color w:val="000000"/>
                <w:sz w:val="18"/>
                <w:szCs w:val="18"/>
                <w:lang w:val="fr-BE"/>
              </w:rPr>
              <w:t>9</w:t>
            </w:r>
            <w:r w:rsidR="00F10E1C">
              <w:rPr>
                <w:rFonts w:ascii="Aptos Narrow" w:eastAsia="Times New Roman" w:hAnsi="Aptos Narrow" w:cs="Times New Roman"/>
                <w:color w:val="000000"/>
                <w:sz w:val="18"/>
                <w:szCs w:val="18"/>
                <w:lang w:val="fr-BE"/>
              </w:rPr>
              <w:t>.</w:t>
            </w:r>
            <w:r w:rsidRPr="004201A6">
              <w:rPr>
                <w:rFonts w:ascii="Aptos Narrow" w:eastAsia="Times New Roman" w:hAnsi="Aptos Narrow" w:cs="Times New Roman"/>
                <w:color w:val="000000"/>
                <w:sz w:val="18"/>
                <w:szCs w:val="18"/>
                <w:lang w:val="fr-BE"/>
              </w:rPr>
              <w:t>3</w:t>
            </w:r>
          </w:p>
        </w:tc>
        <w:tc>
          <w:tcPr>
            <w:tcW w:w="1508" w:type="dxa"/>
            <w:tcBorders>
              <w:left w:val="nil"/>
              <w:right w:val="nil"/>
            </w:tcBorders>
            <w:noWrap/>
            <w:hideMark/>
          </w:tcPr>
          <w:p w14:paraId="2B651BCB" w14:textId="3C150371" w:rsidR="00772360" w:rsidRPr="009506D1" w:rsidRDefault="00772360" w:rsidP="0072798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fr-BE"/>
              </w:rPr>
            </w:pPr>
            <w:r w:rsidRPr="004201A6">
              <w:rPr>
                <w:rFonts w:ascii="Aptos Narrow" w:eastAsia="Times New Roman" w:hAnsi="Aptos Narrow" w:cs="Times New Roman"/>
                <w:color w:val="000000"/>
                <w:sz w:val="18"/>
                <w:szCs w:val="18"/>
                <w:lang w:val="fr-BE"/>
              </w:rPr>
              <w:t>4</w:t>
            </w:r>
            <w:r w:rsidR="00F10E1C">
              <w:rPr>
                <w:rFonts w:ascii="Aptos Narrow" w:eastAsia="Times New Roman" w:hAnsi="Aptos Narrow" w:cs="Times New Roman"/>
                <w:color w:val="000000"/>
                <w:sz w:val="18"/>
                <w:szCs w:val="18"/>
                <w:lang w:val="fr-BE"/>
              </w:rPr>
              <w:t>.</w:t>
            </w:r>
            <w:r w:rsidRPr="004201A6">
              <w:rPr>
                <w:rFonts w:ascii="Aptos Narrow" w:eastAsia="Times New Roman" w:hAnsi="Aptos Narrow" w:cs="Times New Roman"/>
                <w:color w:val="000000"/>
                <w:sz w:val="18"/>
                <w:szCs w:val="18"/>
                <w:lang w:val="fr-BE"/>
              </w:rPr>
              <w:t>7</w:t>
            </w:r>
          </w:p>
        </w:tc>
      </w:tr>
      <w:tr w:rsidR="00772360" w:rsidRPr="009506D1" w14:paraId="4F4303DF" w14:textId="77777777" w:rsidTr="00772360">
        <w:trPr>
          <w:trHeight w:val="300"/>
        </w:trPr>
        <w:tc>
          <w:tcPr>
            <w:cnfStyle w:val="001000000000" w:firstRow="0" w:lastRow="0" w:firstColumn="1" w:lastColumn="0" w:oddVBand="0" w:evenVBand="0" w:oddHBand="0" w:evenHBand="0" w:firstRowFirstColumn="0" w:firstRowLastColumn="0" w:lastRowFirstColumn="0" w:lastRowLastColumn="0"/>
            <w:tcW w:w="1242" w:type="dxa"/>
            <w:tcBorders>
              <w:left w:val="nil"/>
              <w:right w:val="nil"/>
            </w:tcBorders>
            <w:noWrap/>
            <w:hideMark/>
          </w:tcPr>
          <w:p w14:paraId="40CCA2CA" w14:textId="77777777" w:rsidR="00772360" w:rsidRPr="009506D1" w:rsidRDefault="00772360" w:rsidP="0072798E">
            <w:pPr>
              <w:rPr>
                <w:rFonts w:ascii="Aptos Narrow" w:eastAsia="Times New Roman" w:hAnsi="Aptos Narrow" w:cs="Times New Roman"/>
                <w:color w:val="000000"/>
                <w:sz w:val="18"/>
                <w:szCs w:val="18"/>
                <w:lang w:val="fr-BE"/>
              </w:rPr>
            </w:pPr>
            <w:r>
              <w:rPr>
                <w:rFonts w:ascii="Aptos Narrow" w:eastAsia="Times New Roman" w:hAnsi="Aptos Narrow" w:cs="Times New Roman"/>
                <w:color w:val="000000"/>
                <w:sz w:val="18"/>
                <w:szCs w:val="18"/>
                <w:lang w:val="fr-BE"/>
              </w:rPr>
              <w:t>2</w:t>
            </w:r>
          </w:p>
        </w:tc>
        <w:tc>
          <w:tcPr>
            <w:tcW w:w="873" w:type="dxa"/>
            <w:tcBorders>
              <w:left w:val="nil"/>
              <w:right w:val="nil"/>
            </w:tcBorders>
            <w:noWrap/>
            <w:hideMark/>
          </w:tcPr>
          <w:p w14:paraId="058DE465" w14:textId="77777777" w:rsidR="00772360" w:rsidRPr="009506D1" w:rsidRDefault="00772360" w:rsidP="0072798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fr-BE"/>
              </w:rPr>
            </w:pPr>
            <w:r w:rsidRPr="009506D1">
              <w:rPr>
                <w:rFonts w:ascii="Aptos Narrow" w:eastAsia="Times New Roman" w:hAnsi="Aptos Narrow" w:cs="Times New Roman"/>
                <w:color w:val="000000"/>
                <w:sz w:val="18"/>
                <w:szCs w:val="18"/>
                <w:lang w:val="fr-BE"/>
              </w:rPr>
              <w:t>1992</w:t>
            </w:r>
          </w:p>
        </w:tc>
        <w:tc>
          <w:tcPr>
            <w:tcW w:w="1061" w:type="dxa"/>
            <w:tcBorders>
              <w:left w:val="nil"/>
              <w:right w:val="nil"/>
            </w:tcBorders>
            <w:noWrap/>
            <w:hideMark/>
          </w:tcPr>
          <w:p w14:paraId="2F7FB555" w14:textId="77777777" w:rsidR="00772360" w:rsidRPr="009506D1" w:rsidRDefault="00772360" w:rsidP="0072798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fr-BE"/>
              </w:rPr>
            </w:pPr>
            <w:r w:rsidRPr="009506D1">
              <w:rPr>
                <w:rFonts w:ascii="Aptos Narrow" w:eastAsia="Times New Roman" w:hAnsi="Aptos Narrow" w:cs="Times New Roman"/>
                <w:color w:val="000000"/>
                <w:sz w:val="18"/>
                <w:szCs w:val="18"/>
                <w:lang w:val="fr-BE"/>
              </w:rPr>
              <w:t>2009</w:t>
            </w:r>
          </w:p>
        </w:tc>
        <w:tc>
          <w:tcPr>
            <w:tcW w:w="1699" w:type="dxa"/>
            <w:tcBorders>
              <w:left w:val="nil"/>
              <w:right w:val="nil"/>
            </w:tcBorders>
            <w:noWrap/>
            <w:hideMark/>
          </w:tcPr>
          <w:p w14:paraId="515C5206" w14:textId="4B86F519" w:rsidR="00772360" w:rsidRPr="009506D1" w:rsidRDefault="00772360" w:rsidP="0072798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fr-BE"/>
              </w:rPr>
            </w:pPr>
            <w:r w:rsidRPr="004201A6">
              <w:rPr>
                <w:rFonts w:ascii="Aptos Narrow" w:eastAsia="Times New Roman" w:hAnsi="Aptos Narrow" w:cs="Times New Roman"/>
                <w:color w:val="000000"/>
                <w:sz w:val="18"/>
                <w:szCs w:val="18"/>
                <w:lang w:val="fr-BE"/>
              </w:rPr>
              <w:t>205</w:t>
            </w:r>
            <w:r w:rsidR="00F10E1C">
              <w:rPr>
                <w:rFonts w:ascii="Aptos Narrow" w:eastAsia="Times New Roman" w:hAnsi="Aptos Narrow" w:cs="Times New Roman"/>
                <w:color w:val="000000"/>
                <w:sz w:val="18"/>
                <w:szCs w:val="18"/>
                <w:lang w:val="fr-BE"/>
              </w:rPr>
              <w:t>.</w:t>
            </w:r>
            <w:r w:rsidRPr="004201A6">
              <w:rPr>
                <w:rFonts w:ascii="Aptos Narrow" w:eastAsia="Times New Roman" w:hAnsi="Aptos Narrow" w:cs="Times New Roman"/>
                <w:color w:val="000000"/>
                <w:sz w:val="18"/>
                <w:szCs w:val="18"/>
                <w:lang w:val="fr-BE"/>
              </w:rPr>
              <w:t>8</w:t>
            </w:r>
          </w:p>
        </w:tc>
        <w:tc>
          <w:tcPr>
            <w:tcW w:w="1614" w:type="dxa"/>
            <w:tcBorders>
              <w:left w:val="nil"/>
              <w:right w:val="nil"/>
            </w:tcBorders>
            <w:noWrap/>
            <w:hideMark/>
          </w:tcPr>
          <w:p w14:paraId="5DC38958" w14:textId="21346932" w:rsidR="00772360" w:rsidRPr="009506D1" w:rsidRDefault="00772360" w:rsidP="0072798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fr-BE"/>
              </w:rPr>
            </w:pPr>
            <w:r w:rsidRPr="004201A6">
              <w:rPr>
                <w:rFonts w:ascii="Aptos Narrow" w:eastAsia="Times New Roman" w:hAnsi="Aptos Narrow" w:cs="Times New Roman"/>
                <w:color w:val="000000"/>
                <w:sz w:val="18"/>
                <w:szCs w:val="18"/>
                <w:lang w:val="fr-BE"/>
              </w:rPr>
              <w:t>248</w:t>
            </w:r>
            <w:r w:rsidR="00F10E1C">
              <w:rPr>
                <w:rFonts w:ascii="Aptos Narrow" w:eastAsia="Times New Roman" w:hAnsi="Aptos Narrow" w:cs="Times New Roman"/>
                <w:color w:val="000000"/>
                <w:sz w:val="18"/>
                <w:szCs w:val="18"/>
                <w:lang w:val="fr-BE"/>
              </w:rPr>
              <w:t>.</w:t>
            </w:r>
            <w:r w:rsidRPr="004201A6">
              <w:rPr>
                <w:rFonts w:ascii="Aptos Narrow" w:eastAsia="Times New Roman" w:hAnsi="Aptos Narrow" w:cs="Times New Roman"/>
                <w:color w:val="000000"/>
                <w:sz w:val="18"/>
                <w:szCs w:val="18"/>
                <w:lang w:val="fr-BE"/>
              </w:rPr>
              <w:t>5</w:t>
            </w:r>
          </w:p>
        </w:tc>
        <w:tc>
          <w:tcPr>
            <w:tcW w:w="1625" w:type="dxa"/>
            <w:tcBorders>
              <w:left w:val="nil"/>
              <w:right w:val="nil"/>
            </w:tcBorders>
            <w:noWrap/>
            <w:hideMark/>
          </w:tcPr>
          <w:p w14:paraId="3178D4A7" w14:textId="0B3605B6" w:rsidR="00772360" w:rsidRPr="009506D1" w:rsidRDefault="00772360" w:rsidP="0072798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fr-BE"/>
              </w:rPr>
            </w:pPr>
            <w:r w:rsidRPr="004201A6">
              <w:rPr>
                <w:rFonts w:ascii="Aptos Narrow" w:eastAsia="Times New Roman" w:hAnsi="Aptos Narrow" w:cs="Times New Roman"/>
                <w:color w:val="000000"/>
                <w:sz w:val="18"/>
                <w:szCs w:val="18"/>
                <w:lang w:val="fr-BE"/>
              </w:rPr>
              <w:t>4</w:t>
            </w:r>
            <w:r w:rsidR="00F10E1C">
              <w:rPr>
                <w:rFonts w:ascii="Aptos Narrow" w:eastAsia="Times New Roman" w:hAnsi="Aptos Narrow" w:cs="Times New Roman"/>
                <w:color w:val="000000"/>
                <w:sz w:val="18"/>
                <w:szCs w:val="18"/>
                <w:lang w:val="fr-BE"/>
              </w:rPr>
              <w:t>.</w:t>
            </w:r>
            <w:r w:rsidRPr="004201A6">
              <w:rPr>
                <w:rFonts w:ascii="Aptos Narrow" w:eastAsia="Times New Roman" w:hAnsi="Aptos Narrow" w:cs="Times New Roman"/>
                <w:color w:val="000000"/>
                <w:sz w:val="18"/>
                <w:szCs w:val="18"/>
                <w:lang w:val="fr-BE"/>
              </w:rPr>
              <w:t>6</w:t>
            </w:r>
          </w:p>
        </w:tc>
        <w:tc>
          <w:tcPr>
            <w:tcW w:w="1508" w:type="dxa"/>
            <w:tcBorders>
              <w:left w:val="nil"/>
              <w:right w:val="nil"/>
            </w:tcBorders>
            <w:noWrap/>
            <w:hideMark/>
          </w:tcPr>
          <w:p w14:paraId="0382E2CA" w14:textId="51E7F8D2" w:rsidR="00772360" w:rsidRPr="009506D1" w:rsidRDefault="00772360" w:rsidP="0072798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fr-BE"/>
              </w:rPr>
            </w:pPr>
            <w:r w:rsidRPr="004201A6">
              <w:rPr>
                <w:rFonts w:ascii="Aptos Narrow" w:eastAsia="Times New Roman" w:hAnsi="Aptos Narrow" w:cs="Times New Roman"/>
                <w:color w:val="000000"/>
                <w:sz w:val="18"/>
                <w:szCs w:val="18"/>
                <w:lang w:val="fr-BE"/>
              </w:rPr>
              <w:t>7</w:t>
            </w:r>
            <w:r w:rsidR="00F10E1C">
              <w:rPr>
                <w:rFonts w:ascii="Aptos Narrow" w:eastAsia="Times New Roman" w:hAnsi="Aptos Narrow" w:cs="Times New Roman"/>
                <w:color w:val="000000"/>
                <w:sz w:val="18"/>
                <w:szCs w:val="18"/>
                <w:lang w:val="fr-BE"/>
              </w:rPr>
              <w:t>.</w:t>
            </w:r>
            <w:r w:rsidRPr="004201A6">
              <w:rPr>
                <w:rFonts w:ascii="Aptos Narrow" w:eastAsia="Times New Roman" w:hAnsi="Aptos Narrow" w:cs="Times New Roman"/>
                <w:color w:val="000000"/>
                <w:sz w:val="18"/>
                <w:szCs w:val="18"/>
                <w:lang w:val="fr-BE"/>
              </w:rPr>
              <w:t>1</w:t>
            </w:r>
          </w:p>
        </w:tc>
      </w:tr>
      <w:tr w:rsidR="00772360" w:rsidRPr="009506D1" w14:paraId="090BB939" w14:textId="77777777" w:rsidTr="00772360">
        <w:trPr>
          <w:trHeight w:val="300"/>
        </w:trPr>
        <w:tc>
          <w:tcPr>
            <w:cnfStyle w:val="001000000000" w:firstRow="0" w:lastRow="0" w:firstColumn="1" w:lastColumn="0" w:oddVBand="0" w:evenVBand="0" w:oddHBand="0" w:evenHBand="0" w:firstRowFirstColumn="0" w:firstRowLastColumn="0" w:lastRowFirstColumn="0" w:lastRowLastColumn="0"/>
            <w:tcW w:w="1242" w:type="dxa"/>
            <w:tcBorders>
              <w:left w:val="nil"/>
              <w:right w:val="nil"/>
            </w:tcBorders>
            <w:noWrap/>
            <w:hideMark/>
          </w:tcPr>
          <w:p w14:paraId="58F86D75" w14:textId="77777777" w:rsidR="00772360" w:rsidRPr="009506D1" w:rsidRDefault="00772360" w:rsidP="0072798E">
            <w:pPr>
              <w:rPr>
                <w:rFonts w:ascii="Aptos Narrow" w:eastAsia="Times New Roman" w:hAnsi="Aptos Narrow" w:cs="Times New Roman"/>
                <w:color w:val="000000"/>
                <w:sz w:val="18"/>
                <w:szCs w:val="18"/>
                <w:lang w:val="fr-BE"/>
              </w:rPr>
            </w:pPr>
            <w:r>
              <w:rPr>
                <w:rFonts w:ascii="Aptos Narrow" w:eastAsia="Times New Roman" w:hAnsi="Aptos Narrow" w:cs="Times New Roman"/>
                <w:color w:val="000000"/>
                <w:sz w:val="18"/>
                <w:szCs w:val="18"/>
                <w:lang w:val="fr-BE"/>
              </w:rPr>
              <w:t>2</w:t>
            </w:r>
          </w:p>
        </w:tc>
        <w:tc>
          <w:tcPr>
            <w:tcW w:w="873" w:type="dxa"/>
            <w:tcBorders>
              <w:left w:val="nil"/>
              <w:right w:val="nil"/>
            </w:tcBorders>
            <w:noWrap/>
            <w:hideMark/>
          </w:tcPr>
          <w:p w14:paraId="4D8C0D7A" w14:textId="77777777" w:rsidR="00772360" w:rsidRPr="009506D1" w:rsidRDefault="00772360" w:rsidP="0072798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fr-BE"/>
              </w:rPr>
            </w:pPr>
            <w:r w:rsidRPr="009506D1">
              <w:rPr>
                <w:rFonts w:ascii="Aptos Narrow" w:eastAsia="Times New Roman" w:hAnsi="Aptos Narrow" w:cs="Times New Roman"/>
                <w:color w:val="000000"/>
                <w:sz w:val="18"/>
                <w:szCs w:val="18"/>
                <w:lang w:val="fr-BE"/>
              </w:rPr>
              <w:t>2009</w:t>
            </w:r>
          </w:p>
        </w:tc>
        <w:tc>
          <w:tcPr>
            <w:tcW w:w="1061" w:type="dxa"/>
            <w:tcBorders>
              <w:left w:val="nil"/>
              <w:right w:val="nil"/>
            </w:tcBorders>
            <w:noWrap/>
            <w:hideMark/>
          </w:tcPr>
          <w:p w14:paraId="10EDD159" w14:textId="77777777" w:rsidR="00772360" w:rsidRPr="009506D1" w:rsidRDefault="00772360" w:rsidP="0072798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fr-BE"/>
              </w:rPr>
            </w:pPr>
            <w:r w:rsidRPr="009506D1">
              <w:rPr>
                <w:rFonts w:ascii="Aptos Narrow" w:eastAsia="Times New Roman" w:hAnsi="Aptos Narrow" w:cs="Times New Roman"/>
                <w:color w:val="000000"/>
                <w:sz w:val="18"/>
                <w:szCs w:val="18"/>
                <w:lang w:val="fr-BE"/>
              </w:rPr>
              <w:t>2019</w:t>
            </w:r>
          </w:p>
        </w:tc>
        <w:tc>
          <w:tcPr>
            <w:tcW w:w="1699" w:type="dxa"/>
            <w:tcBorders>
              <w:left w:val="nil"/>
              <w:right w:val="nil"/>
            </w:tcBorders>
            <w:noWrap/>
            <w:hideMark/>
          </w:tcPr>
          <w:p w14:paraId="0E84F683" w14:textId="291DF3D1" w:rsidR="00772360" w:rsidRPr="009506D1" w:rsidRDefault="00772360" w:rsidP="0072798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fr-BE"/>
              </w:rPr>
            </w:pPr>
            <w:r w:rsidRPr="004201A6">
              <w:rPr>
                <w:rFonts w:ascii="Aptos Narrow" w:eastAsia="Times New Roman" w:hAnsi="Aptos Narrow" w:cs="Times New Roman"/>
                <w:color w:val="000000"/>
                <w:sz w:val="18"/>
                <w:szCs w:val="18"/>
                <w:lang w:val="fr-BE"/>
              </w:rPr>
              <w:t>248</w:t>
            </w:r>
            <w:r w:rsidR="00F10E1C">
              <w:rPr>
                <w:rFonts w:ascii="Aptos Narrow" w:eastAsia="Times New Roman" w:hAnsi="Aptos Narrow" w:cs="Times New Roman"/>
                <w:color w:val="000000"/>
                <w:sz w:val="18"/>
                <w:szCs w:val="18"/>
                <w:lang w:val="fr-BE"/>
              </w:rPr>
              <w:t>.</w:t>
            </w:r>
            <w:r w:rsidRPr="004201A6">
              <w:rPr>
                <w:rFonts w:ascii="Aptos Narrow" w:eastAsia="Times New Roman" w:hAnsi="Aptos Narrow" w:cs="Times New Roman"/>
                <w:color w:val="000000"/>
                <w:sz w:val="18"/>
                <w:szCs w:val="18"/>
                <w:lang w:val="fr-BE"/>
              </w:rPr>
              <w:t>5</w:t>
            </w:r>
          </w:p>
        </w:tc>
        <w:tc>
          <w:tcPr>
            <w:tcW w:w="1614" w:type="dxa"/>
            <w:tcBorders>
              <w:left w:val="nil"/>
              <w:right w:val="nil"/>
            </w:tcBorders>
            <w:noWrap/>
            <w:hideMark/>
          </w:tcPr>
          <w:p w14:paraId="1DF1B564" w14:textId="35B4523A" w:rsidR="00772360" w:rsidRPr="009506D1" w:rsidRDefault="00772360" w:rsidP="0072798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fr-BE"/>
              </w:rPr>
            </w:pPr>
            <w:r w:rsidRPr="004201A6">
              <w:rPr>
                <w:rFonts w:ascii="Aptos Narrow" w:eastAsia="Times New Roman" w:hAnsi="Aptos Narrow" w:cs="Times New Roman"/>
                <w:color w:val="000000"/>
                <w:sz w:val="18"/>
                <w:szCs w:val="18"/>
                <w:lang w:val="fr-BE"/>
              </w:rPr>
              <w:t>247</w:t>
            </w:r>
            <w:r w:rsidR="00F10E1C">
              <w:rPr>
                <w:rFonts w:ascii="Aptos Narrow" w:eastAsia="Times New Roman" w:hAnsi="Aptos Narrow" w:cs="Times New Roman"/>
                <w:color w:val="000000"/>
                <w:sz w:val="18"/>
                <w:szCs w:val="18"/>
                <w:lang w:val="fr-BE"/>
              </w:rPr>
              <w:t>.</w:t>
            </w:r>
            <w:r w:rsidRPr="004201A6">
              <w:rPr>
                <w:rFonts w:ascii="Aptos Narrow" w:eastAsia="Times New Roman" w:hAnsi="Aptos Narrow" w:cs="Times New Roman"/>
                <w:color w:val="000000"/>
                <w:sz w:val="18"/>
                <w:szCs w:val="18"/>
                <w:lang w:val="fr-BE"/>
              </w:rPr>
              <w:t>3</w:t>
            </w:r>
          </w:p>
        </w:tc>
        <w:tc>
          <w:tcPr>
            <w:tcW w:w="1625" w:type="dxa"/>
            <w:tcBorders>
              <w:left w:val="nil"/>
              <w:right w:val="nil"/>
            </w:tcBorders>
            <w:noWrap/>
            <w:hideMark/>
          </w:tcPr>
          <w:p w14:paraId="5CC880D6" w14:textId="1D6F4263" w:rsidR="00772360" w:rsidRPr="009506D1" w:rsidRDefault="00772360" w:rsidP="0072798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fr-BE"/>
              </w:rPr>
            </w:pPr>
            <w:r w:rsidRPr="004201A6">
              <w:rPr>
                <w:rFonts w:ascii="Aptos Narrow" w:eastAsia="Times New Roman" w:hAnsi="Aptos Narrow" w:cs="Times New Roman"/>
                <w:color w:val="000000"/>
                <w:sz w:val="18"/>
                <w:szCs w:val="18"/>
                <w:lang w:val="fr-BE"/>
              </w:rPr>
              <w:t>6</w:t>
            </w:r>
            <w:r w:rsidR="00F10E1C">
              <w:rPr>
                <w:rFonts w:ascii="Aptos Narrow" w:eastAsia="Times New Roman" w:hAnsi="Aptos Narrow" w:cs="Times New Roman"/>
                <w:color w:val="000000"/>
                <w:sz w:val="18"/>
                <w:szCs w:val="18"/>
                <w:lang w:val="fr-BE"/>
              </w:rPr>
              <w:t>.</w:t>
            </w:r>
            <w:r w:rsidRPr="004201A6">
              <w:rPr>
                <w:rFonts w:ascii="Aptos Narrow" w:eastAsia="Times New Roman" w:hAnsi="Aptos Narrow" w:cs="Times New Roman"/>
                <w:color w:val="000000"/>
                <w:sz w:val="18"/>
                <w:szCs w:val="18"/>
                <w:lang w:val="fr-BE"/>
              </w:rPr>
              <w:t>8</w:t>
            </w:r>
          </w:p>
        </w:tc>
        <w:tc>
          <w:tcPr>
            <w:tcW w:w="1508" w:type="dxa"/>
            <w:tcBorders>
              <w:left w:val="nil"/>
              <w:right w:val="nil"/>
            </w:tcBorders>
            <w:noWrap/>
            <w:hideMark/>
          </w:tcPr>
          <w:p w14:paraId="130384D6" w14:textId="0C99E8E9" w:rsidR="00772360" w:rsidRPr="009506D1" w:rsidRDefault="00772360" w:rsidP="0072798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fr-BE"/>
              </w:rPr>
            </w:pPr>
            <w:r w:rsidRPr="004201A6">
              <w:rPr>
                <w:rFonts w:ascii="Aptos Narrow" w:eastAsia="Times New Roman" w:hAnsi="Aptos Narrow" w:cs="Times New Roman"/>
                <w:color w:val="000000"/>
                <w:sz w:val="18"/>
                <w:szCs w:val="18"/>
                <w:lang w:val="fr-BE"/>
              </w:rPr>
              <w:t>6</w:t>
            </w:r>
            <w:r w:rsidR="00F10E1C">
              <w:rPr>
                <w:rFonts w:ascii="Aptos Narrow" w:eastAsia="Times New Roman" w:hAnsi="Aptos Narrow" w:cs="Times New Roman"/>
                <w:color w:val="000000"/>
                <w:sz w:val="18"/>
                <w:szCs w:val="18"/>
                <w:lang w:val="fr-BE"/>
              </w:rPr>
              <w:t>.</w:t>
            </w:r>
            <w:r w:rsidRPr="004201A6">
              <w:rPr>
                <w:rFonts w:ascii="Aptos Narrow" w:eastAsia="Times New Roman" w:hAnsi="Aptos Narrow" w:cs="Times New Roman"/>
                <w:color w:val="000000"/>
                <w:sz w:val="18"/>
                <w:szCs w:val="18"/>
                <w:lang w:val="fr-BE"/>
              </w:rPr>
              <w:t>7</w:t>
            </w:r>
          </w:p>
        </w:tc>
      </w:tr>
      <w:tr w:rsidR="00772360" w:rsidRPr="009506D1" w14:paraId="327B90AA" w14:textId="77777777" w:rsidTr="00772360">
        <w:trPr>
          <w:trHeight w:val="300"/>
        </w:trPr>
        <w:tc>
          <w:tcPr>
            <w:cnfStyle w:val="001000000000" w:firstRow="0" w:lastRow="0" w:firstColumn="1" w:lastColumn="0" w:oddVBand="0" w:evenVBand="0" w:oddHBand="0" w:evenHBand="0" w:firstRowFirstColumn="0" w:firstRowLastColumn="0" w:lastRowFirstColumn="0" w:lastRowLastColumn="0"/>
            <w:tcW w:w="1242" w:type="dxa"/>
            <w:tcBorders>
              <w:left w:val="nil"/>
              <w:right w:val="nil"/>
            </w:tcBorders>
            <w:noWrap/>
            <w:hideMark/>
          </w:tcPr>
          <w:p w14:paraId="21CD6B05" w14:textId="77777777" w:rsidR="00772360" w:rsidRPr="009506D1" w:rsidRDefault="00772360" w:rsidP="0072798E">
            <w:pPr>
              <w:rPr>
                <w:rFonts w:ascii="Aptos Narrow" w:eastAsia="Times New Roman" w:hAnsi="Aptos Narrow" w:cs="Times New Roman"/>
                <w:color w:val="000000"/>
                <w:sz w:val="18"/>
                <w:szCs w:val="18"/>
                <w:lang w:val="fr-BE"/>
              </w:rPr>
            </w:pPr>
            <w:r>
              <w:rPr>
                <w:rFonts w:ascii="Aptos Narrow" w:eastAsia="Times New Roman" w:hAnsi="Aptos Narrow" w:cs="Times New Roman"/>
                <w:color w:val="000000"/>
                <w:sz w:val="18"/>
                <w:szCs w:val="18"/>
                <w:lang w:val="fr-BE"/>
              </w:rPr>
              <w:t>3</w:t>
            </w:r>
          </w:p>
        </w:tc>
        <w:tc>
          <w:tcPr>
            <w:tcW w:w="873" w:type="dxa"/>
            <w:tcBorders>
              <w:left w:val="nil"/>
              <w:right w:val="nil"/>
            </w:tcBorders>
            <w:noWrap/>
            <w:hideMark/>
          </w:tcPr>
          <w:p w14:paraId="608F51D7" w14:textId="77777777" w:rsidR="00772360" w:rsidRPr="009506D1" w:rsidRDefault="00772360" w:rsidP="0072798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fr-BE"/>
              </w:rPr>
            </w:pPr>
            <w:r w:rsidRPr="009506D1">
              <w:rPr>
                <w:rFonts w:ascii="Aptos Narrow" w:eastAsia="Times New Roman" w:hAnsi="Aptos Narrow" w:cs="Times New Roman"/>
                <w:color w:val="000000"/>
                <w:sz w:val="18"/>
                <w:szCs w:val="18"/>
                <w:lang w:val="fr-BE"/>
              </w:rPr>
              <w:t>1995</w:t>
            </w:r>
          </w:p>
        </w:tc>
        <w:tc>
          <w:tcPr>
            <w:tcW w:w="1061" w:type="dxa"/>
            <w:tcBorders>
              <w:left w:val="nil"/>
              <w:right w:val="nil"/>
            </w:tcBorders>
            <w:noWrap/>
            <w:hideMark/>
          </w:tcPr>
          <w:p w14:paraId="754399B1" w14:textId="77777777" w:rsidR="00772360" w:rsidRPr="009506D1" w:rsidRDefault="00772360" w:rsidP="0072798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fr-BE"/>
              </w:rPr>
            </w:pPr>
            <w:r w:rsidRPr="009506D1">
              <w:rPr>
                <w:rFonts w:ascii="Aptos Narrow" w:eastAsia="Times New Roman" w:hAnsi="Aptos Narrow" w:cs="Times New Roman"/>
                <w:color w:val="000000"/>
                <w:sz w:val="18"/>
                <w:szCs w:val="18"/>
                <w:lang w:val="fr-BE"/>
              </w:rPr>
              <w:t>2009</w:t>
            </w:r>
          </w:p>
        </w:tc>
        <w:tc>
          <w:tcPr>
            <w:tcW w:w="1699" w:type="dxa"/>
            <w:tcBorders>
              <w:left w:val="nil"/>
              <w:right w:val="nil"/>
            </w:tcBorders>
            <w:noWrap/>
            <w:hideMark/>
          </w:tcPr>
          <w:p w14:paraId="3D6C0D6B" w14:textId="2A867E36" w:rsidR="00772360" w:rsidRPr="009506D1" w:rsidRDefault="00772360" w:rsidP="0072798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fr-BE"/>
              </w:rPr>
            </w:pPr>
            <w:r w:rsidRPr="004201A6">
              <w:rPr>
                <w:rFonts w:ascii="Aptos Narrow" w:eastAsia="Times New Roman" w:hAnsi="Aptos Narrow" w:cs="Times New Roman"/>
                <w:color w:val="000000"/>
                <w:sz w:val="18"/>
                <w:szCs w:val="18"/>
                <w:lang w:val="fr-BE"/>
              </w:rPr>
              <w:t>187</w:t>
            </w:r>
            <w:r w:rsidR="00F10E1C">
              <w:rPr>
                <w:rFonts w:ascii="Aptos Narrow" w:eastAsia="Times New Roman" w:hAnsi="Aptos Narrow" w:cs="Times New Roman"/>
                <w:color w:val="000000"/>
                <w:sz w:val="18"/>
                <w:szCs w:val="18"/>
                <w:lang w:val="fr-BE"/>
              </w:rPr>
              <w:t>.</w:t>
            </w:r>
            <w:r w:rsidRPr="004201A6">
              <w:rPr>
                <w:rFonts w:ascii="Aptos Narrow" w:eastAsia="Times New Roman" w:hAnsi="Aptos Narrow" w:cs="Times New Roman"/>
                <w:color w:val="000000"/>
                <w:sz w:val="18"/>
                <w:szCs w:val="18"/>
                <w:lang w:val="fr-BE"/>
              </w:rPr>
              <w:t>7</w:t>
            </w:r>
          </w:p>
        </w:tc>
        <w:tc>
          <w:tcPr>
            <w:tcW w:w="1614" w:type="dxa"/>
            <w:tcBorders>
              <w:left w:val="nil"/>
              <w:right w:val="nil"/>
            </w:tcBorders>
            <w:noWrap/>
            <w:hideMark/>
          </w:tcPr>
          <w:p w14:paraId="754B8DEC" w14:textId="3AAF3CC0" w:rsidR="00772360" w:rsidRPr="009506D1" w:rsidRDefault="00772360" w:rsidP="0072798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fr-BE"/>
              </w:rPr>
            </w:pPr>
            <w:r w:rsidRPr="004201A6">
              <w:rPr>
                <w:rFonts w:ascii="Aptos Narrow" w:eastAsia="Times New Roman" w:hAnsi="Aptos Narrow" w:cs="Times New Roman"/>
                <w:color w:val="000000"/>
                <w:sz w:val="18"/>
                <w:szCs w:val="18"/>
                <w:lang w:val="fr-BE"/>
              </w:rPr>
              <w:t>230</w:t>
            </w:r>
            <w:r w:rsidR="00F10E1C">
              <w:rPr>
                <w:rFonts w:ascii="Aptos Narrow" w:eastAsia="Times New Roman" w:hAnsi="Aptos Narrow" w:cs="Times New Roman"/>
                <w:color w:val="000000"/>
                <w:sz w:val="18"/>
                <w:szCs w:val="18"/>
                <w:lang w:val="fr-BE"/>
              </w:rPr>
              <w:t>.</w:t>
            </w:r>
            <w:r w:rsidRPr="004201A6">
              <w:rPr>
                <w:rFonts w:ascii="Aptos Narrow" w:eastAsia="Times New Roman" w:hAnsi="Aptos Narrow" w:cs="Times New Roman"/>
                <w:color w:val="000000"/>
                <w:sz w:val="18"/>
                <w:szCs w:val="18"/>
                <w:lang w:val="fr-BE"/>
              </w:rPr>
              <w:t>4</w:t>
            </w:r>
          </w:p>
        </w:tc>
        <w:tc>
          <w:tcPr>
            <w:tcW w:w="1625" w:type="dxa"/>
            <w:tcBorders>
              <w:left w:val="nil"/>
              <w:right w:val="nil"/>
            </w:tcBorders>
            <w:noWrap/>
            <w:hideMark/>
          </w:tcPr>
          <w:p w14:paraId="6E907E95" w14:textId="5CEF5AD6" w:rsidR="00772360" w:rsidRPr="009506D1" w:rsidRDefault="00772360" w:rsidP="0072798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fr-BE"/>
              </w:rPr>
            </w:pPr>
            <w:r w:rsidRPr="004201A6">
              <w:rPr>
                <w:rFonts w:ascii="Aptos Narrow" w:eastAsia="Times New Roman" w:hAnsi="Aptos Narrow" w:cs="Times New Roman"/>
                <w:color w:val="000000"/>
                <w:sz w:val="18"/>
                <w:szCs w:val="18"/>
                <w:lang w:val="fr-BE"/>
              </w:rPr>
              <w:t>3</w:t>
            </w:r>
            <w:r w:rsidR="00F10E1C">
              <w:rPr>
                <w:rFonts w:ascii="Aptos Narrow" w:eastAsia="Times New Roman" w:hAnsi="Aptos Narrow" w:cs="Times New Roman"/>
                <w:color w:val="000000"/>
                <w:sz w:val="18"/>
                <w:szCs w:val="18"/>
                <w:lang w:val="fr-BE"/>
              </w:rPr>
              <w:t>.</w:t>
            </w:r>
            <w:r w:rsidRPr="004201A6">
              <w:rPr>
                <w:rFonts w:ascii="Aptos Narrow" w:eastAsia="Times New Roman" w:hAnsi="Aptos Narrow" w:cs="Times New Roman"/>
                <w:color w:val="000000"/>
                <w:sz w:val="18"/>
                <w:szCs w:val="18"/>
                <w:lang w:val="fr-BE"/>
              </w:rPr>
              <w:t>6</w:t>
            </w:r>
          </w:p>
        </w:tc>
        <w:tc>
          <w:tcPr>
            <w:tcW w:w="1508" w:type="dxa"/>
            <w:tcBorders>
              <w:left w:val="nil"/>
              <w:right w:val="nil"/>
            </w:tcBorders>
            <w:noWrap/>
            <w:hideMark/>
          </w:tcPr>
          <w:p w14:paraId="3855110A" w14:textId="7CE37EB0" w:rsidR="00772360" w:rsidRPr="009506D1" w:rsidRDefault="00772360" w:rsidP="0072798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fr-BE"/>
              </w:rPr>
            </w:pPr>
            <w:r w:rsidRPr="004201A6">
              <w:rPr>
                <w:rFonts w:ascii="Aptos Narrow" w:eastAsia="Times New Roman" w:hAnsi="Aptos Narrow" w:cs="Times New Roman"/>
                <w:color w:val="000000"/>
                <w:sz w:val="18"/>
                <w:szCs w:val="18"/>
                <w:lang w:val="fr-BE"/>
              </w:rPr>
              <w:t>6</w:t>
            </w:r>
            <w:r w:rsidR="00F10E1C">
              <w:rPr>
                <w:rFonts w:ascii="Aptos Narrow" w:eastAsia="Times New Roman" w:hAnsi="Aptos Narrow" w:cs="Times New Roman"/>
                <w:color w:val="000000"/>
                <w:sz w:val="18"/>
                <w:szCs w:val="18"/>
                <w:lang w:val="fr-BE"/>
              </w:rPr>
              <w:t>.</w:t>
            </w:r>
            <w:r w:rsidRPr="004201A6">
              <w:rPr>
                <w:rFonts w:ascii="Aptos Narrow" w:eastAsia="Times New Roman" w:hAnsi="Aptos Narrow" w:cs="Times New Roman"/>
                <w:color w:val="000000"/>
                <w:sz w:val="18"/>
                <w:szCs w:val="18"/>
                <w:lang w:val="fr-BE"/>
              </w:rPr>
              <w:t>6</w:t>
            </w:r>
          </w:p>
        </w:tc>
      </w:tr>
      <w:tr w:rsidR="00772360" w:rsidRPr="009506D1" w14:paraId="1C2856CF" w14:textId="77777777" w:rsidTr="00772360">
        <w:trPr>
          <w:trHeight w:val="300"/>
        </w:trPr>
        <w:tc>
          <w:tcPr>
            <w:cnfStyle w:val="001000000000" w:firstRow="0" w:lastRow="0" w:firstColumn="1" w:lastColumn="0" w:oddVBand="0" w:evenVBand="0" w:oddHBand="0" w:evenHBand="0" w:firstRowFirstColumn="0" w:firstRowLastColumn="0" w:lastRowFirstColumn="0" w:lastRowLastColumn="0"/>
            <w:tcW w:w="1242" w:type="dxa"/>
            <w:tcBorders>
              <w:left w:val="nil"/>
              <w:right w:val="nil"/>
            </w:tcBorders>
            <w:noWrap/>
            <w:hideMark/>
          </w:tcPr>
          <w:p w14:paraId="4969900A" w14:textId="77777777" w:rsidR="00772360" w:rsidRPr="009506D1" w:rsidRDefault="00772360" w:rsidP="0072798E">
            <w:pPr>
              <w:rPr>
                <w:rFonts w:ascii="Aptos Narrow" w:eastAsia="Times New Roman" w:hAnsi="Aptos Narrow" w:cs="Times New Roman"/>
                <w:color w:val="000000"/>
                <w:sz w:val="18"/>
                <w:szCs w:val="18"/>
                <w:lang w:val="fr-BE"/>
              </w:rPr>
            </w:pPr>
            <w:r>
              <w:rPr>
                <w:rFonts w:ascii="Aptos Narrow" w:eastAsia="Times New Roman" w:hAnsi="Aptos Narrow" w:cs="Times New Roman"/>
                <w:color w:val="000000"/>
                <w:sz w:val="18"/>
                <w:szCs w:val="18"/>
                <w:lang w:val="fr-BE"/>
              </w:rPr>
              <w:t>3</w:t>
            </w:r>
          </w:p>
        </w:tc>
        <w:tc>
          <w:tcPr>
            <w:tcW w:w="873" w:type="dxa"/>
            <w:tcBorders>
              <w:left w:val="nil"/>
              <w:right w:val="nil"/>
            </w:tcBorders>
            <w:noWrap/>
            <w:hideMark/>
          </w:tcPr>
          <w:p w14:paraId="71C7B801" w14:textId="77777777" w:rsidR="00772360" w:rsidRPr="009506D1" w:rsidRDefault="00772360" w:rsidP="0072798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fr-BE"/>
              </w:rPr>
            </w:pPr>
            <w:r w:rsidRPr="009506D1">
              <w:rPr>
                <w:rFonts w:ascii="Aptos Narrow" w:eastAsia="Times New Roman" w:hAnsi="Aptos Narrow" w:cs="Times New Roman"/>
                <w:color w:val="000000"/>
                <w:sz w:val="18"/>
                <w:szCs w:val="18"/>
                <w:lang w:val="fr-BE"/>
              </w:rPr>
              <w:t>2009</w:t>
            </w:r>
          </w:p>
        </w:tc>
        <w:tc>
          <w:tcPr>
            <w:tcW w:w="1061" w:type="dxa"/>
            <w:tcBorders>
              <w:left w:val="nil"/>
              <w:right w:val="nil"/>
            </w:tcBorders>
            <w:noWrap/>
            <w:hideMark/>
          </w:tcPr>
          <w:p w14:paraId="15EAFF8B" w14:textId="77777777" w:rsidR="00772360" w:rsidRPr="009506D1" w:rsidRDefault="00772360" w:rsidP="0072798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fr-BE"/>
              </w:rPr>
            </w:pPr>
            <w:r w:rsidRPr="009506D1">
              <w:rPr>
                <w:rFonts w:ascii="Aptos Narrow" w:eastAsia="Times New Roman" w:hAnsi="Aptos Narrow" w:cs="Times New Roman"/>
                <w:color w:val="000000"/>
                <w:sz w:val="18"/>
                <w:szCs w:val="18"/>
                <w:lang w:val="fr-BE"/>
              </w:rPr>
              <w:t>2019</w:t>
            </w:r>
          </w:p>
        </w:tc>
        <w:tc>
          <w:tcPr>
            <w:tcW w:w="1699" w:type="dxa"/>
            <w:tcBorders>
              <w:left w:val="nil"/>
              <w:right w:val="nil"/>
            </w:tcBorders>
            <w:noWrap/>
            <w:hideMark/>
          </w:tcPr>
          <w:p w14:paraId="735A30AA" w14:textId="556C4303" w:rsidR="00772360" w:rsidRPr="009506D1" w:rsidRDefault="00772360" w:rsidP="0072798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fr-BE"/>
              </w:rPr>
            </w:pPr>
            <w:r w:rsidRPr="004201A6">
              <w:rPr>
                <w:rFonts w:ascii="Aptos Narrow" w:eastAsia="Times New Roman" w:hAnsi="Aptos Narrow" w:cs="Times New Roman"/>
                <w:color w:val="000000"/>
                <w:sz w:val="18"/>
                <w:szCs w:val="18"/>
                <w:lang w:val="fr-BE"/>
              </w:rPr>
              <w:t>230</w:t>
            </w:r>
            <w:r w:rsidR="00F10E1C">
              <w:rPr>
                <w:rFonts w:ascii="Aptos Narrow" w:eastAsia="Times New Roman" w:hAnsi="Aptos Narrow" w:cs="Times New Roman"/>
                <w:color w:val="000000"/>
                <w:sz w:val="18"/>
                <w:szCs w:val="18"/>
                <w:lang w:val="fr-BE"/>
              </w:rPr>
              <w:t>.</w:t>
            </w:r>
            <w:r w:rsidRPr="004201A6">
              <w:rPr>
                <w:rFonts w:ascii="Aptos Narrow" w:eastAsia="Times New Roman" w:hAnsi="Aptos Narrow" w:cs="Times New Roman"/>
                <w:color w:val="000000"/>
                <w:sz w:val="18"/>
                <w:szCs w:val="18"/>
                <w:lang w:val="fr-BE"/>
              </w:rPr>
              <w:t>4</w:t>
            </w:r>
          </w:p>
        </w:tc>
        <w:tc>
          <w:tcPr>
            <w:tcW w:w="1614" w:type="dxa"/>
            <w:tcBorders>
              <w:left w:val="nil"/>
              <w:right w:val="nil"/>
            </w:tcBorders>
            <w:noWrap/>
            <w:hideMark/>
          </w:tcPr>
          <w:p w14:paraId="6609DA4C" w14:textId="6898E708" w:rsidR="00772360" w:rsidRPr="009506D1" w:rsidRDefault="00772360" w:rsidP="0072798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fr-BE"/>
              </w:rPr>
            </w:pPr>
            <w:r w:rsidRPr="004201A6">
              <w:rPr>
                <w:rFonts w:ascii="Aptos Narrow" w:eastAsia="Times New Roman" w:hAnsi="Aptos Narrow" w:cs="Times New Roman"/>
                <w:color w:val="000000"/>
                <w:sz w:val="18"/>
                <w:szCs w:val="18"/>
                <w:lang w:val="fr-BE"/>
              </w:rPr>
              <w:t>219</w:t>
            </w:r>
            <w:r w:rsidR="00F10E1C">
              <w:rPr>
                <w:rFonts w:ascii="Aptos Narrow" w:eastAsia="Times New Roman" w:hAnsi="Aptos Narrow" w:cs="Times New Roman"/>
                <w:color w:val="000000"/>
                <w:sz w:val="18"/>
                <w:szCs w:val="18"/>
                <w:lang w:val="fr-BE"/>
              </w:rPr>
              <w:t>.</w:t>
            </w:r>
            <w:r w:rsidRPr="004201A6">
              <w:rPr>
                <w:rFonts w:ascii="Aptos Narrow" w:eastAsia="Times New Roman" w:hAnsi="Aptos Narrow" w:cs="Times New Roman"/>
                <w:color w:val="000000"/>
                <w:sz w:val="18"/>
                <w:szCs w:val="18"/>
                <w:lang w:val="fr-BE"/>
              </w:rPr>
              <w:t>1</w:t>
            </w:r>
          </w:p>
        </w:tc>
        <w:tc>
          <w:tcPr>
            <w:tcW w:w="1625" w:type="dxa"/>
            <w:tcBorders>
              <w:left w:val="nil"/>
              <w:right w:val="nil"/>
            </w:tcBorders>
            <w:noWrap/>
            <w:hideMark/>
          </w:tcPr>
          <w:p w14:paraId="23088F38" w14:textId="62B23464" w:rsidR="00772360" w:rsidRPr="009506D1" w:rsidRDefault="00772360" w:rsidP="0072798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fr-BE"/>
              </w:rPr>
            </w:pPr>
            <w:r w:rsidRPr="004201A6">
              <w:rPr>
                <w:rFonts w:ascii="Aptos Narrow" w:eastAsia="Times New Roman" w:hAnsi="Aptos Narrow" w:cs="Times New Roman"/>
                <w:color w:val="000000"/>
                <w:sz w:val="18"/>
                <w:szCs w:val="18"/>
                <w:lang w:val="fr-BE"/>
              </w:rPr>
              <w:t>5</w:t>
            </w:r>
            <w:r w:rsidR="00F10E1C">
              <w:rPr>
                <w:rFonts w:ascii="Aptos Narrow" w:eastAsia="Times New Roman" w:hAnsi="Aptos Narrow" w:cs="Times New Roman"/>
                <w:color w:val="000000"/>
                <w:sz w:val="18"/>
                <w:szCs w:val="18"/>
                <w:lang w:val="fr-BE"/>
              </w:rPr>
              <w:t>.</w:t>
            </w:r>
            <w:r w:rsidRPr="004201A6">
              <w:rPr>
                <w:rFonts w:ascii="Aptos Narrow" w:eastAsia="Times New Roman" w:hAnsi="Aptos Narrow" w:cs="Times New Roman"/>
                <w:color w:val="000000"/>
                <w:sz w:val="18"/>
                <w:szCs w:val="18"/>
                <w:lang w:val="fr-BE"/>
              </w:rPr>
              <w:t>9</w:t>
            </w:r>
          </w:p>
        </w:tc>
        <w:tc>
          <w:tcPr>
            <w:tcW w:w="1508" w:type="dxa"/>
            <w:tcBorders>
              <w:left w:val="nil"/>
              <w:right w:val="nil"/>
            </w:tcBorders>
            <w:noWrap/>
            <w:hideMark/>
          </w:tcPr>
          <w:p w14:paraId="1A6B299E" w14:textId="72289F6F" w:rsidR="00772360" w:rsidRPr="009506D1" w:rsidRDefault="00772360" w:rsidP="0072798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fr-BE"/>
              </w:rPr>
            </w:pPr>
            <w:r w:rsidRPr="004201A6">
              <w:rPr>
                <w:rFonts w:ascii="Aptos Narrow" w:eastAsia="Times New Roman" w:hAnsi="Aptos Narrow" w:cs="Times New Roman"/>
                <w:color w:val="000000"/>
                <w:sz w:val="18"/>
                <w:szCs w:val="18"/>
                <w:lang w:val="fr-BE"/>
              </w:rPr>
              <w:t>4</w:t>
            </w:r>
            <w:r w:rsidR="00F10E1C">
              <w:rPr>
                <w:rFonts w:ascii="Aptos Narrow" w:eastAsia="Times New Roman" w:hAnsi="Aptos Narrow" w:cs="Times New Roman"/>
                <w:color w:val="000000"/>
                <w:sz w:val="18"/>
                <w:szCs w:val="18"/>
                <w:lang w:val="fr-BE"/>
              </w:rPr>
              <w:t>.</w:t>
            </w:r>
            <w:r w:rsidRPr="004201A6">
              <w:rPr>
                <w:rFonts w:ascii="Aptos Narrow" w:eastAsia="Times New Roman" w:hAnsi="Aptos Narrow" w:cs="Times New Roman"/>
                <w:color w:val="000000"/>
                <w:sz w:val="18"/>
                <w:szCs w:val="18"/>
                <w:lang w:val="fr-BE"/>
              </w:rPr>
              <w:t>7</w:t>
            </w:r>
          </w:p>
        </w:tc>
      </w:tr>
      <w:tr w:rsidR="00772360" w:rsidRPr="009506D1" w14:paraId="0B36949D" w14:textId="77777777" w:rsidTr="00772360">
        <w:trPr>
          <w:trHeight w:val="300"/>
        </w:trPr>
        <w:tc>
          <w:tcPr>
            <w:cnfStyle w:val="001000000000" w:firstRow="0" w:lastRow="0" w:firstColumn="1" w:lastColumn="0" w:oddVBand="0" w:evenVBand="0" w:oddHBand="0" w:evenHBand="0" w:firstRowFirstColumn="0" w:firstRowLastColumn="0" w:lastRowFirstColumn="0" w:lastRowLastColumn="0"/>
            <w:tcW w:w="1242" w:type="dxa"/>
            <w:tcBorders>
              <w:left w:val="nil"/>
              <w:right w:val="nil"/>
            </w:tcBorders>
            <w:noWrap/>
            <w:hideMark/>
          </w:tcPr>
          <w:p w14:paraId="529716D2" w14:textId="77777777" w:rsidR="00772360" w:rsidRPr="009506D1" w:rsidRDefault="00772360" w:rsidP="0072798E">
            <w:pPr>
              <w:rPr>
                <w:rFonts w:ascii="Aptos Narrow" w:eastAsia="Times New Roman" w:hAnsi="Aptos Narrow" w:cs="Times New Roman"/>
                <w:color w:val="000000"/>
                <w:sz w:val="18"/>
                <w:szCs w:val="18"/>
                <w:lang w:val="fr-BE"/>
              </w:rPr>
            </w:pPr>
            <w:r>
              <w:rPr>
                <w:rFonts w:ascii="Aptos Narrow" w:eastAsia="Times New Roman" w:hAnsi="Aptos Narrow" w:cs="Times New Roman"/>
                <w:color w:val="000000"/>
                <w:sz w:val="18"/>
                <w:szCs w:val="18"/>
                <w:lang w:val="fr-BE"/>
              </w:rPr>
              <w:t>4</w:t>
            </w:r>
          </w:p>
        </w:tc>
        <w:tc>
          <w:tcPr>
            <w:tcW w:w="873" w:type="dxa"/>
            <w:tcBorders>
              <w:left w:val="nil"/>
              <w:right w:val="nil"/>
            </w:tcBorders>
            <w:noWrap/>
            <w:hideMark/>
          </w:tcPr>
          <w:p w14:paraId="0953450B" w14:textId="77777777" w:rsidR="00772360" w:rsidRPr="009506D1" w:rsidRDefault="00772360" w:rsidP="0072798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fr-BE"/>
              </w:rPr>
            </w:pPr>
            <w:r w:rsidRPr="009506D1">
              <w:rPr>
                <w:rFonts w:ascii="Aptos Narrow" w:eastAsia="Times New Roman" w:hAnsi="Aptos Narrow" w:cs="Times New Roman"/>
                <w:color w:val="000000"/>
                <w:sz w:val="18"/>
                <w:szCs w:val="18"/>
                <w:lang w:val="fr-BE"/>
              </w:rPr>
              <w:t>2009</w:t>
            </w:r>
          </w:p>
        </w:tc>
        <w:tc>
          <w:tcPr>
            <w:tcW w:w="1061" w:type="dxa"/>
            <w:tcBorders>
              <w:left w:val="nil"/>
              <w:right w:val="nil"/>
            </w:tcBorders>
            <w:noWrap/>
            <w:hideMark/>
          </w:tcPr>
          <w:p w14:paraId="5A8C66CD" w14:textId="77777777" w:rsidR="00772360" w:rsidRPr="009506D1" w:rsidRDefault="00772360" w:rsidP="0072798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fr-BE"/>
              </w:rPr>
            </w:pPr>
            <w:r w:rsidRPr="009506D1">
              <w:rPr>
                <w:rFonts w:ascii="Aptos Narrow" w:eastAsia="Times New Roman" w:hAnsi="Aptos Narrow" w:cs="Times New Roman"/>
                <w:color w:val="000000"/>
                <w:sz w:val="18"/>
                <w:szCs w:val="18"/>
                <w:lang w:val="fr-BE"/>
              </w:rPr>
              <w:t>2019</w:t>
            </w:r>
          </w:p>
        </w:tc>
        <w:tc>
          <w:tcPr>
            <w:tcW w:w="1699" w:type="dxa"/>
            <w:tcBorders>
              <w:left w:val="nil"/>
              <w:right w:val="nil"/>
            </w:tcBorders>
            <w:noWrap/>
            <w:hideMark/>
          </w:tcPr>
          <w:p w14:paraId="57509BF7" w14:textId="1A4468DC" w:rsidR="00772360" w:rsidRPr="009506D1" w:rsidRDefault="00772360" w:rsidP="0072798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fr-BE"/>
              </w:rPr>
            </w:pPr>
            <w:r w:rsidRPr="004201A6">
              <w:rPr>
                <w:rFonts w:ascii="Aptos Narrow" w:eastAsia="Times New Roman" w:hAnsi="Aptos Narrow" w:cs="Times New Roman"/>
                <w:color w:val="000000"/>
                <w:sz w:val="18"/>
                <w:szCs w:val="18"/>
                <w:lang w:val="fr-BE"/>
              </w:rPr>
              <w:t>176</w:t>
            </w:r>
            <w:r w:rsidR="00F10E1C">
              <w:rPr>
                <w:rFonts w:ascii="Aptos Narrow" w:eastAsia="Times New Roman" w:hAnsi="Aptos Narrow" w:cs="Times New Roman"/>
                <w:color w:val="000000"/>
                <w:sz w:val="18"/>
                <w:szCs w:val="18"/>
                <w:lang w:val="fr-BE"/>
              </w:rPr>
              <w:t>.</w:t>
            </w:r>
            <w:r w:rsidRPr="004201A6">
              <w:rPr>
                <w:rFonts w:ascii="Aptos Narrow" w:eastAsia="Times New Roman" w:hAnsi="Aptos Narrow" w:cs="Times New Roman"/>
                <w:color w:val="000000"/>
                <w:sz w:val="18"/>
                <w:szCs w:val="18"/>
                <w:lang w:val="fr-BE"/>
              </w:rPr>
              <w:t>6</w:t>
            </w:r>
          </w:p>
        </w:tc>
        <w:tc>
          <w:tcPr>
            <w:tcW w:w="1614" w:type="dxa"/>
            <w:tcBorders>
              <w:left w:val="nil"/>
              <w:right w:val="nil"/>
            </w:tcBorders>
            <w:noWrap/>
            <w:hideMark/>
          </w:tcPr>
          <w:p w14:paraId="4A7C363C" w14:textId="7D58E1C8" w:rsidR="00772360" w:rsidRPr="009506D1" w:rsidRDefault="00772360" w:rsidP="0072798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fr-BE"/>
              </w:rPr>
            </w:pPr>
            <w:r w:rsidRPr="004201A6">
              <w:rPr>
                <w:rFonts w:ascii="Aptos Narrow" w:eastAsia="Times New Roman" w:hAnsi="Aptos Narrow" w:cs="Times New Roman"/>
                <w:color w:val="000000"/>
                <w:sz w:val="18"/>
                <w:szCs w:val="18"/>
                <w:lang w:val="fr-BE"/>
              </w:rPr>
              <w:t>221</w:t>
            </w:r>
            <w:r w:rsidR="00F10E1C">
              <w:rPr>
                <w:rFonts w:ascii="Aptos Narrow" w:eastAsia="Times New Roman" w:hAnsi="Aptos Narrow" w:cs="Times New Roman"/>
                <w:color w:val="000000"/>
                <w:sz w:val="18"/>
                <w:szCs w:val="18"/>
                <w:lang w:val="fr-BE"/>
              </w:rPr>
              <w:t>.</w:t>
            </w:r>
            <w:r w:rsidRPr="004201A6">
              <w:rPr>
                <w:rFonts w:ascii="Aptos Narrow" w:eastAsia="Times New Roman" w:hAnsi="Aptos Narrow" w:cs="Times New Roman"/>
                <w:color w:val="000000"/>
                <w:sz w:val="18"/>
                <w:szCs w:val="18"/>
                <w:lang w:val="fr-BE"/>
              </w:rPr>
              <w:t>8</w:t>
            </w:r>
          </w:p>
        </w:tc>
        <w:tc>
          <w:tcPr>
            <w:tcW w:w="1625" w:type="dxa"/>
            <w:tcBorders>
              <w:left w:val="nil"/>
              <w:right w:val="nil"/>
            </w:tcBorders>
            <w:noWrap/>
            <w:hideMark/>
          </w:tcPr>
          <w:p w14:paraId="1A397E08" w14:textId="29653499" w:rsidR="00772360" w:rsidRPr="009506D1" w:rsidRDefault="00772360" w:rsidP="0072798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fr-BE"/>
              </w:rPr>
            </w:pPr>
            <w:r w:rsidRPr="004201A6">
              <w:rPr>
                <w:rFonts w:ascii="Aptos Narrow" w:eastAsia="Times New Roman" w:hAnsi="Aptos Narrow" w:cs="Times New Roman"/>
                <w:color w:val="000000"/>
                <w:sz w:val="18"/>
                <w:szCs w:val="18"/>
                <w:lang w:val="fr-BE"/>
              </w:rPr>
              <w:t>3</w:t>
            </w:r>
            <w:r w:rsidR="00F10E1C">
              <w:rPr>
                <w:rFonts w:ascii="Aptos Narrow" w:eastAsia="Times New Roman" w:hAnsi="Aptos Narrow" w:cs="Times New Roman"/>
                <w:color w:val="000000"/>
                <w:sz w:val="18"/>
                <w:szCs w:val="18"/>
                <w:lang w:val="fr-BE"/>
              </w:rPr>
              <w:t>.0</w:t>
            </w:r>
          </w:p>
        </w:tc>
        <w:tc>
          <w:tcPr>
            <w:tcW w:w="1508" w:type="dxa"/>
            <w:tcBorders>
              <w:left w:val="nil"/>
              <w:right w:val="nil"/>
            </w:tcBorders>
            <w:noWrap/>
            <w:hideMark/>
          </w:tcPr>
          <w:p w14:paraId="2AA4B167" w14:textId="3F5D8EAD" w:rsidR="00772360" w:rsidRPr="009506D1" w:rsidRDefault="00772360" w:rsidP="0072798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fr-BE"/>
              </w:rPr>
            </w:pPr>
            <w:r w:rsidRPr="004201A6">
              <w:rPr>
                <w:rFonts w:ascii="Aptos Narrow" w:eastAsia="Times New Roman" w:hAnsi="Aptos Narrow" w:cs="Times New Roman"/>
                <w:color w:val="000000"/>
                <w:sz w:val="18"/>
                <w:szCs w:val="18"/>
                <w:lang w:val="fr-BE"/>
              </w:rPr>
              <w:t>7</w:t>
            </w:r>
            <w:r w:rsidR="00F10E1C">
              <w:rPr>
                <w:rFonts w:ascii="Aptos Narrow" w:eastAsia="Times New Roman" w:hAnsi="Aptos Narrow" w:cs="Times New Roman"/>
                <w:color w:val="000000"/>
                <w:sz w:val="18"/>
                <w:szCs w:val="18"/>
                <w:lang w:val="fr-BE"/>
              </w:rPr>
              <w:t>.</w:t>
            </w:r>
            <w:r w:rsidRPr="004201A6">
              <w:rPr>
                <w:rFonts w:ascii="Aptos Narrow" w:eastAsia="Times New Roman" w:hAnsi="Aptos Narrow" w:cs="Times New Roman"/>
                <w:color w:val="000000"/>
                <w:sz w:val="18"/>
                <w:szCs w:val="18"/>
                <w:lang w:val="fr-BE"/>
              </w:rPr>
              <w:t>5</w:t>
            </w:r>
          </w:p>
        </w:tc>
      </w:tr>
      <w:tr w:rsidR="00772360" w:rsidRPr="009506D1" w14:paraId="2D201441" w14:textId="77777777" w:rsidTr="00772360">
        <w:trPr>
          <w:trHeight w:val="300"/>
        </w:trPr>
        <w:tc>
          <w:tcPr>
            <w:cnfStyle w:val="001000000000" w:firstRow="0" w:lastRow="0" w:firstColumn="1" w:lastColumn="0" w:oddVBand="0" w:evenVBand="0" w:oddHBand="0" w:evenHBand="0" w:firstRowFirstColumn="0" w:firstRowLastColumn="0" w:lastRowFirstColumn="0" w:lastRowLastColumn="0"/>
            <w:tcW w:w="1242" w:type="dxa"/>
            <w:tcBorders>
              <w:left w:val="nil"/>
              <w:right w:val="nil"/>
            </w:tcBorders>
            <w:noWrap/>
            <w:hideMark/>
          </w:tcPr>
          <w:p w14:paraId="47EFF67E" w14:textId="77777777" w:rsidR="00772360" w:rsidRPr="009506D1" w:rsidRDefault="00772360" w:rsidP="0072798E">
            <w:pPr>
              <w:rPr>
                <w:rFonts w:ascii="Aptos Narrow" w:eastAsia="Times New Roman" w:hAnsi="Aptos Narrow" w:cs="Times New Roman"/>
                <w:color w:val="000000"/>
                <w:sz w:val="18"/>
                <w:szCs w:val="18"/>
                <w:lang w:val="fr-BE"/>
              </w:rPr>
            </w:pPr>
            <w:r>
              <w:rPr>
                <w:rFonts w:ascii="Aptos Narrow" w:eastAsia="Times New Roman" w:hAnsi="Aptos Narrow" w:cs="Times New Roman"/>
                <w:color w:val="000000"/>
                <w:sz w:val="18"/>
                <w:szCs w:val="18"/>
                <w:lang w:val="fr-BE"/>
              </w:rPr>
              <w:t>5</w:t>
            </w:r>
          </w:p>
        </w:tc>
        <w:tc>
          <w:tcPr>
            <w:tcW w:w="873" w:type="dxa"/>
            <w:tcBorders>
              <w:left w:val="nil"/>
              <w:right w:val="nil"/>
            </w:tcBorders>
            <w:noWrap/>
            <w:hideMark/>
          </w:tcPr>
          <w:p w14:paraId="5BD02719" w14:textId="77777777" w:rsidR="00772360" w:rsidRPr="009506D1" w:rsidRDefault="00772360" w:rsidP="0072798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fr-BE"/>
              </w:rPr>
            </w:pPr>
            <w:r w:rsidRPr="009506D1">
              <w:rPr>
                <w:rFonts w:ascii="Aptos Narrow" w:eastAsia="Times New Roman" w:hAnsi="Aptos Narrow" w:cs="Times New Roman"/>
                <w:color w:val="000000"/>
                <w:sz w:val="18"/>
                <w:szCs w:val="18"/>
                <w:lang w:val="fr-BE"/>
              </w:rPr>
              <w:t>1992</w:t>
            </w:r>
          </w:p>
        </w:tc>
        <w:tc>
          <w:tcPr>
            <w:tcW w:w="1061" w:type="dxa"/>
            <w:tcBorders>
              <w:left w:val="nil"/>
              <w:right w:val="nil"/>
            </w:tcBorders>
            <w:noWrap/>
            <w:hideMark/>
          </w:tcPr>
          <w:p w14:paraId="5B78D66D" w14:textId="77777777" w:rsidR="00772360" w:rsidRPr="009506D1" w:rsidRDefault="00772360" w:rsidP="0072798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fr-BE"/>
              </w:rPr>
            </w:pPr>
            <w:r w:rsidRPr="009506D1">
              <w:rPr>
                <w:rFonts w:ascii="Aptos Narrow" w:eastAsia="Times New Roman" w:hAnsi="Aptos Narrow" w:cs="Times New Roman"/>
                <w:color w:val="000000"/>
                <w:sz w:val="18"/>
                <w:szCs w:val="18"/>
                <w:lang w:val="fr-BE"/>
              </w:rPr>
              <w:t>2009</w:t>
            </w:r>
          </w:p>
        </w:tc>
        <w:tc>
          <w:tcPr>
            <w:tcW w:w="1699" w:type="dxa"/>
            <w:tcBorders>
              <w:left w:val="nil"/>
              <w:right w:val="nil"/>
            </w:tcBorders>
            <w:noWrap/>
            <w:hideMark/>
          </w:tcPr>
          <w:p w14:paraId="45C70676" w14:textId="7DAF4052" w:rsidR="00772360" w:rsidRPr="009506D1" w:rsidRDefault="00772360" w:rsidP="0072798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fr-BE"/>
              </w:rPr>
            </w:pPr>
            <w:r w:rsidRPr="004201A6">
              <w:rPr>
                <w:rFonts w:ascii="Aptos Narrow" w:eastAsia="Times New Roman" w:hAnsi="Aptos Narrow" w:cs="Times New Roman"/>
                <w:color w:val="000000"/>
                <w:sz w:val="18"/>
                <w:szCs w:val="18"/>
                <w:lang w:val="fr-BE"/>
              </w:rPr>
              <w:t>180</w:t>
            </w:r>
            <w:r w:rsidR="00F10E1C">
              <w:rPr>
                <w:rFonts w:ascii="Aptos Narrow" w:eastAsia="Times New Roman" w:hAnsi="Aptos Narrow" w:cs="Times New Roman"/>
                <w:color w:val="000000"/>
                <w:sz w:val="18"/>
                <w:szCs w:val="18"/>
                <w:lang w:val="fr-BE"/>
              </w:rPr>
              <w:t>.</w:t>
            </w:r>
            <w:r w:rsidRPr="004201A6">
              <w:rPr>
                <w:rFonts w:ascii="Aptos Narrow" w:eastAsia="Times New Roman" w:hAnsi="Aptos Narrow" w:cs="Times New Roman"/>
                <w:color w:val="000000"/>
                <w:sz w:val="18"/>
                <w:szCs w:val="18"/>
                <w:lang w:val="fr-BE"/>
              </w:rPr>
              <w:t>7</w:t>
            </w:r>
          </w:p>
        </w:tc>
        <w:tc>
          <w:tcPr>
            <w:tcW w:w="1614" w:type="dxa"/>
            <w:tcBorders>
              <w:left w:val="nil"/>
              <w:right w:val="nil"/>
            </w:tcBorders>
            <w:noWrap/>
            <w:hideMark/>
          </w:tcPr>
          <w:p w14:paraId="7F4FC829" w14:textId="06790DDC" w:rsidR="00772360" w:rsidRPr="009506D1" w:rsidRDefault="00772360" w:rsidP="0072798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fr-BE"/>
              </w:rPr>
            </w:pPr>
            <w:r w:rsidRPr="004201A6">
              <w:rPr>
                <w:rFonts w:ascii="Aptos Narrow" w:eastAsia="Times New Roman" w:hAnsi="Aptos Narrow" w:cs="Times New Roman"/>
                <w:color w:val="000000"/>
                <w:sz w:val="18"/>
                <w:szCs w:val="18"/>
                <w:lang w:val="fr-BE"/>
              </w:rPr>
              <w:t>227</w:t>
            </w:r>
            <w:r w:rsidR="00F10E1C">
              <w:rPr>
                <w:rFonts w:ascii="Aptos Narrow" w:eastAsia="Times New Roman" w:hAnsi="Aptos Narrow" w:cs="Times New Roman"/>
                <w:color w:val="000000"/>
                <w:sz w:val="18"/>
                <w:szCs w:val="18"/>
                <w:lang w:val="fr-BE"/>
              </w:rPr>
              <w:t>.</w:t>
            </w:r>
            <w:r w:rsidRPr="004201A6">
              <w:rPr>
                <w:rFonts w:ascii="Aptos Narrow" w:eastAsia="Times New Roman" w:hAnsi="Aptos Narrow" w:cs="Times New Roman"/>
                <w:color w:val="000000"/>
                <w:sz w:val="18"/>
                <w:szCs w:val="18"/>
                <w:lang w:val="fr-BE"/>
              </w:rPr>
              <w:t>6</w:t>
            </w:r>
          </w:p>
        </w:tc>
        <w:tc>
          <w:tcPr>
            <w:tcW w:w="1625" w:type="dxa"/>
            <w:tcBorders>
              <w:left w:val="nil"/>
              <w:right w:val="nil"/>
            </w:tcBorders>
            <w:noWrap/>
            <w:hideMark/>
          </w:tcPr>
          <w:p w14:paraId="32BED14B" w14:textId="6BA1ED3B" w:rsidR="00772360" w:rsidRPr="009506D1" w:rsidRDefault="00772360" w:rsidP="0072798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fr-BE"/>
              </w:rPr>
            </w:pPr>
            <w:r w:rsidRPr="004201A6">
              <w:rPr>
                <w:rFonts w:ascii="Aptos Narrow" w:eastAsia="Times New Roman" w:hAnsi="Aptos Narrow" w:cs="Times New Roman"/>
                <w:color w:val="000000"/>
                <w:sz w:val="18"/>
                <w:szCs w:val="18"/>
                <w:lang w:val="fr-BE"/>
              </w:rPr>
              <w:t>5</w:t>
            </w:r>
            <w:r w:rsidR="00F10E1C">
              <w:rPr>
                <w:rFonts w:ascii="Aptos Narrow" w:eastAsia="Times New Roman" w:hAnsi="Aptos Narrow" w:cs="Times New Roman"/>
                <w:color w:val="000000"/>
                <w:sz w:val="18"/>
                <w:szCs w:val="18"/>
                <w:lang w:val="fr-BE"/>
              </w:rPr>
              <w:t>.</w:t>
            </w:r>
            <w:r w:rsidRPr="004201A6">
              <w:rPr>
                <w:rFonts w:ascii="Aptos Narrow" w:eastAsia="Times New Roman" w:hAnsi="Aptos Narrow" w:cs="Times New Roman"/>
                <w:color w:val="000000"/>
                <w:sz w:val="18"/>
                <w:szCs w:val="18"/>
                <w:lang w:val="fr-BE"/>
              </w:rPr>
              <w:t>2</w:t>
            </w:r>
          </w:p>
        </w:tc>
        <w:tc>
          <w:tcPr>
            <w:tcW w:w="1508" w:type="dxa"/>
            <w:tcBorders>
              <w:left w:val="nil"/>
              <w:right w:val="nil"/>
            </w:tcBorders>
            <w:noWrap/>
            <w:hideMark/>
          </w:tcPr>
          <w:p w14:paraId="5D700296" w14:textId="0C51E60F" w:rsidR="00772360" w:rsidRPr="009506D1" w:rsidRDefault="00772360" w:rsidP="0072798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fr-BE"/>
              </w:rPr>
            </w:pPr>
            <w:r w:rsidRPr="004201A6">
              <w:rPr>
                <w:rFonts w:ascii="Aptos Narrow" w:eastAsia="Times New Roman" w:hAnsi="Aptos Narrow" w:cs="Times New Roman"/>
                <w:color w:val="000000"/>
                <w:sz w:val="18"/>
                <w:szCs w:val="18"/>
                <w:lang w:val="fr-BE"/>
              </w:rPr>
              <w:t>7</w:t>
            </w:r>
            <w:r w:rsidR="00F10E1C">
              <w:rPr>
                <w:rFonts w:ascii="Aptos Narrow" w:eastAsia="Times New Roman" w:hAnsi="Aptos Narrow" w:cs="Times New Roman"/>
                <w:color w:val="000000"/>
                <w:sz w:val="18"/>
                <w:szCs w:val="18"/>
                <w:lang w:val="fr-BE"/>
              </w:rPr>
              <w:t>.</w:t>
            </w:r>
            <w:r w:rsidRPr="004201A6">
              <w:rPr>
                <w:rFonts w:ascii="Aptos Narrow" w:eastAsia="Times New Roman" w:hAnsi="Aptos Narrow" w:cs="Times New Roman"/>
                <w:color w:val="000000"/>
                <w:sz w:val="18"/>
                <w:szCs w:val="18"/>
                <w:lang w:val="fr-BE"/>
              </w:rPr>
              <w:t>9</w:t>
            </w:r>
          </w:p>
        </w:tc>
      </w:tr>
      <w:tr w:rsidR="00772360" w:rsidRPr="009506D1" w14:paraId="268369E9" w14:textId="77777777" w:rsidTr="00772360">
        <w:trPr>
          <w:trHeight w:val="300"/>
        </w:trPr>
        <w:tc>
          <w:tcPr>
            <w:cnfStyle w:val="001000000000" w:firstRow="0" w:lastRow="0" w:firstColumn="1" w:lastColumn="0" w:oddVBand="0" w:evenVBand="0" w:oddHBand="0" w:evenHBand="0" w:firstRowFirstColumn="0" w:firstRowLastColumn="0" w:lastRowFirstColumn="0" w:lastRowLastColumn="0"/>
            <w:tcW w:w="1242" w:type="dxa"/>
            <w:tcBorders>
              <w:left w:val="nil"/>
              <w:bottom w:val="single" w:sz="12" w:space="0" w:color="999999" w:themeColor="text1" w:themeTint="66"/>
              <w:right w:val="nil"/>
            </w:tcBorders>
            <w:noWrap/>
            <w:hideMark/>
          </w:tcPr>
          <w:p w14:paraId="42B5BA56" w14:textId="77777777" w:rsidR="00772360" w:rsidRPr="009506D1" w:rsidRDefault="00772360" w:rsidP="0072798E">
            <w:pPr>
              <w:rPr>
                <w:rFonts w:ascii="Aptos Narrow" w:eastAsia="Times New Roman" w:hAnsi="Aptos Narrow" w:cs="Times New Roman"/>
                <w:color w:val="000000"/>
                <w:sz w:val="18"/>
                <w:szCs w:val="18"/>
                <w:lang w:val="fr-BE"/>
              </w:rPr>
            </w:pPr>
            <w:r>
              <w:rPr>
                <w:rFonts w:ascii="Aptos Narrow" w:eastAsia="Times New Roman" w:hAnsi="Aptos Narrow" w:cs="Times New Roman"/>
                <w:color w:val="000000"/>
                <w:sz w:val="18"/>
                <w:szCs w:val="18"/>
                <w:lang w:val="fr-BE"/>
              </w:rPr>
              <w:t>5</w:t>
            </w:r>
          </w:p>
        </w:tc>
        <w:tc>
          <w:tcPr>
            <w:tcW w:w="873" w:type="dxa"/>
            <w:tcBorders>
              <w:left w:val="nil"/>
              <w:bottom w:val="single" w:sz="12" w:space="0" w:color="999999" w:themeColor="text1" w:themeTint="66"/>
              <w:right w:val="nil"/>
            </w:tcBorders>
            <w:noWrap/>
            <w:hideMark/>
          </w:tcPr>
          <w:p w14:paraId="50BA3BF9" w14:textId="77777777" w:rsidR="00772360" w:rsidRPr="009506D1" w:rsidRDefault="00772360" w:rsidP="0072798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fr-BE"/>
              </w:rPr>
            </w:pPr>
            <w:r w:rsidRPr="009506D1">
              <w:rPr>
                <w:rFonts w:ascii="Aptos Narrow" w:eastAsia="Times New Roman" w:hAnsi="Aptos Narrow" w:cs="Times New Roman"/>
                <w:color w:val="000000"/>
                <w:sz w:val="18"/>
                <w:szCs w:val="18"/>
                <w:lang w:val="fr-BE"/>
              </w:rPr>
              <w:t>2009</w:t>
            </w:r>
          </w:p>
        </w:tc>
        <w:tc>
          <w:tcPr>
            <w:tcW w:w="1061" w:type="dxa"/>
            <w:tcBorders>
              <w:left w:val="nil"/>
              <w:bottom w:val="single" w:sz="12" w:space="0" w:color="999999" w:themeColor="text1" w:themeTint="66"/>
              <w:right w:val="nil"/>
            </w:tcBorders>
            <w:noWrap/>
            <w:hideMark/>
          </w:tcPr>
          <w:p w14:paraId="139BAB48" w14:textId="77777777" w:rsidR="00772360" w:rsidRPr="009506D1" w:rsidRDefault="00772360" w:rsidP="0072798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fr-BE"/>
              </w:rPr>
            </w:pPr>
            <w:r w:rsidRPr="009506D1">
              <w:rPr>
                <w:rFonts w:ascii="Aptos Narrow" w:eastAsia="Times New Roman" w:hAnsi="Aptos Narrow" w:cs="Times New Roman"/>
                <w:color w:val="000000"/>
                <w:sz w:val="18"/>
                <w:szCs w:val="18"/>
                <w:lang w:val="fr-BE"/>
              </w:rPr>
              <w:t>2019</w:t>
            </w:r>
          </w:p>
        </w:tc>
        <w:tc>
          <w:tcPr>
            <w:tcW w:w="1699" w:type="dxa"/>
            <w:tcBorders>
              <w:left w:val="nil"/>
              <w:bottom w:val="single" w:sz="12" w:space="0" w:color="999999" w:themeColor="text1" w:themeTint="66"/>
              <w:right w:val="nil"/>
            </w:tcBorders>
            <w:noWrap/>
            <w:hideMark/>
          </w:tcPr>
          <w:p w14:paraId="5606AB3E" w14:textId="64413A4B" w:rsidR="00772360" w:rsidRPr="009506D1" w:rsidRDefault="00772360" w:rsidP="0072798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fr-BE"/>
              </w:rPr>
            </w:pPr>
            <w:r w:rsidRPr="004201A6">
              <w:rPr>
                <w:rFonts w:ascii="Aptos Narrow" w:eastAsia="Times New Roman" w:hAnsi="Aptos Narrow" w:cs="Times New Roman"/>
                <w:color w:val="000000"/>
                <w:sz w:val="18"/>
                <w:szCs w:val="18"/>
                <w:lang w:val="fr-BE"/>
              </w:rPr>
              <w:t>227</w:t>
            </w:r>
            <w:r w:rsidR="00F10E1C">
              <w:rPr>
                <w:rFonts w:ascii="Aptos Narrow" w:eastAsia="Times New Roman" w:hAnsi="Aptos Narrow" w:cs="Times New Roman"/>
                <w:color w:val="000000"/>
                <w:sz w:val="18"/>
                <w:szCs w:val="18"/>
                <w:lang w:val="fr-BE"/>
              </w:rPr>
              <w:t>.</w:t>
            </w:r>
            <w:r w:rsidRPr="004201A6">
              <w:rPr>
                <w:rFonts w:ascii="Aptos Narrow" w:eastAsia="Times New Roman" w:hAnsi="Aptos Narrow" w:cs="Times New Roman"/>
                <w:color w:val="000000"/>
                <w:sz w:val="18"/>
                <w:szCs w:val="18"/>
                <w:lang w:val="fr-BE"/>
              </w:rPr>
              <w:t>6</w:t>
            </w:r>
          </w:p>
        </w:tc>
        <w:tc>
          <w:tcPr>
            <w:tcW w:w="1614" w:type="dxa"/>
            <w:tcBorders>
              <w:left w:val="nil"/>
              <w:bottom w:val="single" w:sz="12" w:space="0" w:color="999999" w:themeColor="text1" w:themeTint="66"/>
              <w:right w:val="nil"/>
            </w:tcBorders>
            <w:noWrap/>
            <w:hideMark/>
          </w:tcPr>
          <w:p w14:paraId="58E44B4E" w14:textId="2F8FF122" w:rsidR="00772360" w:rsidRPr="009506D1" w:rsidRDefault="00772360" w:rsidP="0072798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fr-BE"/>
              </w:rPr>
            </w:pPr>
            <w:r w:rsidRPr="004201A6">
              <w:rPr>
                <w:rFonts w:ascii="Aptos Narrow" w:eastAsia="Times New Roman" w:hAnsi="Aptos Narrow" w:cs="Times New Roman"/>
                <w:color w:val="000000"/>
                <w:sz w:val="18"/>
                <w:szCs w:val="18"/>
                <w:lang w:val="fr-BE"/>
              </w:rPr>
              <w:t>172</w:t>
            </w:r>
            <w:r w:rsidR="00F10E1C">
              <w:rPr>
                <w:rFonts w:ascii="Aptos Narrow" w:eastAsia="Times New Roman" w:hAnsi="Aptos Narrow" w:cs="Times New Roman"/>
                <w:color w:val="000000"/>
                <w:sz w:val="18"/>
                <w:szCs w:val="18"/>
                <w:lang w:val="fr-BE"/>
              </w:rPr>
              <w:t>.</w:t>
            </w:r>
            <w:r w:rsidRPr="004201A6">
              <w:rPr>
                <w:rFonts w:ascii="Aptos Narrow" w:eastAsia="Times New Roman" w:hAnsi="Aptos Narrow" w:cs="Times New Roman"/>
                <w:color w:val="000000"/>
                <w:sz w:val="18"/>
                <w:szCs w:val="18"/>
                <w:lang w:val="fr-BE"/>
              </w:rPr>
              <w:t>1</w:t>
            </w:r>
          </w:p>
        </w:tc>
        <w:tc>
          <w:tcPr>
            <w:tcW w:w="1625" w:type="dxa"/>
            <w:tcBorders>
              <w:left w:val="nil"/>
              <w:bottom w:val="single" w:sz="12" w:space="0" w:color="999999" w:themeColor="text1" w:themeTint="66"/>
              <w:right w:val="nil"/>
            </w:tcBorders>
            <w:noWrap/>
            <w:hideMark/>
          </w:tcPr>
          <w:p w14:paraId="4929CAC0" w14:textId="059336B1" w:rsidR="00772360" w:rsidRPr="009506D1" w:rsidRDefault="00772360" w:rsidP="0072798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fr-BE"/>
              </w:rPr>
            </w:pPr>
            <w:r w:rsidRPr="004201A6">
              <w:rPr>
                <w:rFonts w:ascii="Aptos Narrow" w:eastAsia="Times New Roman" w:hAnsi="Aptos Narrow" w:cs="Times New Roman"/>
                <w:color w:val="000000"/>
                <w:sz w:val="18"/>
                <w:szCs w:val="18"/>
                <w:lang w:val="fr-BE"/>
              </w:rPr>
              <w:t>11</w:t>
            </w:r>
            <w:r w:rsidR="00F10E1C">
              <w:rPr>
                <w:rFonts w:ascii="Aptos Narrow" w:eastAsia="Times New Roman" w:hAnsi="Aptos Narrow" w:cs="Times New Roman"/>
                <w:color w:val="000000"/>
                <w:sz w:val="18"/>
                <w:szCs w:val="18"/>
                <w:lang w:val="fr-BE"/>
              </w:rPr>
              <w:t>.</w:t>
            </w:r>
            <w:r w:rsidRPr="004201A6">
              <w:rPr>
                <w:rFonts w:ascii="Aptos Narrow" w:eastAsia="Times New Roman" w:hAnsi="Aptos Narrow" w:cs="Times New Roman"/>
                <w:color w:val="000000"/>
                <w:sz w:val="18"/>
                <w:szCs w:val="18"/>
                <w:lang w:val="fr-BE"/>
              </w:rPr>
              <w:t>8</w:t>
            </w:r>
          </w:p>
        </w:tc>
        <w:tc>
          <w:tcPr>
            <w:tcW w:w="1508" w:type="dxa"/>
            <w:tcBorders>
              <w:left w:val="nil"/>
              <w:bottom w:val="single" w:sz="12" w:space="0" w:color="999999" w:themeColor="text1" w:themeTint="66"/>
              <w:right w:val="nil"/>
            </w:tcBorders>
            <w:noWrap/>
            <w:hideMark/>
          </w:tcPr>
          <w:p w14:paraId="6353F24D" w14:textId="270E3F8A" w:rsidR="00772360" w:rsidRPr="009506D1" w:rsidRDefault="00772360" w:rsidP="0072798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fr-BE"/>
              </w:rPr>
            </w:pPr>
            <w:r w:rsidRPr="004201A6">
              <w:rPr>
                <w:rFonts w:ascii="Aptos Narrow" w:eastAsia="Times New Roman" w:hAnsi="Aptos Narrow" w:cs="Times New Roman"/>
                <w:color w:val="000000"/>
                <w:sz w:val="18"/>
                <w:szCs w:val="18"/>
                <w:lang w:val="fr-BE"/>
              </w:rPr>
              <w:t>6</w:t>
            </w:r>
            <w:r w:rsidR="00F10E1C">
              <w:rPr>
                <w:rFonts w:ascii="Aptos Narrow" w:eastAsia="Times New Roman" w:hAnsi="Aptos Narrow" w:cs="Times New Roman"/>
                <w:color w:val="000000"/>
                <w:sz w:val="18"/>
                <w:szCs w:val="18"/>
                <w:lang w:val="fr-BE"/>
              </w:rPr>
              <w:t>.</w:t>
            </w:r>
            <w:r w:rsidRPr="004201A6">
              <w:rPr>
                <w:rFonts w:ascii="Aptos Narrow" w:eastAsia="Times New Roman" w:hAnsi="Aptos Narrow" w:cs="Times New Roman"/>
                <w:color w:val="000000"/>
                <w:sz w:val="18"/>
                <w:szCs w:val="18"/>
                <w:lang w:val="fr-BE"/>
              </w:rPr>
              <w:t>2</w:t>
            </w:r>
          </w:p>
        </w:tc>
      </w:tr>
    </w:tbl>
    <w:p w14:paraId="3CAF6276" w14:textId="77777777" w:rsidR="00DF2CD4" w:rsidRDefault="00DF2CD4" w:rsidP="00DF2CD4">
      <w:pPr>
        <w:jc w:val="left"/>
      </w:pPr>
    </w:p>
    <w:p w14:paraId="6BC24B0C" w14:textId="77777777" w:rsidR="00376382" w:rsidRDefault="00376382" w:rsidP="00376382">
      <w:pPr>
        <w:keepNext/>
      </w:pPr>
      <w:r>
        <w:rPr>
          <w:noProof/>
          <w:lang w:val="fr-BE" w:eastAsia="fr-BE"/>
          <w14:ligatures w14:val="standardContextual"/>
        </w:rPr>
        <w:lastRenderedPageBreak/>
        <w:drawing>
          <wp:inline distT="0" distB="0" distL="0" distR="0" wp14:anchorId="6F652EBD" wp14:editId="6D4B4370">
            <wp:extent cx="5760720" cy="2880360"/>
            <wp:effectExtent l="0" t="0" r="0" b="0"/>
            <wp:docPr id="265206603" name="Image 10" descr="Une image contenant ligne, diagramme, Tracé,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206603" name="Image 10" descr="Une image contenant ligne, diagramme, Tracé, texte&#10;&#10;Description générée automatiquemen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60720" cy="2880360"/>
                    </a:xfrm>
                    <a:prstGeom prst="rect">
                      <a:avLst/>
                    </a:prstGeom>
                  </pic:spPr>
                </pic:pic>
              </a:graphicData>
            </a:graphic>
          </wp:inline>
        </w:drawing>
      </w:r>
    </w:p>
    <w:p w14:paraId="42ABC41B" w14:textId="52464C10" w:rsidR="00DF2CD4" w:rsidRDefault="00376382" w:rsidP="00376382">
      <w:pPr>
        <w:pStyle w:val="Lgende"/>
      </w:pPr>
      <w:bookmarkStart w:id="6" w:name="_Ref188968420"/>
      <w:bookmarkStart w:id="7" w:name="_Ref191299234"/>
      <w:r>
        <w:t xml:space="preserve">Figure </w:t>
      </w:r>
      <w:fldSimple w:instr=" SEQ Figure \* ARABIC ">
        <w:r w:rsidR="007E2C7F">
          <w:rPr>
            <w:noProof/>
          </w:rPr>
          <w:t>2</w:t>
        </w:r>
      </w:fldSimple>
      <w:bookmarkEnd w:id="6"/>
      <w:r>
        <w:t xml:space="preserve"> : </w:t>
      </w:r>
      <w:r w:rsidRPr="00964163">
        <w:t xml:space="preserve">Changes in standing volume </w:t>
      </w:r>
      <w:r w:rsidR="0090642D">
        <w:t>for each</w:t>
      </w:r>
      <w:r w:rsidRPr="00964163">
        <w:t xml:space="preserve"> forest </w:t>
      </w:r>
      <w:r>
        <w:t xml:space="preserve">block </w:t>
      </w:r>
      <w:r w:rsidRPr="00964163">
        <w:t xml:space="preserve">(A) and </w:t>
      </w:r>
      <w:r w:rsidR="0090642D">
        <w:t xml:space="preserve">in the </w:t>
      </w:r>
      <w:r w:rsidRPr="00964163">
        <w:t xml:space="preserve">ratio of </w:t>
      </w:r>
      <w:r>
        <w:t>standing</w:t>
      </w:r>
      <w:r w:rsidRPr="00964163">
        <w:t xml:space="preserve"> value to standing volume (B). The</w:t>
      </w:r>
      <w:r w:rsidR="00877AEE">
        <w:t xml:space="preserve"> standing</w:t>
      </w:r>
      <w:r w:rsidRPr="00964163">
        <w:t xml:space="preserve"> value has increased over time</w:t>
      </w:r>
      <w:r>
        <w:t xml:space="preserve"> per unit of standing volume</w:t>
      </w:r>
      <w:r w:rsidRPr="00964163">
        <w:t xml:space="preserve">, mainly because the proportion of </w:t>
      </w:r>
      <w:r w:rsidR="00877AEE">
        <w:t>the most</w:t>
      </w:r>
      <w:r w:rsidRPr="00964163">
        <w:t xml:space="preserve"> </w:t>
      </w:r>
      <w:r w:rsidR="0090642D">
        <w:t xml:space="preserve">valuable </w:t>
      </w:r>
      <w:r w:rsidR="00877AEE">
        <w:t xml:space="preserve">trees </w:t>
      </w:r>
      <w:r w:rsidRPr="00964163">
        <w:t>(large oaks) has increased.</w:t>
      </w:r>
      <w:bookmarkEnd w:id="7"/>
    </w:p>
    <w:p w14:paraId="1CE58FEA" w14:textId="425DF3D8" w:rsidR="00FF5283" w:rsidRDefault="008D0B6A" w:rsidP="00FF5283">
      <w:pPr>
        <w:pStyle w:val="Titre2"/>
      </w:pPr>
      <w:r>
        <w:t>Financials</w:t>
      </w:r>
    </w:p>
    <w:p w14:paraId="769EE441" w14:textId="632A4665" w:rsidR="008D0B6A" w:rsidRDefault="001F2499" w:rsidP="008D0B6A">
      <w:pPr>
        <w:pStyle w:val="Titre3"/>
      </w:pPr>
      <w:r>
        <w:t>Cost</w:t>
      </w:r>
    </w:p>
    <w:p w14:paraId="113EDF3B" w14:textId="164EC27A" w:rsidR="002F1C00" w:rsidRDefault="002F1C00" w:rsidP="002F1C00">
      <w:r>
        <w:t xml:space="preserve">The annual </w:t>
      </w:r>
      <w:r w:rsidR="00A218C8">
        <w:t xml:space="preserve">costs </w:t>
      </w:r>
      <w:r w:rsidRPr="00877AEE">
        <w:t xml:space="preserve">ranged from </w:t>
      </w:r>
      <w:r>
        <w:t>241 €</w:t>
      </w:r>
      <w:r w:rsidRPr="00877AEE">
        <w:t xml:space="preserve">/ha to </w:t>
      </w:r>
      <w:r>
        <w:t>351 €</w:t>
      </w:r>
      <w:r w:rsidRPr="00877AEE">
        <w:t xml:space="preserve">/ha </w:t>
      </w:r>
      <w:r>
        <w:t>across blocks</w:t>
      </w:r>
      <w:r w:rsidRPr="00877AEE">
        <w:t xml:space="preserve"> (</w:t>
      </w:r>
      <w:r w:rsidR="00A349AF">
        <w:fldChar w:fldCharType="begin"/>
      </w:r>
      <w:r w:rsidR="00A349AF">
        <w:instrText xml:space="preserve"> REF _Ref188974756 \h </w:instrText>
      </w:r>
      <w:r w:rsidR="00A349AF">
        <w:fldChar w:fldCharType="separate"/>
      </w:r>
      <w:r w:rsidR="007E2C7F">
        <w:t xml:space="preserve">Figure </w:t>
      </w:r>
      <w:r w:rsidR="007E2C7F">
        <w:rPr>
          <w:noProof/>
        </w:rPr>
        <w:t>3</w:t>
      </w:r>
      <w:r w:rsidR="00A349AF">
        <w:fldChar w:fldCharType="end"/>
      </w:r>
      <w:r w:rsidRPr="00877AEE">
        <w:t xml:space="preserve">). </w:t>
      </w:r>
      <w:r>
        <w:t xml:space="preserve">It was </w:t>
      </w:r>
      <w:r w:rsidRPr="00877AEE">
        <w:t xml:space="preserve">highest in </w:t>
      </w:r>
      <w:r>
        <w:t>block 2</w:t>
      </w:r>
      <w:r w:rsidRPr="00877AEE">
        <w:t>, where major roadworks had been carried out.</w:t>
      </w:r>
    </w:p>
    <w:p w14:paraId="42854890" w14:textId="6B020142" w:rsidR="00DE56CA" w:rsidRDefault="00D35A88" w:rsidP="008D0B6A">
      <w:r w:rsidRPr="00877AEE">
        <w:t>Most</w:t>
      </w:r>
      <w:r w:rsidR="00877AEE" w:rsidRPr="00877AEE">
        <w:t xml:space="preserve"> </w:t>
      </w:r>
      <w:r w:rsidR="00A218C8">
        <w:t>costs</w:t>
      </w:r>
      <w:r w:rsidR="00050822">
        <w:t xml:space="preserve"> </w:t>
      </w:r>
      <w:r w:rsidR="00877AEE" w:rsidRPr="00877AEE">
        <w:t xml:space="preserve">came from the cost of staff hired for management. Staff costs amounted to </w:t>
      </w:r>
      <w:r w:rsidR="00877AEE">
        <w:t>225</w:t>
      </w:r>
      <w:r w:rsidR="00050822">
        <w:t> </w:t>
      </w:r>
      <w:r w:rsidR="00877AEE">
        <w:t>€</w:t>
      </w:r>
      <w:r w:rsidR="00877AEE" w:rsidRPr="00877AEE">
        <w:t>/ha/year</w:t>
      </w:r>
      <w:r>
        <w:t xml:space="preserve"> corresponding to 64 - 93% of total </w:t>
      </w:r>
      <w:r w:rsidR="00A218C8">
        <w:t>cost</w:t>
      </w:r>
      <w:r>
        <w:t xml:space="preserve"> across blocks.</w:t>
      </w:r>
    </w:p>
    <w:p w14:paraId="0129A8A6" w14:textId="216D2F2A" w:rsidR="002F1C00" w:rsidRDefault="00877AEE" w:rsidP="008D0B6A">
      <w:r w:rsidRPr="00877AEE">
        <w:t xml:space="preserve">The second most important </w:t>
      </w:r>
      <w:r w:rsidR="00A218C8">
        <w:t>cost</w:t>
      </w:r>
      <w:r w:rsidRPr="00877AEE">
        <w:t xml:space="preserve"> was </w:t>
      </w:r>
      <w:r w:rsidR="00050822">
        <w:t xml:space="preserve">the </w:t>
      </w:r>
      <w:r w:rsidR="00050822" w:rsidRPr="00050822">
        <w:t>amortization of the costs of creating and maintaining roads.</w:t>
      </w:r>
      <w:r w:rsidR="00D35A88">
        <w:t xml:space="preserve"> Its importance varied across blocks.</w:t>
      </w:r>
      <w:r w:rsidRPr="00877AEE">
        <w:t xml:space="preserve"> Such expenditure was incurred during the </w:t>
      </w:r>
      <w:r w:rsidR="00D35A88">
        <w:t xml:space="preserve">study </w:t>
      </w:r>
      <w:r w:rsidRPr="00877AEE">
        <w:t xml:space="preserve">period in </w:t>
      </w:r>
      <w:r>
        <w:t>block</w:t>
      </w:r>
      <w:r w:rsidR="00CB09F1">
        <w:t>s</w:t>
      </w:r>
      <w:r>
        <w:t xml:space="preserve"> 1</w:t>
      </w:r>
      <w:r w:rsidRPr="00877AEE">
        <w:t xml:space="preserve"> and </w:t>
      </w:r>
      <w:r>
        <w:t>3</w:t>
      </w:r>
      <w:r w:rsidR="00D35A88">
        <w:t xml:space="preserve"> and before the study period</w:t>
      </w:r>
      <w:r w:rsidRPr="00877AEE">
        <w:t xml:space="preserve"> in </w:t>
      </w:r>
      <w:r>
        <w:t>block</w:t>
      </w:r>
      <w:r w:rsidR="00CB09F1">
        <w:t>s</w:t>
      </w:r>
      <w:r>
        <w:t xml:space="preserve"> 2 and 5</w:t>
      </w:r>
      <w:r w:rsidRPr="00877AEE">
        <w:t xml:space="preserve">. </w:t>
      </w:r>
      <w:r w:rsidR="00050822">
        <w:t xml:space="preserve">In the blocks where such an expenditure occurred, it corresponded to 5-31% of total </w:t>
      </w:r>
      <w:r w:rsidR="00E83AFF">
        <w:t>cost</w:t>
      </w:r>
      <w:r w:rsidR="00050822">
        <w:t xml:space="preserve">. </w:t>
      </w:r>
    </w:p>
    <w:p w14:paraId="5361BA75" w14:textId="13135EAA" w:rsidR="00DE56CA" w:rsidRDefault="00050822" w:rsidP="008D0B6A">
      <w:r>
        <w:t xml:space="preserve">Tax payments and the amortization of the purchase of a vehicle accounted for less than 6% of total </w:t>
      </w:r>
      <w:r w:rsidR="00E83AFF">
        <w:t>cost</w:t>
      </w:r>
      <w:r>
        <w:t>.</w:t>
      </w:r>
    </w:p>
    <w:p w14:paraId="79D0303A" w14:textId="11C0681B" w:rsidR="008D0B6A" w:rsidRPr="008D0B6A" w:rsidRDefault="001F2499" w:rsidP="008D0B6A">
      <w:pPr>
        <w:pStyle w:val="Titre3"/>
      </w:pPr>
      <w:r>
        <w:t>Revenue</w:t>
      </w:r>
    </w:p>
    <w:p w14:paraId="31F70FFF" w14:textId="3D91744E" w:rsidR="00DE56CA" w:rsidRDefault="002F1C00" w:rsidP="002F1C00">
      <w:r>
        <w:t xml:space="preserve">The annual </w:t>
      </w:r>
      <w:r w:rsidR="003164C1">
        <w:t xml:space="preserve">revenue </w:t>
      </w:r>
      <w:r>
        <w:t>ranged from 286 €/ha to 542 €/ha</w:t>
      </w:r>
      <w:r w:rsidR="00A349AF">
        <w:t xml:space="preserve"> across blocks (</w:t>
      </w:r>
      <w:r w:rsidR="00A349AF">
        <w:fldChar w:fldCharType="begin"/>
      </w:r>
      <w:r w:rsidR="00A349AF">
        <w:instrText xml:space="preserve"> REF _Ref188974756 \h </w:instrText>
      </w:r>
      <w:r w:rsidR="00A349AF">
        <w:fldChar w:fldCharType="separate"/>
      </w:r>
      <w:r w:rsidR="007E2C7F">
        <w:t xml:space="preserve">Figure </w:t>
      </w:r>
      <w:r w:rsidR="007E2C7F">
        <w:rPr>
          <w:noProof/>
        </w:rPr>
        <w:t>3</w:t>
      </w:r>
      <w:r w:rsidR="00A349AF">
        <w:fldChar w:fldCharType="end"/>
      </w:r>
      <w:r w:rsidR="00A349AF">
        <w:t>)</w:t>
      </w:r>
      <w:r>
        <w:t xml:space="preserve">. </w:t>
      </w:r>
    </w:p>
    <w:p w14:paraId="39A1DFBD" w14:textId="16E99431" w:rsidR="002F1C00" w:rsidRDefault="00DE56CA" w:rsidP="002F1C00">
      <w:r>
        <w:t xml:space="preserve">The total </w:t>
      </w:r>
      <w:r w:rsidR="003164C1">
        <w:t>revenue</w:t>
      </w:r>
      <w:r w:rsidR="002F1C00">
        <w:t xml:space="preserve"> depended largely on timber sales and, to a lesser extent, hunting and fishing </w:t>
      </w:r>
      <w:r w:rsidR="00D561F5">
        <w:t>leases</w:t>
      </w:r>
      <w:r w:rsidR="002F1C00">
        <w:t xml:space="preserve">. The proportion of </w:t>
      </w:r>
      <w:r w:rsidR="003164C1">
        <w:t>revenue</w:t>
      </w:r>
      <w:r w:rsidR="002F1C00">
        <w:t xml:space="preserve"> from timber sales ranged between 59% and 77%</w:t>
      </w:r>
      <w:r w:rsidR="00977893">
        <w:t xml:space="preserve"> </w:t>
      </w:r>
      <w:r w:rsidR="00D4074C">
        <w:t>(212 – 352 €/ha/year)</w:t>
      </w:r>
      <w:r w:rsidR="002F1C00">
        <w:t xml:space="preserve">. Among timber sales, the sales of sawlogs provided more </w:t>
      </w:r>
      <w:r w:rsidR="003164C1">
        <w:t>revenue</w:t>
      </w:r>
      <w:r w:rsidR="002F1C00">
        <w:t xml:space="preserve"> than the sales of firewood. Log sales accounted for 33% to 56% of total </w:t>
      </w:r>
      <w:r w:rsidR="003164C1">
        <w:t>revenue</w:t>
      </w:r>
      <w:r>
        <w:t>. Except in block 5, firewood sales accounted for 24</w:t>
      </w:r>
      <w:r w:rsidR="002F1C00">
        <w:t xml:space="preserve">% to </w:t>
      </w:r>
      <w:r>
        <w:t>38</w:t>
      </w:r>
      <w:r w:rsidR="002F1C00">
        <w:t xml:space="preserve">% of </w:t>
      </w:r>
      <w:r>
        <w:t xml:space="preserve">total </w:t>
      </w:r>
      <w:r w:rsidR="000B44BA">
        <w:t>revenue</w:t>
      </w:r>
      <w:r w:rsidR="002F1C00">
        <w:t xml:space="preserve">. The importance of firewood sales was lower in </w:t>
      </w:r>
      <w:r>
        <w:t xml:space="preserve">block 5 as it </w:t>
      </w:r>
      <w:r w:rsidR="002F1C00">
        <w:t xml:space="preserve">contained a large proportion of </w:t>
      </w:r>
      <w:r>
        <w:t>coniferous plantation from which no firewood was produced</w:t>
      </w:r>
      <w:r w:rsidR="002F1C00">
        <w:t xml:space="preserve">. </w:t>
      </w:r>
    </w:p>
    <w:p w14:paraId="293DAA8C" w14:textId="6DD8C5D4" w:rsidR="00DE56CA" w:rsidRDefault="00DE56CA" w:rsidP="002F1C00">
      <w:r>
        <w:t xml:space="preserve">The second most important </w:t>
      </w:r>
      <w:r w:rsidR="000B44BA">
        <w:t>revenue</w:t>
      </w:r>
      <w:r>
        <w:t xml:space="preserve"> came from hunting lease</w:t>
      </w:r>
      <w:r w:rsidR="00D4074C">
        <w:t>s</w:t>
      </w:r>
      <w:r>
        <w:t>.</w:t>
      </w:r>
      <w:r w:rsidR="00D4074C">
        <w:t xml:space="preserve"> Hunting leases </w:t>
      </w:r>
      <w:r w:rsidR="005B291C">
        <w:t>provided</w:t>
      </w:r>
      <w:r w:rsidR="00D4074C">
        <w:t xml:space="preserve"> 22-29% of total </w:t>
      </w:r>
      <w:r w:rsidR="000B44BA">
        <w:t>revenue</w:t>
      </w:r>
      <w:r w:rsidR="00D4074C">
        <w:t xml:space="preserve"> (74 – 127 €/ha/year)</w:t>
      </w:r>
      <w:r w:rsidR="00977893">
        <w:t>.</w:t>
      </w:r>
    </w:p>
    <w:p w14:paraId="32001B5F" w14:textId="32586389" w:rsidR="00977893" w:rsidRDefault="00977893" w:rsidP="002F1C00">
      <w:r>
        <w:lastRenderedPageBreak/>
        <w:t xml:space="preserve">In blocks 2 and 3, additional </w:t>
      </w:r>
      <w:r w:rsidR="000B44BA">
        <w:t>revenue</w:t>
      </w:r>
      <w:r>
        <w:t xml:space="preserve"> came from fishing leases. In these two blocks, fishing leases </w:t>
      </w:r>
      <w:r w:rsidR="005B291C">
        <w:t>provided</w:t>
      </w:r>
      <w:r>
        <w:t xml:space="preserve"> about 8-17% (42-82 €/ha/year) of total </w:t>
      </w:r>
      <w:r w:rsidR="000B44BA">
        <w:t>revenue</w:t>
      </w:r>
      <w:r>
        <w:t xml:space="preserve"> in these two blocks. </w:t>
      </w:r>
    </w:p>
    <w:p w14:paraId="5F0C5546" w14:textId="6C248FD8" w:rsidR="00FF5283" w:rsidRDefault="00977893" w:rsidP="002F1C00">
      <w:r>
        <w:t xml:space="preserve">In blocks 1, 2 and 5, subsidies were received but they accounted for 0.6 – 3.4 % of total </w:t>
      </w:r>
      <w:r w:rsidR="000B44BA">
        <w:t>revenue</w:t>
      </w:r>
      <w:r>
        <w:t xml:space="preserve">. They corresponded to compensatory allowance following </w:t>
      </w:r>
      <w:r w:rsidR="002F1C00">
        <w:t>storm</w:t>
      </w:r>
      <w:r>
        <w:t xml:space="preserve"> damages</w:t>
      </w:r>
      <w:r w:rsidR="002F1C00">
        <w:t xml:space="preserve"> (1990 and 2007), subsidies for high-level pruning of deciduous trees (1995), </w:t>
      </w:r>
      <w:r w:rsidR="008B3A0B">
        <w:t xml:space="preserve">subsidies to promote forest regeneration </w:t>
      </w:r>
      <w:r>
        <w:t xml:space="preserve">following </w:t>
      </w:r>
      <w:r w:rsidR="008B3A0B">
        <w:t>bark beetle damage</w:t>
      </w:r>
      <w:r w:rsidR="002F1C00">
        <w:t xml:space="preserve"> (2018) and Natura 2000 subsidies. Since 20</w:t>
      </w:r>
      <w:r w:rsidR="008B3A0B">
        <w:t>11</w:t>
      </w:r>
      <w:r w:rsidR="002F1C00">
        <w:t>, 16.26</w:t>
      </w:r>
      <w:r w:rsidR="000A4939">
        <w:t> </w:t>
      </w:r>
      <w:r w:rsidR="002F1C00">
        <w:t>ha have been classified as a Natura 200</w:t>
      </w:r>
      <w:ins w:id="8" w:author="Guillaume" w:date="2025-03-05T14:53:00Z">
        <w:r w:rsidR="007C4115">
          <w:t>0</w:t>
        </w:r>
      </w:ins>
      <w:r w:rsidR="002F1C00">
        <w:t xml:space="preserve"> zone in </w:t>
      </w:r>
      <w:r w:rsidR="008B3A0B">
        <w:t>block 2</w:t>
      </w:r>
      <w:r w:rsidR="002F1C00">
        <w:t xml:space="preserve"> and 44.08 ha </w:t>
      </w:r>
      <w:r w:rsidR="008B3A0B">
        <w:t>in block 5</w:t>
      </w:r>
      <w:r w:rsidR="002F1C00">
        <w:t xml:space="preserve">. </w:t>
      </w:r>
    </w:p>
    <w:p w14:paraId="01412F62" w14:textId="77777777" w:rsidR="00A349AF" w:rsidRDefault="00A349AF" w:rsidP="00A349AF">
      <w:pPr>
        <w:keepNext/>
      </w:pPr>
      <w:r>
        <w:rPr>
          <w:noProof/>
          <w:lang w:val="fr-BE" w:eastAsia="fr-BE"/>
          <w14:ligatures w14:val="standardContextual"/>
        </w:rPr>
        <w:drawing>
          <wp:inline distT="0" distB="0" distL="0" distR="0" wp14:anchorId="628F97F1" wp14:editId="5A661A57">
            <wp:extent cx="5760720" cy="2880359"/>
            <wp:effectExtent l="0" t="0" r="0" b="0"/>
            <wp:docPr id="320501934"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501934" name="Image 1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60720" cy="2880359"/>
                    </a:xfrm>
                    <a:prstGeom prst="rect">
                      <a:avLst/>
                    </a:prstGeom>
                  </pic:spPr>
                </pic:pic>
              </a:graphicData>
            </a:graphic>
          </wp:inline>
        </w:drawing>
      </w:r>
    </w:p>
    <w:p w14:paraId="00F1155C" w14:textId="25020AD4" w:rsidR="00050822" w:rsidRDefault="00A349AF" w:rsidP="00A349AF">
      <w:pPr>
        <w:pStyle w:val="Lgende"/>
      </w:pPr>
      <w:bookmarkStart w:id="9" w:name="_Ref188974756"/>
      <w:r>
        <w:t xml:space="preserve">Figure </w:t>
      </w:r>
      <w:fldSimple w:instr=" SEQ Figure \* ARABIC ">
        <w:r w:rsidR="007E2C7F">
          <w:rPr>
            <w:noProof/>
          </w:rPr>
          <w:t>3</w:t>
        </w:r>
      </w:fldSimple>
      <w:bookmarkEnd w:id="9"/>
      <w:r>
        <w:t xml:space="preserve">: Mean annual </w:t>
      </w:r>
      <w:r w:rsidR="00D9445C">
        <w:t>cost</w:t>
      </w:r>
      <w:r>
        <w:t xml:space="preserve"> (A) and </w:t>
      </w:r>
      <w:r w:rsidR="00D9445C">
        <w:t>revenue</w:t>
      </w:r>
      <w:r>
        <w:t xml:space="preserve"> (B) per category and </w:t>
      </w:r>
      <w:r w:rsidR="00D9445C">
        <w:t>for each</w:t>
      </w:r>
      <w:r>
        <w:t xml:space="preserve"> block.</w:t>
      </w:r>
    </w:p>
    <w:p w14:paraId="45BC5228" w14:textId="14F0A35A" w:rsidR="00A349AF" w:rsidRDefault="00A349AF" w:rsidP="00A349AF">
      <w:pPr>
        <w:pStyle w:val="Titre3"/>
      </w:pPr>
      <w:r>
        <w:t>Net income</w:t>
      </w:r>
    </w:p>
    <w:p w14:paraId="22B76A8D" w14:textId="027FE6C3" w:rsidR="00A349AF" w:rsidRPr="00A349AF" w:rsidRDefault="00A349AF" w:rsidP="00A349AF">
      <w:r w:rsidRPr="00A349AF">
        <w:t xml:space="preserve">Net annual income ranged from </w:t>
      </w:r>
      <w:r w:rsidR="00C42B5D">
        <w:t>100</w:t>
      </w:r>
      <w:r>
        <w:t xml:space="preserve"> €</w:t>
      </w:r>
      <w:r w:rsidRPr="00A349AF">
        <w:t xml:space="preserve"> to </w:t>
      </w:r>
      <w:r w:rsidR="00C42B5D">
        <w:t xml:space="preserve">265 </w:t>
      </w:r>
      <w:r>
        <w:t>€</w:t>
      </w:r>
      <w:r w:rsidRPr="00A349AF">
        <w:t>/ha/year</w:t>
      </w:r>
      <w:r w:rsidR="00C42B5D">
        <w:t xml:space="preserve"> in all blocks but block 3</w:t>
      </w:r>
      <w:r w:rsidRPr="00A349AF">
        <w:t xml:space="preserve">. They were particularly low in </w:t>
      </w:r>
      <w:r w:rsidR="00C42B5D">
        <w:t>block 3 (27 €/ha/year)</w:t>
      </w:r>
      <w:r w:rsidRPr="00A349AF">
        <w:t>, where revenues were lower and major roadworks had been carried out during the</w:t>
      </w:r>
      <w:r w:rsidR="00C42B5D">
        <w:t xml:space="preserve"> </w:t>
      </w:r>
      <w:r w:rsidRPr="00A349AF">
        <w:t>period</w:t>
      </w:r>
      <w:r w:rsidR="00945D3E">
        <w:t xml:space="preserve"> studied</w:t>
      </w:r>
      <w:r w:rsidRPr="00A349AF">
        <w:t>.</w:t>
      </w:r>
    </w:p>
    <w:p w14:paraId="7D1C1671" w14:textId="202C2D3E" w:rsidR="008D0B6A" w:rsidRDefault="00DB2530" w:rsidP="008D0B6A">
      <w:pPr>
        <w:pStyle w:val="Titre2"/>
      </w:pPr>
      <w:r>
        <w:t>P</w:t>
      </w:r>
      <w:r w:rsidR="008D0B6A">
        <w:t>rofitability</w:t>
      </w:r>
      <w:r w:rsidR="004456D7">
        <w:t xml:space="preserve"> observed </w:t>
      </w:r>
      <w:r w:rsidR="008D0B6A">
        <w:t xml:space="preserve"> </w:t>
      </w:r>
    </w:p>
    <w:p w14:paraId="3096D06D" w14:textId="7A427DB4" w:rsidR="008D0B6A" w:rsidRDefault="008D0B6A" w:rsidP="008D0B6A">
      <w:pPr>
        <w:pStyle w:val="Titre3"/>
      </w:pPr>
      <w:r>
        <w:t>Net present values</w:t>
      </w:r>
    </w:p>
    <w:p w14:paraId="00D17A08" w14:textId="630474F1" w:rsidR="00DE705A" w:rsidRDefault="00DE705A" w:rsidP="00DE705A">
      <w:r>
        <w:t>The net present value including all categories of financial flows</w:t>
      </w:r>
      <w:r w:rsidR="00EA7030">
        <w:t xml:space="preserve">, </w:t>
      </w:r>
      <w:r w:rsidR="00CE492D">
        <w:t>change</w:t>
      </w:r>
      <w:r w:rsidR="00EA7030">
        <w:t>s</w:t>
      </w:r>
      <w:r w:rsidR="00CE492D">
        <w:t xml:space="preserve"> in standing value</w:t>
      </w:r>
      <w:r w:rsidR="00EA7030">
        <w:t xml:space="preserve"> and </w:t>
      </w:r>
      <w:r w:rsidR="007D70BC">
        <w:t>capital opportunity costs</w:t>
      </w:r>
      <w:r>
        <w:t xml:space="preserve"> was positive only in</w:t>
      </w:r>
      <w:r w:rsidR="007D70BC">
        <w:t xml:space="preserve"> 2</w:t>
      </w:r>
      <w:r>
        <w:t xml:space="preserve"> blocks</w:t>
      </w:r>
      <w:r w:rsidR="007D70BC">
        <w:t xml:space="preserve"> </w:t>
      </w:r>
      <w:r w:rsidR="00EC2B8F">
        <w:t>(</w:t>
      </w:r>
      <w:r w:rsidR="007D70BC">
        <w:t>block</w:t>
      </w:r>
      <w:r w:rsidR="00EC2B8F">
        <w:t>s</w:t>
      </w:r>
      <w:r w:rsidR="007D70BC">
        <w:t xml:space="preserve"> </w:t>
      </w:r>
      <w:r>
        <w:t>1</w:t>
      </w:r>
      <w:r w:rsidR="00EC2B8F">
        <w:t xml:space="preserve"> and</w:t>
      </w:r>
      <w:r>
        <w:t xml:space="preserve"> 4</w:t>
      </w:r>
      <w:r w:rsidR="00EC2B8F">
        <w:t>)</w:t>
      </w:r>
      <w:r>
        <w:t xml:space="preserve">. This result </w:t>
      </w:r>
      <w:r w:rsidR="00BD2189">
        <w:t xml:space="preserve">critically </w:t>
      </w:r>
      <w:r>
        <w:t>depended on the discount rate chosen. With a lower discount rate (e.g. r=1.</w:t>
      </w:r>
      <w:r w:rsidR="00EA7030">
        <w:t>1</w:t>
      </w:r>
      <w:r>
        <w:t>%), the</w:t>
      </w:r>
      <w:r w:rsidR="00B35AB4">
        <w:t xml:space="preserve"> net</w:t>
      </w:r>
      <w:r>
        <w:t xml:space="preserve"> present value would have been positive in all </w:t>
      </w:r>
      <w:r w:rsidR="00BD2189">
        <w:t>blocks</w:t>
      </w:r>
      <w:r>
        <w:t xml:space="preserve">.   </w:t>
      </w:r>
    </w:p>
    <w:p w14:paraId="67049F42" w14:textId="23103C01" w:rsidR="00B35AB4" w:rsidRDefault="00B35AB4" w:rsidP="00B35AB4">
      <w:r>
        <w:t xml:space="preserve">The </w:t>
      </w:r>
      <w:r w:rsidR="000F6AD8">
        <w:t xml:space="preserve">two </w:t>
      </w:r>
      <w:r>
        <w:t>most important costs were</w:t>
      </w:r>
      <w:r w:rsidR="000F6AD8">
        <w:t xml:space="preserve"> the</w:t>
      </w:r>
      <w:r>
        <w:t xml:space="preserve"> staff costs</w:t>
      </w:r>
      <w:r w:rsidR="000F6AD8">
        <w:t xml:space="preserve"> and</w:t>
      </w:r>
      <w:r w:rsidR="000E121A">
        <w:t xml:space="preserve"> </w:t>
      </w:r>
      <w:r w:rsidR="00AA6EA4">
        <w:t xml:space="preserve">the opportunity cost </w:t>
      </w:r>
      <w:r w:rsidR="000F6AD8">
        <w:t>of the forest rent</w:t>
      </w:r>
      <w:r>
        <w:t xml:space="preserve">. The </w:t>
      </w:r>
      <w:r w:rsidR="000F6AD8">
        <w:t xml:space="preserve">opportunity cost of the forest rent </w:t>
      </w:r>
      <w:r>
        <w:t xml:space="preserve">was low compared with the </w:t>
      </w:r>
      <w:r w:rsidR="000F6AD8">
        <w:t>one of the standing value</w:t>
      </w:r>
      <w:r>
        <w:t xml:space="preserve"> because </w:t>
      </w:r>
      <w:r w:rsidR="000F6AD8">
        <w:t>the</w:t>
      </w:r>
      <w:r>
        <w:t xml:space="preserve"> calculation</w:t>
      </w:r>
      <w:r w:rsidR="000F6AD8">
        <w:t xml:space="preserve"> of the latter</w:t>
      </w:r>
      <w:r>
        <w:t xml:space="preserve"> took account of the change in </w:t>
      </w:r>
      <w:r w:rsidR="000F6AD8">
        <w:t>standing</w:t>
      </w:r>
      <w:r>
        <w:t xml:space="preserve"> </w:t>
      </w:r>
      <w:r w:rsidR="000F6AD8">
        <w:t>value</w:t>
      </w:r>
      <w:r>
        <w:t xml:space="preserve">, which increased in all </w:t>
      </w:r>
      <w:r w:rsidR="00C17C4E">
        <w:t>blocks</w:t>
      </w:r>
      <w:r w:rsidR="00B61E0E">
        <w:t xml:space="preserve"> by a rate ranging </w:t>
      </w:r>
      <w:r w:rsidR="00B61E0E" w:rsidRPr="00ED4B0D">
        <w:t>1.3% (</w:t>
      </w:r>
      <w:r w:rsidR="00B61E0E">
        <w:t>block 3</w:t>
      </w:r>
      <w:r w:rsidR="00B61E0E" w:rsidRPr="00ED4B0D">
        <w:t>) and 3.1% (</w:t>
      </w:r>
      <w:r w:rsidR="00B61E0E">
        <w:t>block 4</w:t>
      </w:r>
      <w:r w:rsidR="00B61E0E" w:rsidRPr="00ED4B0D">
        <w:t>)</w:t>
      </w:r>
      <w:r w:rsidR="00B61E0E">
        <w:t xml:space="preserve"> (</w:t>
      </w:r>
      <w:r w:rsidR="002C0F1C">
        <w:t xml:space="preserve">cf. </w:t>
      </w:r>
      <w:r w:rsidR="00B61E0E">
        <w:t xml:space="preserve">section </w:t>
      </w:r>
      <w:r w:rsidR="002C0F1C">
        <w:t xml:space="preserve">4.1.2, </w:t>
      </w:r>
      <w:r w:rsidR="00313C99">
        <w:t xml:space="preserve">Supplementary Figure </w:t>
      </w:r>
      <w:r w:rsidR="00BA7D3F">
        <w:t>4</w:t>
      </w:r>
      <w:r w:rsidR="00B61E0E">
        <w:t>)</w:t>
      </w:r>
      <w:r>
        <w:t xml:space="preserve">. However, </w:t>
      </w:r>
      <w:r w:rsidR="002C0F1C">
        <w:t xml:space="preserve">as </w:t>
      </w:r>
      <w:r>
        <w:t>this increase in capital was generally less than 2% (the value of the discount rate chosen)</w:t>
      </w:r>
      <w:r w:rsidR="002C0F1C">
        <w:t xml:space="preserve">, </w:t>
      </w:r>
      <w:r>
        <w:t xml:space="preserve">the resulting balance </w:t>
      </w:r>
      <w:r w:rsidR="007E5761">
        <w:t>could be</w:t>
      </w:r>
      <w:r>
        <w:t xml:space="preserve"> negative. The two exceptions were </w:t>
      </w:r>
      <w:r w:rsidR="007E5761">
        <w:t xml:space="preserve">block </w:t>
      </w:r>
      <w:r w:rsidR="00EC78C7">
        <w:t>1 and block 4. In block 1, the standing</w:t>
      </w:r>
      <w:r>
        <w:t xml:space="preserve"> value increased sharply</w:t>
      </w:r>
      <w:r w:rsidR="00EC78C7">
        <w:t>. Block 4</w:t>
      </w:r>
      <w:r>
        <w:t xml:space="preserve"> was</w:t>
      </w:r>
      <w:r w:rsidR="00EC78C7">
        <w:t xml:space="preserve"> however</w:t>
      </w:r>
      <w:r>
        <w:t xml:space="preserve"> purchased more recently and </w:t>
      </w:r>
      <w:r w:rsidR="00BB4922">
        <w:t>the discounting period was hence shorter</w:t>
      </w:r>
      <w:r>
        <w:t xml:space="preserve">. </w:t>
      </w:r>
    </w:p>
    <w:p w14:paraId="08FA347D" w14:textId="130294F3" w:rsidR="00CE492D" w:rsidRDefault="00CE492D" w:rsidP="00CE492D">
      <w:pPr>
        <w:pStyle w:val="Lgende"/>
        <w:keepNext/>
      </w:pPr>
      <w:bookmarkStart w:id="10" w:name="_Ref191286682"/>
      <w:r>
        <w:lastRenderedPageBreak/>
        <w:t xml:space="preserve">Table </w:t>
      </w:r>
      <w:fldSimple w:instr=" SEQ Table \* ARABIC ">
        <w:r w:rsidR="00D86CB8">
          <w:rPr>
            <w:noProof/>
          </w:rPr>
          <w:t>3</w:t>
        </w:r>
      </w:fldSimple>
      <w:bookmarkEnd w:id="10"/>
      <w:r>
        <w:t>: Net present value (€/ha)</w:t>
      </w:r>
      <w:r w:rsidR="000A4FC4">
        <w:t xml:space="preserve"> per category and </w:t>
      </w:r>
      <w:r w:rsidR="00F5052D">
        <w:t xml:space="preserve">per </w:t>
      </w:r>
      <w:r w:rsidR="000A4FC4">
        <w:t>forest block</w:t>
      </w:r>
      <w:r w:rsidR="00EA7030">
        <w:t xml:space="preserve"> </w:t>
      </w:r>
      <w:r w:rsidR="00F5052D">
        <w:t>applying</w:t>
      </w:r>
      <w:r w:rsidR="00EA7030">
        <w:t xml:space="preserve"> a discount rate of 2%</w:t>
      </w:r>
      <w:r w:rsidR="000A4FC4">
        <w:t xml:space="preserve">. </w:t>
      </w:r>
      <w:r w:rsidR="00790D97">
        <w:t xml:space="preserve">The first part of the table includes </w:t>
      </w:r>
      <w:r w:rsidR="004019F2">
        <w:t>revenues</w:t>
      </w:r>
      <w:r w:rsidR="00D47C43">
        <w:t xml:space="preserve"> and </w:t>
      </w:r>
      <w:r w:rsidR="004019F2">
        <w:t>costs</w:t>
      </w:r>
      <w:r w:rsidR="00D47C43">
        <w:t xml:space="preserve"> whereas the second part includes the </w:t>
      </w:r>
      <w:r w:rsidR="004C6E44">
        <w:t>opportunity cost of the initial capital taking into account changes in standing value.</w:t>
      </w:r>
    </w:p>
    <w:tbl>
      <w:tblPr>
        <w:tblW w:w="0" w:type="auto"/>
        <w:jc w:val="center"/>
        <w:tblLook w:val="04A0" w:firstRow="1" w:lastRow="0" w:firstColumn="1" w:lastColumn="0" w:noHBand="0" w:noVBand="1"/>
      </w:tblPr>
      <w:tblGrid>
        <w:gridCol w:w="3396"/>
        <w:gridCol w:w="999"/>
        <w:gridCol w:w="999"/>
        <w:gridCol w:w="999"/>
        <w:gridCol w:w="999"/>
        <w:gridCol w:w="999"/>
      </w:tblGrid>
      <w:tr w:rsidR="0002708E" w:rsidRPr="00A50389" w14:paraId="50371EAF" w14:textId="77777777" w:rsidTr="00381660">
        <w:trPr>
          <w:trHeight w:val="300"/>
          <w:jc w:val="center"/>
        </w:trPr>
        <w:tc>
          <w:tcPr>
            <w:tcW w:w="0" w:type="auto"/>
            <w:tcBorders>
              <w:top w:val="single" w:sz="18" w:space="0" w:color="000000" w:themeColor="text1"/>
              <w:left w:val="nil"/>
              <w:bottom w:val="single" w:sz="4" w:space="0" w:color="auto"/>
              <w:right w:val="nil"/>
            </w:tcBorders>
            <w:shd w:val="clear" w:color="auto" w:fill="auto"/>
            <w:noWrap/>
            <w:vAlign w:val="bottom"/>
            <w:hideMark/>
          </w:tcPr>
          <w:p w14:paraId="16764D50" w14:textId="12E08C67" w:rsidR="0002708E" w:rsidRPr="00A50389" w:rsidRDefault="0002708E" w:rsidP="0002708E">
            <w:pPr>
              <w:spacing w:after="0" w:line="240" w:lineRule="auto"/>
              <w:jc w:val="left"/>
              <w:rPr>
                <w:rFonts w:asciiTheme="majorHAnsi" w:eastAsia="Times New Roman" w:hAnsiTheme="majorHAnsi" w:cs="Times New Roman"/>
                <w:b/>
                <w:bCs/>
                <w:color w:val="000000"/>
              </w:rPr>
            </w:pPr>
            <w:r>
              <w:rPr>
                <w:rFonts w:ascii="Aptos Narrow" w:hAnsi="Aptos Narrow"/>
                <w:b/>
                <w:bCs/>
                <w:color w:val="000000"/>
              </w:rPr>
              <w:t>Category</w:t>
            </w:r>
          </w:p>
        </w:tc>
        <w:tc>
          <w:tcPr>
            <w:tcW w:w="0" w:type="auto"/>
            <w:tcBorders>
              <w:top w:val="single" w:sz="18" w:space="0" w:color="000000" w:themeColor="text1"/>
              <w:left w:val="nil"/>
              <w:bottom w:val="single" w:sz="4" w:space="0" w:color="auto"/>
              <w:right w:val="nil"/>
            </w:tcBorders>
            <w:shd w:val="clear" w:color="auto" w:fill="auto"/>
            <w:noWrap/>
            <w:vAlign w:val="bottom"/>
            <w:hideMark/>
          </w:tcPr>
          <w:p w14:paraId="5380A6FD" w14:textId="3039FC10" w:rsidR="0002708E" w:rsidRPr="00A50389" w:rsidRDefault="0002708E" w:rsidP="0002708E">
            <w:pPr>
              <w:spacing w:after="0" w:line="240" w:lineRule="auto"/>
              <w:jc w:val="right"/>
              <w:rPr>
                <w:rFonts w:asciiTheme="majorHAnsi" w:eastAsia="Times New Roman" w:hAnsiTheme="majorHAnsi" w:cs="Times New Roman"/>
                <w:b/>
                <w:bCs/>
                <w:color w:val="000000"/>
              </w:rPr>
            </w:pPr>
            <w:r>
              <w:rPr>
                <w:rFonts w:ascii="Aptos Narrow" w:hAnsi="Aptos Narrow"/>
                <w:b/>
                <w:bCs/>
                <w:color w:val="000000"/>
              </w:rPr>
              <w:t>Block 1</w:t>
            </w:r>
          </w:p>
        </w:tc>
        <w:tc>
          <w:tcPr>
            <w:tcW w:w="0" w:type="auto"/>
            <w:tcBorders>
              <w:top w:val="single" w:sz="18" w:space="0" w:color="000000" w:themeColor="text1"/>
              <w:left w:val="nil"/>
              <w:bottom w:val="single" w:sz="4" w:space="0" w:color="auto"/>
              <w:right w:val="nil"/>
            </w:tcBorders>
            <w:shd w:val="clear" w:color="auto" w:fill="auto"/>
            <w:noWrap/>
            <w:vAlign w:val="bottom"/>
            <w:hideMark/>
          </w:tcPr>
          <w:p w14:paraId="09932935" w14:textId="5FE52225" w:rsidR="0002708E" w:rsidRPr="00A50389" w:rsidRDefault="0002708E" w:rsidP="0002708E">
            <w:pPr>
              <w:spacing w:after="0" w:line="240" w:lineRule="auto"/>
              <w:jc w:val="right"/>
              <w:rPr>
                <w:rFonts w:asciiTheme="majorHAnsi" w:eastAsia="Times New Roman" w:hAnsiTheme="majorHAnsi" w:cs="Times New Roman"/>
                <w:b/>
                <w:bCs/>
                <w:color w:val="000000"/>
              </w:rPr>
            </w:pPr>
            <w:r>
              <w:rPr>
                <w:rFonts w:ascii="Aptos Narrow" w:hAnsi="Aptos Narrow"/>
                <w:b/>
                <w:bCs/>
                <w:color w:val="000000"/>
              </w:rPr>
              <w:t>Block 2</w:t>
            </w:r>
          </w:p>
        </w:tc>
        <w:tc>
          <w:tcPr>
            <w:tcW w:w="0" w:type="auto"/>
            <w:tcBorders>
              <w:top w:val="single" w:sz="18" w:space="0" w:color="000000" w:themeColor="text1"/>
              <w:left w:val="nil"/>
              <w:bottom w:val="single" w:sz="4" w:space="0" w:color="auto"/>
              <w:right w:val="nil"/>
            </w:tcBorders>
            <w:shd w:val="clear" w:color="auto" w:fill="auto"/>
            <w:noWrap/>
            <w:vAlign w:val="bottom"/>
            <w:hideMark/>
          </w:tcPr>
          <w:p w14:paraId="6DA07BF1" w14:textId="01E7FAC0" w:rsidR="0002708E" w:rsidRPr="00A50389" w:rsidRDefault="0002708E" w:rsidP="0002708E">
            <w:pPr>
              <w:spacing w:after="0" w:line="240" w:lineRule="auto"/>
              <w:jc w:val="right"/>
              <w:rPr>
                <w:rFonts w:asciiTheme="majorHAnsi" w:eastAsia="Times New Roman" w:hAnsiTheme="majorHAnsi" w:cs="Times New Roman"/>
                <w:b/>
                <w:bCs/>
                <w:color w:val="000000"/>
              </w:rPr>
            </w:pPr>
            <w:r>
              <w:rPr>
                <w:rFonts w:ascii="Aptos Narrow" w:hAnsi="Aptos Narrow"/>
                <w:b/>
                <w:bCs/>
                <w:color w:val="000000"/>
              </w:rPr>
              <w:t>Block 3</w:t>
            </w:r>
          </w:p>
        </w:tc>
        <w:tc>
          <w:tcPr>
            <w:tcW w:w="0" w:type="auto"/>
            <w:tcBorders>
              <w:top w:val="single" w:sz="18" w:space="0" w:color="000000" w:themeColor="text1"/>
              <w:left w:val="nil"/>
              <w:bottom w:val="single" w:sz="4" w:space="0" w:color="auto"/>
              <w:right w:val="nil"/>
            </w:tcBorders>
            <w:shd w:val="clear" w:color="auto" w:fill="auto"/>
            <w:noWrap/>
            <w:vAlign w:val="bottom"/>
            <w:hideMark/>
          </w:tcPr>
          <w:p w14:paraId="40BFB467" w14:textId="69EE8073" w:rsidR="0002708E" w:rsidRPr="00A50389" w:rsidRDefault="0002708E" w:rsidP="0002708E">
            <w:pPr>
              <w:spacing w:after="0" w:line="240" w:lineRule="auto"/>
              <w:jc w:val="right"/>
              <w:rPr>
                <w:rFonts w:asciiTheme="majorHAnsi" w:eastAsia="Times New Roman" w:hAnsiTheme="majorHAnsi" w:cs="Times New Roman"/>
                <w:b/>
                <w:bCs/>
                <w:color w:val="000000"/>
              </w:rPr>
            </w:pPr>
            <w:r>
              <w:rPr>
                <w:rFonts w:ascii="Aptos Narrow" w:hAnsi="Aptos Narrow"/>
                <w:b/>
                <w:bCs/>
                <w:color w:val="000000"/>
              </w:rPr>
              <w:t>Block 4</w:t>
            </w:r>
          </w:p>
        </w:tc>
        <w:tc>
          <w:tcPr>
            <w:tcW w:w="0" w:type="auto"/>
            <w:tcBorders>
              <w:top w:val="single" w:sz="18" w:space="0" w:color="000000" w:themeColor="text1"/>
              <w:left w:val="nil"/>
              <w:bottom w:val="single" w:sz="4" w:space="0" w:color="auto"/>
              <w:right w:val="nil"/>
            </w:tcBorders>
            <w:shd w:val="clear" w:color="auto" w:fill="auto"/>
            <w:noWrap/>
            <w:vAlign w:val="bottom"/>
            <w:hideMark/>
          </w:tcPr>
          <w:p w14:paraId="1578A3F8" w14:textId="2FE69E0F" w:rsidR="0002708E" w:rsidRPr="00A50389" w:rsidRDefault="0002708E" w:rsidP="0002708E">
            <w:pPr>
              <w:spacing w:after="0" w:line="240" w:lineRule="auto"/>
              <w:jc w:val="right"/>
              <w:rPr>
                <w:rFonts w:asciiTheme="majorHAnsi" w:eastAsia="Times New Roman" w:hAnsiTheme="majorHAnsi" w:cs="Times New Roman"/>
                <w:b/>
                <w:bCs/>
                <w:color w:val="000000"/>
              </w:rPr>
            </w:pPr>
            <w:r>
              <w:rPr>
                <w:rFonts w:ascii="Aptos Narrow" w:hAnsi="Aptos Narrow"/>
                <w:b/>
                <w:bCs/>
                <w:color w:val="000000"/>
              </w:rPr>
              <w:t>Block 5</w:t>
            </w:r>
          </w:p>
        </w:tc>
      </w:tr>
      <w:tr w:rsidR="0002708E" w:rsidRPr="00A50389" w14:paraId="0A9EEFC9" w14:textId="77777777" w:rsidTr="00381660">
        <w:trPr>
          <w:trHeight w:val="300"/>
          <w:jc w:val="center"/>
        </w:trPr>
        <w:tc>
          <w:tcPr>
            <w:tcW w:w="0" w:type="auto"/>
            <w:tcBorders>
              <w:top w:val="nil"/>
              <w:left w:val="nil"/>
              <w:bottom w:val="nil"/>
              <w:right w:val="nil"/>
            </w:tcBorders>
            <w:shd w:val="clear" w:color="auto" w:fill="auto"/>
            <w:noWrap/>
            <w:vAlign w:val="bottom"/>
            <w:hideMark/>
          </w:tcPr>
          <w:p w14:paraId="6DA10540" w14:textId="6C80DCE2" w:rsidR="0002708E" w:rsidRPr="00A50389" w:rsidRDefault="0002708E" w:rsidP="0002708E">
            <w:pPr>
              <w:spacing w:after="0" w:line="240" w:lineRule="auto"/>
              <w:jc w:val="left"/>
              <w:rPr>
                <w:rFonts w:asciiTheme="majorHAnsi" w:eastAsia="Times New Roman" w:hAnsiTheme="majorHAnsi" w:cs="Times New Roman"/>
                <w:color w:val="000000"/>
              </w:rPr>
            </w:pPr>
            <w:r>
              <w:rPr>
                <w:rFonts w:ascii="Aptos Narrow" w:hAnsi="Aptos Narrow"/>
                <w:color w:val="000000"/>
              </w:rPr>
              <w:t>Staff</w:t>
            </w:r>
          </w:p>
        </w:tc>
        <w:tc>
          <w:tcPr>
            <w:tcW w:w="0" w:type="auto"/>
            <w:tcBorders>
              <w:top w:val="nil"/>
              <w:left w:val="nil"/>
              <w:bottom w:val="nil"/>
              <w:right w:val="nil"/>
            </w:tcBorders>
            <w:shd w:val="clear" w:color="auto" w:fill="auto"/>
            <w:noWrap/>
            <w:vAlign w:val="bottom"/>
            <w:hideMark/>
          </w:tcPr>
          <w:p w14:paraId="555354BF" w14:textId="641F8CF3"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-4879</w:t>
            </w:r>
          </w:p>
        </w:tc>
        <w:tc>
          <w:tcPr>
            <w:tcW w:w="0" w:type="auto"/>
            <w:tcBorders>
              <w:top w:val="nil"/>
              <w:left w:val="nil"/>
              <w:bottom w:val="nil"/>
              <w:right w:val="nil"/>
            </w:tcBorders>
            <w:shd w:val="clear" w:color="auto" w:fill="auto"/>
            <w:noWrap/>
            <w:vAlign w:val="bottom"/>
            <w:hideMark/>
          </w:tcPr>
          <w:p w14:paraId="78E6FDD2" w14:textId="27D988F1"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-4879</w:t>
            </w:r>
          </w:p>
        </w:tc>
        <w:tc>
          <w:tcPr>
            <w:tcW w:w="0" w:type="auto"/>
            <w:tcBorders>
              <w:top w:val="nil"/>
              <w:left w:val="nil"/>
              <w:bottom w:val="nil"/>
              <w:right w:val="nil"/>
            </w:tcBorders>
            <w:shd w:val="clear" w:color="auto" w:fill="auto"/>
            <w:noWrap/>
            <w:vAlign w:val="bottom"/>
            <w:hideMark/>
          </w:tcPr>
          <w:p w14:paraId="50A46AB5" w14:textId="19C0C827"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-4613</w:t>
            </w:r>
          </w:p>
        </w:tc>
        <w:tc>
          <w:tcPr>
            <w:tcW w:w="0" w:type="auto"/>
            <w:tcBorders>
              <w:top w:val="nil"/>
              <w:left w:val="nil"/>
              <w:bottom w:val="nil"/>
              <w:right w:val="nil"/>
            </w:tcBorders>
            <w:shd w:val="clear" w:color="auto" w:fill="auto"/>
            <w:noWrap/>
            <w:vAlign w:val="bottom"/>
            <w:hideMark/>
          </w:tcPr>
          <w:p w14:paraId="4E9E80B0" w14:textId="76C82441"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-2776</w:t>
            </w:r>
          </w:p>
        </w:tc>
        <w:tc>
          <w:tcPr>
            <w:tcW w:w="0" w:type="auto"/>
            <w:tcBorders>
              <w:top w:val="nil"/>
              <w:left w:val="nil"/>
              <w:bottom w:val="nil"/>
              <w:right w:val="nil"/>
            </w:tcBorders>
            <w:shd w:val="clear" w:color="auto" w:fill="auto"/>
            <w:noWrap/>
            <w:vAlign w:val="bottom"/>
            <w:hideMark/>
          </w:tcPr>
          <w:p w14:paraId="31BBBF19" w14:textId="3493EC55"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-4879</w:t>
            </w:r>
          </w:p>
        </w:tc>
      </w:tr>
      <w:tr w:rsidR="0002708E" w:rsidRPr="00A50389" w14:paraId="0ACD3E3A" w14:textId="77777777" w:rsidTr="00381660">
        <w:trPr>
          <w:trHeight w:val="300"/>
          <w:jc w:val="center"/>
        </w:trPr>
        <w:tc>
          <w:tcPr>
            <w:tcW w:w="0" w:type="auto"/>
            <w:tcBorders>
              <w:top w:val="nil"/>
              <w:left w:val="nil"/>
              <w:bottom w:val="nil"/>
              <w:right w:val="nil"/>
            </w:tcBorders>
            <w:shd w:val="clear" w:color="auto" w:fill="auto"/>
            <w:noWrap/>
            <w:vAlign w:val="bottom"/>
            <w:hideMark/>
          </w:tcPr>
          <w:p w14:paraId="0E61B35C" w14:textId="4DE7D33E" w:rsidR="0002708E" w:rsidRPr="00A50389" w:rsidRDefault="0002708E" w:rsidP="0002708E">
            <w:pPr>
              <w:spacing w:after="0" w:line="240" w:lineRule="auto"/>
              <w:jc w:val="left"/>
              <w:rPr>
                <w:rFonts w:asciiTheme="majorHAnsi" w:eastAsia="Times New Roman" w:hAnsiTheme="majorHAnsi" w:cs="Times New Roman"/>
                <w:color w:val="000000"/>
              </w:rPr>
            </w:pPr>
            <w:r>
              <w:rPr>
                <w:rFonts w:ascii="Aptos Narrow" w:hAnsi="Aptos Narrow"/>
                <w:color w:val="000000"/>
              </w:rPr>
              <w:t>Roadwork amortization</w:t>
            </w:r>
          </w:p>
        </w:tc>
        <w:tc>
          <w:tcPr>
            <w:tcW w:w="0" w:type="auto"/>
            <w:tcBorders>
              <w:top w:val="nil"/>
              <w:left w:val="nil"/>
              <w:bottom w:val="nil"/>
              <w:right w:val="nil"/>
            </w:tcBorders>
            <w:shd w:val="clear" w:color="auto" w:fill="auto"/>
            <w:noWrap/>
            <w:vAlign w:val="bottom"/>
            <w:hideMark/>
          </w:tcPr>
          <w:p w14:paraId="552A92E2" w14:textId="7D239F9B"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-368</w:t>
            </w:r>
          </w:p>
        </w:tc>
        <w:tc>
          <w:tcPr>
            <w:tcW w:w="0" w:type="auto"/>
            <w:tcBorders>
              <w:top w:val="nil"/>
              <w:left w:val="nil"/>
              <w:bottom w:val="nil"/>
              <w:right w:val="nil"/>
            </w:tcBorders>
            <w:shd w:val="clear" w:color="auto" w:fill="auto"/>
            <w:noWrap/>
            <w:vAlign w:val="bottom"/>
            <w:hideMark/>
          </w:tcPr>
          <w:p w14:paraId="5D51C65C" w14:textId="048B7000"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-2557</w:t>
            </w:r>
          </w:p>
        </w:tc>
        <w:tc>
          <w:tcPr>
            <w:tcW w:w="0" w:type="auto"/>
            <w:tcBorders>
              <w:top w:val="nil"/>
              <w:left w:val="nil"/>
              <w:bottom w:val="nil"/>
              <w:right w:val="nil"/>
            </w:tcBorders>
            <w:shd w:val="clear" w:color="auto" w:fill="auto"/>
            <w:noWrap/>
            <w:vAlign w:val="bottom"/>
            <w:hideMark/>
          </w:tcPr>
          <w:p w14:paraId="2533A498" w14:textId="6196523A"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-231</w:t>
            </w:r>
          </w:p>
        </w:tc>
        <w:tc>
          <w:tcPr>
            <w:tcW w:w="0" w:type="auto"/>
            <w:tcBorders>
              <w:top w:val="nil"/>
              <w:left w:val="nil"/>
              <w:bottom w:val="nil"/>
              <w:right w:val="nil"/>
            </w:tcBorders>
            <w:shd w:val="clear" w:color="auto" w:fill="auto"/>
            <w:noWrap/>
            <w:vAlign w:val="bottom"/>
            <w:hideMark/>
          </w:tcPr>
          <w:p w14:paraId="493E27A5" w14:textId="6F7ED8BD"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0</w:t>
            </w:r>
          </w:p>
        </w:tc>
        <w:tc>
          <w:tcPr>
            <w:tcW w:w="0" w:type="auto"/>
            <w:tcBorders>
              <w:top w:val="nil"/>
              <w:left w:val="nil"/>
              <w:bottom w:val="nil"/>
              <w:right w:val="nil"/>
            </w:tcBorders>
            <w:shd w:val="clear" w:color="auto" w:fill="auto"/>
            <w:noWrap/>
            <w:vAlign w:val="bottom"/>
            <w:hideMark/>
          </w:tcPr>
          <w:p w14:paraId="7083C945" w14:textId="7418CA45"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-787</w:t>
            </w:r>
          </w:p>
        </w:tc>
      </w:tr>
      <w:tr w:rsidR="0002708E" w:rsidRPr="00A50389" w14:paraId="182C2EBC" w14:textId="77777777" w:rsidTr="00381660">
        <w:trPr>
          <w:trHeight w:val="300"/>
          <w:jc w:val="center"/>
        </w:trPr>
        <w:tc>
          <w:tcPr>
            <w:tcW w:w="0" w:type="auto"/>
            <w:tcBorders>
              <w:top w:val="nil"/>
              <w:left w:val="nil"/>
              <w:bottom w:val="nil"/>
              <w:right w:val="nil"/>
            </w:tcBorders>
            <w:shd w:val="clear" w:color="auto" w:fill="auto"/>
            <w:noWrap/>
            <w:vAlign w:val="bottom"/>
            <w:hideMark/>
          </w:tcPr>
          <w:p w14:paraId="7ED8E8BF" w14:textId="1281EFEC" w:rsidR="0002708E" w:rsidRPr="00A50389" w:rsidRDefault="0002708E" w:rsidP="0002708E">
            <w:pPr>
              <w:spacing w:after="0" w:line="240" w:lineRule="auto"/>
              <w:jc w:val="left"/>
              <w:rPr>
                <w:rFonts w:asciiTheme="majorHAnsi" w:eastAsia="Times New Roman" w:hAnsiTheme="majorHAnsi" w:cs="Times New Roman"/>
                <w:color w:val="000000"/>
              </w:rPr>
            </w:pPr>
            <w:r>
              <w:rPr>
                <w:rFonts w:ascii="Aptos Narrow" w:hAnsi="Aptos Narrow"/>
                <w:color w:val="000000"/>
              </w:rPr>
              <w:t>Taxes</w:t>
            </w:r>
          </w:p>
        </w:tc>
        <w:tc>
          <w:tcPr>
            <w:tcW w:w="0" w:type="auto"/>
            <w:tcBorders>
              <w:top w:val="nil"/>
              <w:left w:val="nil"/>
              <w:bottom w:val="nil"/>
              <w:right w:val="nil"/>
            </w:tcBorders>
            <w:shd w:val="clear" w:color="auto" w:fill="auto"/>
            <w:noWrap/>
            <w:vAlign w:val="bottom"/>
            <w:hideMark/>
          </w:tcPr>
          <w:p w14:paraId="6265D1A2" w14:textId="65BF2F52"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-323</w:t>
            </w:r>
          </w:p>
        </w:tc>
        <w:tc>
          <w:tcPr>
            <w:tcW w:w="0" w:type="auto"/>
            <w:tcBorders>
              <w:top w:val="nil"/>
              <w:left w:val="nil"/>
              <w:bottom w:val="nil"/>
              <w:right w:val="nil"/>
            </w:tcBorders>
            <w:shd w:val="clear" w:color="auto" w:fill="auto"/>
            <w:noWrap/>
            <w:vAlign w:val="bottom"/>
            <w:hideMark/>
          </w:tcPr>
          <w:p w14:paraId="77282391" w14:textId="4A80B68E"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-299</w:t>
            </w:r>
          </w:p>
        </w:tc>
        <w:tc>
          <w:tcPr>
            <w:tcW w:w="0" w:type="auto"/>
            <w:tcBorders>
              <w:top w:val="nil"/>
              <w:left w:val="nil"/>
              <w:bottom w:val="nil"/>
              <w:right w:val="nil"/>
            </w:tcBorders>
            <w:shd w:val="clear" w:color="auto" w:fill="auto"/>
            <w:noWrap/>
            <w:vAlign w:val="bottom"/>
            <w:hideMark/>
          </w:tcPr>
          <w:p w14:paraId="59E96B35" w14:textId="55381CE4"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-308</w:t>
            </w:r>
          </w:p>
        </w:tc>
        <w:tc>
          <w:tcPr>
            <w:tcW w:w="0" w:type="auto"/>
            <w:tcBorders>
              <w:top w:val="nil"/>
              <w:left w:val="nil"/>
              <w:bottom w:val="nil"/>
              <w:right w:val="nil"/>
            </w:tcBorders>
            <w:shd w:val="clear" w:color="auto" w:fill="auto"/>
            <w:noWrap/>
            <w:vAlign w:val="bottom"/>
            <w:hideMark/>
          </w:tcPr>
          <w:p w14:paraId="6AC2C211" w14:textId="322D8388"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-102</w:t>
            </w:r>
          </w:p>
        </w:tc>
        <w:tc>
          <w:tcPr>
            <w:tcW w:w="0" w:type="auto"/>
            <w:tcBorders>
              <w:top w:val="nil"/>
              <w:left w:val="nil"/>
              <w:bottom w:val="nil"/>
              <w:right w:val="nil"/>
            </w:tcBorders>
            <w:shd w:val="clear" w:color="auto" w:fill="auto"/>
            <w:noWrap/>
            <w:vAlign w:val="bottom"/>
            <w:hideMark/>
          </w:tcPr>
          <w:p w14:paraId="4C9C0302" w14:textId="20831664"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-318</w:t>
            </w:r>
          </w:p>
        </w:tc>
      </w:tr>
      <w:tr w:rsidR="0002708E" w:rsidRPr="00A50389" w14:paraId="79DE6218" w14:textId="77777777" w:rsidTr="00381660">
        <w:trPr>
          <w:trHeight w:val="300"/>
          <w:jc w:val="center"/>
        </w:trPr>
        <w:tc>
          <w:tcPr>
            <w:tcW w:w="0" w:type="auto"/>
            <w:tcBorders>
              <w:top w:val="nil"/>
              <w:left w:val="nil"/>
              <w:bottom w:val="nil"/>
              <w:right w:val="nil"/>
            </w:tcBorders>
            <w:shd w:val="clear" w:color="auto" w:fill="auto"/>
            <w:noWrap/>
            <w:vAlign w:val="bottom"/>
            <w:hideMark/>
          </w:tcPr>
          <w:p w14:paraId="72098EF4" w14:textId="493EBF6C" w:rsidR="0002708E" w:rsidRPr="00A50389" w:rsidRDefault="0002708E" w:rsidP="0002708E">
            <w:pPr>
              <w:spacing w:after="0" w:line="240" w:lineRule="auto"/>
              <w:jc w:val="left"/>
              <w:rPr>
                <w:rFonts w:asciiTheme="majorHAnsi" w:eastAsia="Times New Roman" w:hAnsiTheme="majorHAnsi" w:cs="Times New Roman"/>
                <w:color w:val="000000"/>
              </w:rPr>
            </w:pPr>
            <w:r>
              <w:rPr>
                <w:rFonts w:ascii="Aptos Narrow" w:hAnsi="Aptos Narrow"/>
                <w:color w:val="000000"/>
              </w:rPr>
              <w:t xml:space="preserve">Vehicle amortization </w:t>
            </w:r>
          </w:p>
        </w:tc>
        <w:tc>
          <w:tcPr>
            <w:tcW w:w="0" w:type="auto"/>
            <w:tcBorders>
              <w:top w:val="nil"/>
              <w:left w:val="nil"/>
              <w:bottom w:val="nil"/>
              <w:right w:val="nil"/>
            </w:tcBorders>
            <w:shd w:val="clear" w:color="auto" w:fill="auto"/>
            <w:noWrap/>
            <w:vAlign w:val="bottom"/>
            <w:hideMark/>
          </w:tcPr>
          <w:p w14:paraId="73BE0A5E" w14:textId="17FA0071"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-114</w:t>
            </w:r>
          </w:p>
        </w:tc>
        <w:tc>
          <w:tcPr>
            <w:tcW w:w="0" w:type="auto"/>
            <w:tcBorders>
              <w:top w:val="nil"/>
              <w:left w:val="nil"/>
              <w:bottom w:val="nil"/>
              <w:right w:val="nil"/>
            </w:tcBorders>
            <w:shd w:val="clear" w:color="auto" w:fill="auto"/>
            <w:noWrap/>
            <w:vAlign w:val="bottom"/>
            <w:hideMark/>
          </w:tcPr>
          <w:p w14:paraId="5CA0AF5C" w14:textId="42F2876B"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-114</w:t>
            </w:r>
          </w:p>
        </w:tc>
        <w:tc>
          <w:tcPr>
            <w:tcW w:w="0" w:type="auto"/>
            <w:tcBorders>
              <w:top w:val="nil"/>
              <w:left w:val="nil"/>
              <w:bottom w:val="nil"/>
              <w:right w:val="nil"/>
            </w:tcBorders>
            <w:shd w:val="clear" w:color="auto" w:fill="auto"/>
            <w:noWrap/>
            <w:vAlign w:val="bottom"/>
            <w:hideMark/>
          </w:tcPr>
          <w:p w14:paraId="1B7435F7" w14:textId="153DB14F"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-118</w:t>
            </w:r>
          </w:p>
        </w:tc>
        <w:tc>
          <w:tcPr>
            <w:tcW w:w="0" w:type="auto"/>
            <w:tcBorders>
              <w:top w:val="nil"/>
              <w:left w:val="nil"/>
              <w:bottom w:val="nil"/>
              <w:right w:val="nil"/>
            </w:tcBorders>
            <w:shd w:val="clear" w:color="auto" w:fill="auto"/>
            <w:noWrap/>
            <w:vAlign w:val="bottom"/>
            <w:hideMark/>
          </w:tcPr>
          <w:p w14:paraId="5446FA87" w14:textId="62038F15"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-103</w:t>
            </w:r>
          </w:p>
        </w:tc>
        <w:tc>
          <w:tcPr>
            <w:tcW w:w="0" w:type="auto"/>
            <w:tcBorders>
              <w:top w:val="nil"/>
              <w:left w:val="nil"/>
              <w:bottom w:val="nil"/>
              <w:right w:val="nil"/>
            </w:tcBorders>
            <w:shd w:val="clear" w:color="auto" w:fill="auto"/>
            <w:noWrap/>
            <w:vAlign w:val="bottom"/>
            <w:hideMark/>
          </w:tcPr>
          <w:p w14:paraId="4205F6EB" w14:textId="1AB00305"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-114</w:t>
            </w:r>
          </w:p>
        </w:tc>
      </w:tr>
      <w:tr w:rsidR="0002708E" w:rsidRPr="00A50389" w14:paraId="25766E17" w14:textId="77777777" w:rsidTr="00381660">
        <w:trPr>
          <w:trHeight w:val="300"/>
          <w:jc w:val="center"/>
        </w:trPr>
        <w:tc>
          <w:tcPr>
            <w:tcW w:w="0" w:type="auto"/>
            <w:tcBorders>
              <w:top w:val="nil"/>
              <w:left w:val="nil"/>
              <w:bottom w:val="nil"/>
              <w:right w:val="nil"/>
            </w:tcBorders>
            <w:shd w:val="clear" w:color="auto" w:fill="auto"/>
            <w:noWrap/>
            <w:vAlign w:val="bottom"/>
            <w:hideMark/>
          </w:tcPr>
          <w:p w14:paraId="636632EB" w14:textId="14DA49DD" w:rsidR="0002708E" w:rsidRPr="00A50389" w:rsidRDefault="0002708E" w:rsidP="0002708E">
            <w:pPr>
              <w:spacing w:after="0" w:line="240" w:lineRule="auto"/>
              <w:jc w:val="left"/>
              <w:rPr>
                <w:rFonts w:asciiTheme="majorHAnsi" w:eastAsia="Times New Roman" w:hAnsiTheme="majorHAnsi" w:cs="Times New Roman"/>
                <w:color w:val="000000"/>
              </w:rPr>
            </w:pPr>
            <w:r>
              <w:rPr>
                <w:rFonts w:ascii="Aptos Narrow" w:hAnsi="Aptos Narrow"/>
                <w:color w:val="000000"/>
              </w:rPr>
              <w:t>Subsidies</w:t>
            </w:r>
          </w:p>
        </w:tc>
        <w:tc>
          <w:tcPr>
            <w:tcW w:w="0" w:type="auto"/>
            <w:tcBorders>
              <w:top w:val="nil"/>
              <w:left w:val="nil"/>
              <w:bottom w:val="nil"/>
              <w:right w:val="nil"/>
            </w:tcBorders>
            <w:shd w:val="clear" w:color="auto" w:fill="auto"/>
            <w:noWrap/>
            <w:vAlign w:val="bottom"/>
            <w:hideMark/>
          </w:tcPr>
          <w:p w14:paraId="62BC597B" w14:textId="4942244D"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0</w:t>
            </w:r>
          </w:p>
        </w:tc>
        <w:tc>
          <w:tcPr>
            <w:tcW w:w="0" w:type="auto"/>
            <w:tcBorders>
              <w:top w:val="nil"/>
              <w:left w:val="nil"/>
              <w:bottom w:val="nil"/>
              <w:right w:val="nil"/>
            </w:tcBorders>
            <w:shd w:val="clear" w:color="auto" w:fill="auto"/>
            <w:noWrap/>
            <w:vAlign w:val="bottom"/>
            <w:hideMark/>
          </w:tcPr>
          <w:p w14:paraId="6EC1A40A" w14:textId="46B7FE2F"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48</w:t>
            </w:r>
          </w:p>
        </w:tc>
        <w:tc>
          <w:tcPr>
            <w:tcW w:w="0" w:type="auto"/>
            <w:tcBorders>
              <w:top w:val="nil"/>
              <w:left w:val="nil"/>
              <w:bottom w:val="nil"/>
              <w:right w:val="nil"/>
            </w:tcBorders>
            <w:shd w:val="clear" w:color="auto" w:fill="auto"/>
            <w:noWrap/>
            <w:vAlign w:val="bottom"/>
            <w:hideMark/>
          </w:tcPr>
          <w:p w14:paraId="15BF041A" w14:textId="43D6A956"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0</w:t>
            </w:r>
          </w:p>
        </w:tc>
        <w:tc>
          <w:tcPr>
            <w:tcW w:w="0" w:type="auto"/>
            <w:tcBorders>
              <w:top w:val="nil"/>
              <w:left w:val="nil"/>
              <w:bottom w:val="nil"/>
              <w:right w:val="nil"/>
            </w:tcBorders>
            <w:shd w:val="clear" w:color="auto" w:fill="auto"/>
            <w:noWrap/>
            <w:vAlign w:val="bottom"/>
            <w:hideMark/>
          </w:tcPr>
          <w:p w14:paraId="5C0D25A5" w14:textId="19F29AE0"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0</w:t>
            </w:r>
          </w:p>
        </w:tc>
        <w:tc>
          <w:tcPr>
            <w:tcW w:w="0" w:type="auto"/>
            <w:tcBorders>
              <w:top w:val="nil"/>
              <w:left w:val="nil"/>
              <w:bottom w:val="nil"/>
              <w:right w:val="nil"/>
            </w:tcBorders>
            <w:shd w:val="clear" w:color="auto" w:fill="auto"/>
            <w:noWrap/>
            <w:vAlign w:val="bottom"/>
            <w:hideMark/>
          </w:tcPr>
          <w:p w14:paraId="7F6A20BA" w14:textId="39E51F02"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305</w:t>
            </w:r>
          </w:p>
        </w:tc>
      </w:tr>
      <w:tr w:rsidR="0002708E" w:rsidRPr="00A50389" w14:paraId="5FB81919" w14:textId="77777777" w:rsidTr="00381660">
        <w:trPr>
          <w:trHeight w:val="300"/>
          <w:jc w:val="center"/>
        </w:trPr>
        <w:tc>
          <w:tcPr>
            <w:tcW w:w="0" w:type="auto"/>
            <w:tcBorders>
              <w:top w:val="nil"/>
              <w:left w:val="nil"/>
              <w:bottom w:val="nil"/>
              <w:right w:val="nil"/>
            </w:tcBorders>
            <w:shd w:val="clear" w:color="auto" w:fill="auto"/>
            <w:noWrap/>
            <w:vAlign w:val="bottom"/>
            <w:hideMark/>
          </w:tcPr>
          <w:p w14:paraId="4B6A3F32" w14:textId="1D08975F" w:rsidR="0002708E" w:rsidRPr="00A50389" w:rsidRDefault="0002708E" w:rsidP="0002708E">
            <w:pPr>
              <w:spacing w:after="0" w:line="240" w:lineRule="auto"/>
              <w:jc w:val="left"/>
              <w:rPr>
                <w:rFonts w:asciiTheme="majorHAnsi" w:eastAsia="Times New Roman" w:hAnsiTheme="majorHAnsi" w:cs="Times New Roman"/>
                <w:color w:val="000000"/>
              </w:rPr>
            </w:pPr>
            <w:r>
              <w:rPr>
                <w:rFonts w:ascii="Aptos Narrow" w:hAnsi="Aptos Narrow"/>
                <w:color w:val="000000"/>
              </w:rPr>
              <w:t>Fishing lease</w:t>
            </w:r>
          </w:p>
        </w:tc>
        <w:tc>
          <w:tcPr>
            <w:tcW w:w="0" w:type="auto"/>
            <w:tcBorders>
              <w:top w:val="nil"/>
              <w:left w:val="nil"/>
              <w:bottom w:val="nil"/>
              <w:right w:val="nil"/>
            </w:tcBorders>
            <w:shd w:val="clear" w:color="auto" w:fill="auto"/>
            <w:noWrap/>
            <w:vAlign w:val="bottom"/>
            <w:hideMark/>
          </w:tcPr>
          <w:p w14:paraId="46074F02" w14:textId="42F677D2"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0</w:t>
            </w:r>
          </w:p>
        </w:tc>
        <w:tc>
          <w:tcPr>
            <w:tcW w:w="0" w:type="auto"/>
            <w:tcBorders>
              <w:top w:val="nil"/>
              <w:left w:val="nil"/>
              <w:bottom w:val="nil"/>
              <w:right w:val="nil"/>
            </w:tcBorders>
            <w:shd w:val="clear" w:color="auto" w:fill="auto"/>
            <w:noWrap/>
            <w:vAlign w:val="bottom"/>
            <w:hideMark/>
          </w:tcPr>
          <w:p w14:paraId="216EE482" w14:textId="5E8E157D"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1080</w:t>
            </w:r>
          </w:p>
        </w:tc>
        <w:tc>
          <w:tcPr>
            <w:tcW w:w="0" w:type="auto"/>
            <w:tcBorders>
              <w:top w:val="nil"/>
              <w:left w:val="nil"/>
              <w:bottom w:val="nil"/>
              <w:right w:val="nil"/>
            </w:tcBorders>
            <w:shd w:val="clear" w:color="auto" w:fill="auto"/>
            <w:noWrap/>
            <w:vAlign w:val="bottom"/>
            <w:hideMark/>
          </w:tcPr>
          <w:p w14:paraId="36410E78" w14:textId="77439E4F"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0</w:t>
            </w:r>
          </w:p>
        </w:tc>
        <w:tc>
          <w:tcPr>
            <w:tcW w:w="0" w:type="auto"/>
            <w:tcBorders>
              <w:top w:val="nil"/>
              <w:left w:val="nil"/>
              <w:bottom w:val="nil"/>
              <w:right w:val="nil"/>
            </w:tcBorders>
            <w:shd w:val="clear" w:color="auto" w:fill="auto"/>
            <w:noWrap/>
            <w:vAlign w:val="bottom"/>
            <w:hideMark/>
          </w:tcPr>
          <w:p w14:paraId="78D4D0C1" w14:textId="1631AA99"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0</w:t>
            </w:r>
          </w:p>
        </w:tc>
        <w:tc>
          <w:tcPr>
            <w:tcW w:w="0" w:type="auto"/>
            <w:tcBorders>
              <w:top w:val="nil"/>
              <w:left w:val="nil"/>
              <w:bottom w:val="nil"/>
              <w:right w:val="nil"/>
            </w:tcBorders>
            <w:shd w:val="clear" w:color="auto" w:fill="auto"/>
            <w:noWrap/>
            <w:vAlign w:val="bottom"/>
            <w:hideMark/>
          </w:tcPr>
          <w:p w14:paraId="1759810A" w14:textId="2E5B88A4"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550</w:t>
            </w:r>
          </w:p>
        </w:tc>
      </w:tr>
      <w:tr w:rsidR="0002708E" w:rsidRPr="00A50389" w14:paraId="3A5B327A" w14:textId="77777777" w:rsidTr="00381660">
        <w:trPr>
          <w:trHeight w:val="300"/>
          <w:jc w:val="center"/>
        </w:trPr>
        <w:tc>
          <w:tcPr>
            <w:tcW w:w="0" w:type="auto"/>
            <w:tcBorders>
              <w:top w:val="nil"/>
              <w:left w:val="nil"/>
              <w:bottom w:val="nil"/>
              <w:right w:val="nil"/>
            </w:tcBorders>
            <w:shd w:val="clear" w:color="auto" w:fill="auto"/>
            <w:noWrap/>
            <w:vAlign w:val="bottom"/>
            <w:hideMark/>
          </w:tcPr>
          <w:p w14:paraId="34A7C453" w14:textId="73D0A214" w:rsidR="0002708E" w:rsidRPr="00A50389" w:rsidRDefault="0002708E" w:rsidP="0002708E">
            <w:pPr>
              <w:spacing w:after="0" w:line="240" w:lineRule="auto"/>
              <w:jc w:val="left"/>
              <w:rPr>
                <w:rFonts w:asciiTheme="majorHAnsi" w:eastAsia="Times New Roman" w:hAnsiTheme="majorHAnsi" w:cs="Times New Roman"/>
                <w:color w:val="000000"/>
              </w:rPr>
            </w:pPr>
            <w:r>
              <w:rPr>
                <w:rFonts w:ascii="Aptos Narrow" w:hAnsi="Aptos Narrow"/>
                <w:color w:val="000000"/>
              </w:rPr>
              <w:t>Hunting lease</w:t>
            </w:r>
          </w:p>
        </w:tc>
        <w:tc>
          <w:tcPr>
            <w:tcW w:w="0" w:type="auto"/>
            <w:tcBorders>
              <w:top w:val="nil"/>
              <w:left w:val="nil"/>
              <w:bottom w:val="nil"/>
              <w:right w:val="nil"/>
            </w:tcBorders>
            <w:shd w:val="clear" w:color="auto" w:fill="auto"/>
            <w:noWrap/>
            <w:vAlign w:val="bottom"/>
            <w:hideMark/>
          </w:tcPr>
          <w:p w14:paraId="232381BD" w14:textId="2431A258"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1685</w:t>
            </w:r>
          </w:p>
        </w:tc>
        <w:tc>
          <w:tcPr>
            <w:tcW w:w="0" w:type="auto"/>
            <w:tcBorders>
              <w:top w:val="nil"/>
              <w:left w:val="nil"/>
              <w:bottom w:val="nil"/>
              <w:right w:val="nil"/>
            </w:tcBorders>
            <w:shd w:val="clear" w:color="auto" w:fill="auto"/>
            <w:noWrap/>
            <w:vAlign w:val="bottom"/>
            <w:hideMark/>
          </w:tcPr>
          <w:p w14:paraId="2435047B" w14:textId="39C3A4D6"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1685</w:t>
            </w:r>
          </w:p>
        </w:tc>
        <w:tc>
          <w:tcPr>
            <w:tcW w:w="0" w:type="auto"/>
            <w:tcBorders>
              <w:top w:val="nil"/>
              <w:left w:val="nil"/>
              <w:bottom w:val="nil"/>
              <w:right w:val="nil"/>
            </w:tcBorders>
            <w:shd w:val="clear" w:color="auto" w:fill="auto"/>
            <w:noWrap/>
            <w:vAlign w:val="bottom"/>
            <w:hideMark/>
          </w:tcPr>
          <w:p w14:paraId="20F9ADD7" w14:textId="49F84078"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1504</w:t>
            </w:r>
          </w:p>
        </w:tc>
        <w:tc>
          <w:tcPr>
            <w:tcW w:w="0" w:type="auto"/>
            <w:tcBorders>
              <w:top w:val="nil"/>
              <w:left w:val="nil"/>
              <w:bottom w:val="nil"/>
              <w:right w:val="nil"/>
            </w:tcBorders>
            <w:shd w:val="clear" w:color="auto" w:fill="auto"/>
            <w:noWrap/>
            <w:vAlign w:val="bottom"/>
            <w:hideMark/>
          </w:tcPr>
          <w:p w14:paraId="258ECBB4" w14:textId="2210CC68"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1251</w:t>
            </w:r>
          </w:p>
        </w:tc>
        <w:tc>
          <w:tcPr>
            <w:tcW w:w="0" w:type="auto"/>
            <w:tcBorders>
              <w:top w:val="nil"/>
              <w:left w:val="nil"/>
              <w:bottom w:val="nil"/>
              <w:right w:val="nil"/>
            </w:tcBorders>
            <w:shd w:val="clear" w:color="auto" w:fill="auto"/>
            <w:noWrap/>
            <w:vAlign w:val="bottom"/>
            <w:hideMark/>
          </w:tcPr>
          <w:p w14:paraId="72296D83" w14:textId="037AAA12"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1990</w:t>
            </w:r>
          </w:p>
        </w:tc>
      </w:tr>
      <w:tr w:rsidR="0002708E" w:rsidRPr="00A50389" w14:paraId="2744AABF" w14:textId="77777777" w:rsidTr="00381660">
        <w:trPr>
          <w:trHeight w:val="300"/>
          <w:jc w:val="center"/>
        </w:trPr>
        <w:tc>
          <w:tcPr>
            <w:tcW w:w="0" w:type="auto"/>
            <w:tcBorders>
              <w:top w:val="nil"/>
              <w:left w:val="nil"/>
              <w:bottom w:val="nil"/>
              <w:right w:val="nil"/>
            </w:tcBorders>
            <w:shd w:val="clear" w:color="auto" w:fill="auto"/>
            <w:noWrap/>
            <w:vAlign w:val="bottom"/>
            <w:hideMark/>
          </w:tcPr>
          <w:p w14:paraId="57AC3DC6" w14:textId="5B0AE292" w:rsidR="0002708E" w:rsidRPr="00A50389" w:rsidRDefault="0002708E" w:rsidP="0002708E">
            <w:pPr>
              <w:spacing w:after="0" w:line="240" w:lineRule="auto"/>
              <w:jc w:val="left"/>
              <w:rPr>
                <w:rFonts w:asciiTheme="majorHAnsi" w:eastAsia="Times New Roman" w:hAnsiTheme="majorHAnsi" w:cs="Times New Roman"/>
                <w:color w:val="000000"/>
              </w:rPr>
            </w:pPr>
            <w:r>
              <w:rPr>
                <w:rFonts w:ascii="Aptos Narrow" w:hAnsi="Aptos Narrow"/>
                <w:color w:val="000000"/>
              </w:rPr>
              <w:t>Firewood sales</w:t>
            </w:r>
          </w:p>
        </w:tc>
        <w:tc>
          <w:tcPr>
            <w:tcW w:w="0" w:type="auto"/>
            <w:tcBorders>
              <w:top w:val="nil"/>
              <w:left w:val="nil"/>
              <w:bottom w:val="nil"/>
              <w:right w:val="nil"/>
            </w:tcBorders>
            <w:shd w:val="clear" w:color="auto" w:fill="auto"/>
            <w:noWrap/>
            <w:vAlign w:val="bottom"/>
            <w:hideMark/>
          </w:tcPr>
          <w:p w14:paraId="05CAAB67" w14:textId="422C3DA2"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1034</w:t>
            </w:r>
          </w:p>
        </w:tc>
        <w:tc>
          <w:tcPr>
            <w:tcW w:w="0" w:type="auto"/>
            <w:tcBorders>
              <w:top w:val="nil"/>
              <w:left w:val="nil"/>
              <w:bottom w:val="nil"/>
              <w:right w:val="nil"/>
            </w:tcBorders>
            <w:shd w:val="clear" w:color="auto" w:fill="auto"/>
            <w:noWrap/>
            <w:vAlign w:val="bottom"/>
            <w:hideMark/>
          </w:tcPr>
          <w:p w14:paraId="4B1E330F" w14:textId="1A7C64BC"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1635</w:t>
            </w:r>
          </w:p>
        </w:tc>
        <w:tc>
          <w:tcPr>
            <w:tcW w:w="0" w:type="auto"/>
            <w:tcBorders>
              <w:top w:val="nil"/>
              <w:left w:val="nil"/>
              <w:bottom w:val="nil"/>
              <w:right w:val="nil"/>
            </w:tcBorders>
            <w:shd w:val="clear" w:color="auto" w:fill="auto"/>
            <w:noWrap/>
            <w:vAlign w:val="bottom"/>
            <w:hideMark/>
          </w:tcPr>
          <w:p w14:paraId="60999978" w14:textId="4A1A27E4"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1637</w:t>
            </w:r>
          </w:p>
        </w:tc>
        <w:tc>
          <w:tcPr>
            <w:tcW w:w="0" w:type="auto"/>
            <w:tcBorders>
              <w:top w:val="nil"/>
              <w:left w:val="nil"/>
              <w:bottom w:val="nil"/>
              <w:right w:val="nil"/>
            </w:tcBorders>
            <w:shd w:val="clear" w:color="auto" w:fill="auto"/>
            <w:noWrap/>
            <w:vAlign w:val="bottom"/>
            <w:hideMark/>
          </w:tcPr>
          <w:p w14:paraId="7FA17452" w14:textId="0CF57B7C"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1720</w:t>
            </w:r>
          </w:p>
        </w:tc>
        <w:tc>
          <w:tcPr>
            <w:tcW w:w="0" w:type="auto"/>
            <w:tcBorders>
              <w:top w:val="nil"/>
              <w:left w:val="nil"/>
              <w:bottom w:val="nil"/>
              <w:right w:val="nil"/>
            </w:tcBorders>
            <w:shd w:val="clear" w:color="auto" w:fill="auto"/>
            <w:noWrap/>
            <w:vAlign w:val="bottom"/>
            <w:hideMark/>
          </w:tcPr>
          <w:p w14:paraId="6FF864EC" w14:textId="4930508A"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674</w:t>
            </w:r>
          </w:p>
        </w:tc>
      </w:tr>
      <w:tr w:rsidR="0002708E" w:rsidRPr="00A50389" w14:paraId="05FC0DE9" w14:textId="77777777" w:rsidTr="00381660">
        <w:trPr>
          <w:trHeight w:val="300"/>
          <w:jc w:val="center"/>
        </w:trPr>
        <w:tc>
          <w:tcPr>
            <w:tcW w:w="0" w:type="auto"/>
            <w:tcBorders>
              <w:top w:val="nil"/>
              <w:left w:val="nil"/>
              <w:bottom w:val="single" w:sz="4" w:space="0" w:color="auto"/>
              <w:right w:val="nil"/>
            </w:tcBorders>
            <w:shd w:val="clear" w:color="auto" w:fill="auto"/>
            <w:noWrap/>
            <w:vAlign w:val="bottom"/>
            <w:hideMark/>
          </w:tcPr>
          <w:p w14:paraId="1057225A" w14:textId="428B7B94" w:rsidR="0002708E" w:rsidRPr="00A50389" w:rsidRDefault="0002708E" w:rsidP="0002708E">
            <w:pPr>
              <w:spacing w:after="0" w:line="240" w:lineRule="auto"/>
              <w:jc w:val="left"/>
              <w:rPr>
                <w:rFonts w:asciiTheme="majorHAnsi" w:eastAsia="Times New Roman" w:hAnsiTheme="majorHAnsi" w:cs="Times New Roman"/>
                <w:color w:val="000000"/>
              </w:rPr>
            </w:pPr>
            <w:r>
              <w:rPr>
                <w:rFonts w:ascii="Aptos Narrow" w:hAnsi="Aptos Narrow"/>
                <w:color w:val="000000"/>
              </w:rPr>
              <w:t>Log sales</w:t>
            </w:r>
          </w:p>
        </w:tc>
        <w:tc>
          <w:tcPr>
            <w:tcW w:w="0" w:type="auto"/>
            <w:tcBorders>
              <w:top w:val="nil"/>
              <w:left w:val="nil"/>
              <w:bottom w:val="nil"/>
              <w:right w:val="nil"/>
            </w:tcBorders>
            <w:shd w:val="clear" w:color="auto" w:fill="auto"/>
            <w:noWrap/>
            <w:vAlign w:val="bottom"/>
            <w:hideMark/>
          </w:tcPr>
          <w:p w14:paraId="79CD9CAD" w14:textId="267F7DE6"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3957</w:t>
            </w:r>
          </w:p>
        </w:tc>
        <w:tc>
          <w:tcPr>
            <w:tcW w:w="0" w:type="auto"/>
            <w:tcBorders>
              <w:top w:val="nil"/>
              <w:left w:val="nil"/>
              <w:bottom w:val="nil"/>
              <w:right w:val="nil"/>
            </w:tcBorders>
            <w:shd w:val="clear" w:color="auto" w:fill="auto"/>
            <w:noWrap/>
            <w:vAlign w:val="bottom"/>
            <w:hideMark/>
          </w:tcPr>
          <w:p w14:paraId="60008BB6" w14:textId="1B02A567"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2780</w:t>
            </w:r>
          </w:p>
        </w:tc>
        <w:tc>
          <w:tcPr>
            <w:tcW w:w="0" w:type="auto"/>
            <w:tcBorders>
              <w:top w:val="nil"/>
              <w:left w:val="nil"/>
              <w:bottom w:val="nil"/>
              <w:right w:val="nil"/>
            </w:tcBorders>
            <w:shd w:val="clear" w:color="auto" w:fill="auto"/>
            <w:noWrap/>
            <w:vAlign w:val="bottom"/>
            <w:hideMark/>
          </w:tcPr>
          <w:p w14:paraId="0FFCB07E" w14:textId="69C496E8"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2673</w:t>
            </w:r>
          </w:p>
        </w:tc>
        <w:tc>
          <w:tcPr>
            <w:tcW w:w="0" w:type="auto"/>
            <w:tcBorders>
              <w:top w:val="nil"/>
              <w:left w:val="nil"/>
              <w:bottom w:val="nil"/>
              <w:right w:val="nil"/>
            </w:tcBorders>
            <w:shd w:val="clear" w:color="auto" w:fill="auto"/>
            <w:noWrap/>
            <w:vAlign w:val="bottom"/>
            <w:hideMark/>
          </w:tcPr>
          <w:p w14:paraId="6C0B9069" w14:textId="28BAF6F7"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1312</w:t>
            </w:r>
          </w:p>
        </w:tc>
        <w:tc>
          <w:tcPr>
            <w:tcW w:w="0" w:type="auto"/>
            <w:tcBorders>
              <w:top w:val="nil"/>
              <w:left w:val="nil"/>
              <w:bottom w:val="nil"/>
              <w:right w:val="nil"/>
            </w:tcBorders>
            <w:shd w:val="clear" w:color="auto" w:fill="auto"/>
            <w:noWrap/>
            <w:vAlign w:val="bottom"/>
            <w:hideMark/>
          </w:tcPr>
          <w:p w14:paraId="12B006A8" w14:textId="6C638525"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5552</w:t>
            </w:r>
          </w:p>
        </w:tc>
      </w:tr>
      <w:tr w:rsidR="0002708E" w:rsidRPr="00A50389" w14:paraId="5A9FD46D" w14:textId="77777777" w:rsidTr="00381660">
        <w:trPr>
          <w:trHeight w:val="300"/>
          <w:jc w:val="center"/>
        </w:trPr>
        <w:tc>
          <w:tcPr>
            <w:tcW w:w="0" w:type="auto"/>
            <w:tcBorders>
              <w:top w:val="nil"/>
              <w:left w:val="nil"/>
              <w:bottom w:val="single" w:sz="4" w:space="0" w:color="auto"/>
              <w:right w:val="nil"/>
            </w:tcBorders>
            <w:shd w:val="clear" w:color="auto" w:fill="auto"/>
            <w:noWrap/>
            <w:vAlign w:val="bottom"/>
            <w:hideMark/>
          </w:tcPr>
          <w:p w14:paraId="31AE63EF" w14:textId="7C859DF7" w:rsidR="0002708E" w:rsidRPr="00A50389" w:rsidRDefault="0002708E" w:rsidP="0002708E">
            <w:pPr>
              <w:spacing w:after="0" w:line="240" w:lineRule="auto"/>
              <w:jc w:val="left"/>
              <w:rPr>
                <w:rFonts w:asciiTheme="majorHAnsi" w:eastAsia="Times New Roman" w:hAnsiTheme="majorHAnsi" w:cs="Times New Roman"/>
                <w:b/>
                <w:bCs/>
                <w:color w:val="000000"/>
              </w:rPr>
            </w:pPr>
            <w:r>
              <w:rPr>
                <w:rFonts w:ascii="Aptos Narrow" w:hAnsi="Aptos Narrow"/>
                <w:b/>
                <w:bCs/>
                <w:color w:val="000000"/>
              </w:rPr>
              <w:t>Total</w:t>
            </w:r>
          </w:p>
        </w:tc>
        <w:tc>
          <w:tcPr>
            <w:tcW w:w="0" w:type="auto"/>
            <w:tcBorders>
              <w:top w:val="single" w:sz="4" w:space="0" w:color="auto"/>
              <w:left w:val="nil"/>
              <w:bottom w:val="single" w:sz="4" w:space="0" w:color="auto"/>
              <w:right w:val="nil"/>
            </w:tcBorders>
            <w:shd w:val="clear" w:color="auto" w:fill="auto"/>
            <w:noWrap/>
            <w:vAlign w:val="bottom"/>
            <w:hideMark/>
          </w:tcPr>
          <w:p w14:paraId="0A3C9BD3" w14:textId="756E20D7"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992</w:t>
            </w:r>
          </w:p>
        </w:tc>
        <w:tc>
          <w:tcPr>
            <w:tcW w:w="0" w:type="auto"/>
            <w:tcBorders>
              <w:top w:val="single" w:sz="4" w:space="0" w:color="auto"/>
              <w:left w:val="nil"/>
              <w:bottom w:val="single" w:sz="4" w:space="0" w:color="auto"/>
              <w:right w:val="nil"/>
            </w:tcBorders>
            <w:shd w:val="clear" w:color="auto" w:fill="auto"/>
            <w:noWrap/>
            <w:vAlign w:val="bottom"/>
            <w:hideMark/>
          </w:tcPr>
          <w:p w14:paraId="52329284" w14:textId="12F2B4C1"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-621</w:t>
            </w:r>
          </w:p>
        </w:tc>
        <w:tc>
          <w:tcPr>
            <w:tcW w:w="0" w:type="auto"/>
            <w:tcBorders>
              <w:top w:val="single" w:sz="4" w:space="0" w:color="auto"/>
              <w:left w:val="nil"/>
              <w:bottom w:val="single" w:sz="4" w:space="0" w:color="auto"/>
              <w:right w:val="nil"/>
            </w:tcBorders>
            <w:shd w:val="clear" w:color="auto" w:fill="auto"/>
            <w:noWrap/>
            <w:vAlign w:val="bottom"/>
            <w:hideMark/>
          </w:tcPr>
          <w:p w14:paraId="792BB9E0" w14:textId="059F8361"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544</w:t>
            </w:r>
          </w:p>
        </w:tc>
        <w:tc>
          <w:tcPr>
            <w:tcW w:w="0" w:type="auto"/>
            <w:tcBorders>
              <w:top w:val="single" w:sz="4" w:space="0" w:color="auto"/>
              <w:left w:val="nil"/>
              <w:bottom w:val="single" w:sz="4" w:space="0" w:color="auto"/>
              <w:right w:val="nil"/>
            </w:tcBorders>
            <w:shd w:val="clear" w:color="auto" w:fill="auto"/>
            <w:noWrap/>
            <w:vAlign w:val="bottom"/>
            <w:hideMark/>
          </w:tcPr>
          <w:p w14:paraId="1D86C41B" w14:textId="6BA1B15D"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1302</w:t>
            </w:r>
          </w:p>
        </w:tc>
        <w:tc>
          <w:tcPr>
            <w:tcW w:w="0" w:type="auto"/>
            <w:tcBorders>
              <w:top w:val="single" w:sz="4" w:space="0" w:color="auto"/>
              <w:left w:val="nil"/>
              <w:bottom w:val="single" w:sz="4" w:space="0" w:color="auto"/>
              <w:right w:val="nil"/>
            </w:tcBorders>
            <w:shd w:val="clear" w:color="auto" w:fill="auto"/>
            <w:noWrap/>
            <w:vAlign w:val="bottom"/>
            <w:hideMark/>
          </w:tcPr>
          <w:p w14:paraId="561E11DB" w14:textId="61844559"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2973</w:t>
            </w:r>
          </w:p>
        </w:tc>
      </w:tr>
      <w:tr w:rsidR="0002708E" w:rsidRPr="00A50389" w14:paraId="78226EA0" w14:textId="77777777" w:rsidTr="00381660">
        <w:trPr>
          <w:trHeight w:val="105"/>
          <w:jc w:val="center"/>
        </w:trPr>
        <w:tc>
          <w:tcPr>
            <w:tcW w:w="0" w:type="auto"/>
            <w:tcBorders>
              <w:top w:val="nil"/>
              <w:left w:val="nil"/>
              <w:bottom w:val="nil"/>
              <w:right w:val="nil"/>
            </w:tcBorders>
            <w:shd w:val="clear" w:color="auto" w:fill="auto"/>
            <w:noWrap/>
            <w:vAlign w:val="bottom"/>
            <w:hideMark/>
          </w:tcPr>
          <w:p w14:paraId="40A53995" w14:textId="77777777" w:rsidR="0002708E" w:rsidRPr="00A50389" w:rsidRDefault="0002708E" w:rsidP="0002708E">
            <w:pPr>
              <w:spacing w:after="0" w:line="240" w:lineRule="auto"/>
              <w:jc w:val="right"/>
              <w:rPr>
                <w:rFonts w:asciiTheme="majorHAnsi" w:eastAsia="Times New Roman" w:hAnsiTheme="majorHAnsi" w:cs="Times New Roman"/>
                <w:color w:val="000000"/>
              </w:rPr>
            </w:pPr>
          </w:p>
        </w:tc>
        <w:tc>
          <w:tcPr>
            <w:tcW w:w="0" w:type="auto"/>
            <w:tcBorders>
              <w:top w:val="nil"/>
              <w:left w:val="nil"/>
              <w:bottom w:val="nil"/>
              <w:right w:val="nil"/>
            </w:tcBorders>
            <w:shd w:val="clear" w:color="auto" w:fill="auto"/>
            <w:noWrap/>
            <w:vAlign w:val="bottom"/>
            <w:hideMark/>
          </w:tcPr>
          <w:p w14:paraId="1D9ED6C2" w14:textId="77777777" w:rsidR="0002708E" w:rsidRPr="00A50389" w:rsidRDefault="0002708E" w:rsidP="0002708E">
            <w:pPr>
              <w:spacing w:after="0" w:line="240" w:lineRule="auto"/>
              <w:jc w:val="left"/>
              <w:rPr>
                <w:rFonts w:asciiTheme="majorHAnsi" w:eastAsia="Times New Roman" w:hAnsiTheme="majorHAnsi" w:cs="Times New Roman"/>
              </w:rPr>
            </w:pPr>
          </w:p>
        </w:tc>
        <w:tc>
          <w:tcPr>
            <w:tcW w:w="0" w:type="auto"/>
            <w:tcBorders>
              <w:top w:val="nil"/>
              <w:left w:val="nil"/>
              <w:bottom w:val="nil"/>
              <w:right w:val="nil"/>
            </w:tcBorders>
            <w:shd w:val="clear" w:color="auto" w:fill="auto"/>
            <w:noWrap/>
            <w:vAlign w:val="bottom"/>
            <w:hideMark/>
          </w:tcPr>
          <w:p w14:paraId="71A18AD8" w14:textId="77777777" w:rsidR="0002708E" w:rsidRPr="00A50389" w:rsidRDefault="0002708E" w:rsidP="0002708E">
            <w:pPr>
              <w:spacing w:after="0" w:line="240" w:lineRule="auto"/>
              <w:jc w:val="right"/>
              <w:rPr>
                <w:rFonts w:asciiTheme="majorHAnsi" w:eastAsia="Times New Roman" w:hAnsiTheme="majorHAnsi" w:cs="Times New Roman"/>
              </w:rPr>
            </w:pPr>
          </w:p>
        </w:tc>
        <w:tc>
          <w:tcPr>
            <w:tcW w:w="0" w:type="auto"/>
            <w:tcBorders>
              <w:top w:val="nil"/>
              <w:left w:val="nil"/>
              <w:bottom w:val="nil"/>
              <w:right w:val="nil"/>
            </w:tcBorders>
            <w:shd w:val="clear" w:color="auto" w:fill="auto"/>
            <w:noWrap/>
            <w:vAlign w:val="bottom"/>
            <w:hideMark/>
          </w:tcPr>
          <w:p w14:paraId="5D586D6A" w14:textId="77777777" w:rsidR="0002708E" w:rsidRPr="00A50389" w:rsidRDefault="0002708E" w:rsidP="0002708E">
            <w:pPr>
              <w:spacing w:after="0" w:line="240" w:lineRule="auto"/>
              <w:jc w:val="right"/>
              <w:rPr>
                <w:rFonts w:asciiTheme="majorHAnsi" w:eastAsia="Times New Roman" w:hAnsiTheme="majorHAnsi" w:cs="Times New Roman"/>
              </w:rPr>
            </w:pPr>
          </w:p>
        </w:tc>
        <w:tc>
          <w:tcPr>
            <w:tcW w:w="0" w:type="auto"/>
            <w:tcBorders>
              <w:top w:val="nil"/>
              <w:left w:val="nil"/>
              <w:bottom w:val="nil"/>
              <w:right w:val="nil"/>
            </w:tcBorders>
            <w:shd w:val="clear" w:color="auto" w:fill="auto"/>
            <w:noWrap/>
            <w:vAlign w:val="bottom"/>
            <w:hideMark/>
          </w:tcPr>
          <w:p w14:paraId="246A598B" w14:textId="77777777" w:rsidR="0002708E" w:rsidRPr="00A50389" w:rsidRDefault="0002708E" w:rsidP="0002708E">
            <w:pPr>
              <w:spacing w:after="0" w:line="240" w:lineRule="auto"/>
              <w:jc w:val="right"/>
              <w:rPr>
                <w:rFonts w:asciiTheme="majorHAnsi" w:eastAsia="Times New Roman" w:hAnsiTheme="majorHAnsi" w:cs="Times New Roman"/>
              </w:rPr>
            </w:pPr>
          </w:p>
        </w:tc>
        <w:tc>
          <w:tcPr>
            <w:tcW w:w="0" w:type="auto"/>
            <w:tcBorders>
              <w:top w:val="nil"/>
              <w:left w:val="nil"/>
              <w:bottom w:val="nil"/>
              <w:right w:val="nil"/>
            </w:tcBorders>
            <w:shd w:val="clear" w:color="auto" w:fill="auto"/>
            <w:noWrap/>
            <w:vAlign w:val="bottom"/>
            <w:hideMark/>
          </w:tcPr>
          <w:p w14:paraId="1EFA01C4" w14:textId="77777777" w:rsidR="0002708E" w:rsidRPr="00A50389" w:rsidRDefault="0002708E" w:rsidP="0002708E">
            <w:pPr>
              <w:spacing w:after="0" w:line="240" w:lineRule="auto"/>
              <w:jc w:val="right"/>
              <w:rPr>
                <w:rFonts w:asciiTheme="majorHAnsi" w:eastAsia="Times New Roman" w:hAnsiTheme="majorHAnsi" w:cs="Times New Roman"/>
              </w:rPr>
            </w:pPr>
          </w:p>
        </w:tc>
      </w:tr>
      <w:tr w:rsidR="0002708E" w:rsidRPr="00A50389" w14:paraId="6F5E93D4" w14:textId="77777777" w:rsidTr="00381660">
        <w:trPr>
          <w:trHeight w:val="300"/>
          <w:jc w:val="center"/>
        </w:trPr>
        <w:tc>
          <w:tcPr>
            <w:tcW w:w="0" w:type="auto"/>
            <w:tcBorders>
              <w:top w:val="nil"/>
              <w:left w:val="nil"/>
              <w:bottom w:val="nil"/>
              <w:right w:val="nil"/>
            </w:tcBorders>
            <w:shd w:val="clear" w:color="auto" w:fill="auto"/>
            <w:noWrap/>
            <w:vAlign w:val="bottom"/>
            <w:hideMark/>
          </w:tcPr>
          <w:p w14:paraId="5BFAF9B1" w14:textId="153D90EC" w:rsidR="0002708E" w:rsidRPr="00A50389" w:rsidRDefault="0002708E" w:rsidP="0002708E">
            <w:pPr>
              <w:spacing w:after="0" w:line="240" w:lineRule="auto"/>
              <w:jc w:val="left"/>
              <w:rPr>
                <w:rFonts w:asciiTheme="majorHAnsi" w:eastAsia="Times New Roman" w:hAnsiTheme="majorHAnsi" w:cs="Times New Roman"/>
                <w:color w:val="000000"/>
              </w:rPr>
            </w:pPr>
            <w:r>
              <w:rPr>
                <w:rFonts w:ascii="Aptos Narrow" w:hAnsi="Aptos Narrow"/>
                <w:color w:val="000000"/>
              </w:rPr>
              <w:t>Forest rent opportunity cost</w:t>
            </w:r>
          </w:p>
        </w:tc>
        <w:tc>
          <w:tcPr>
            <w:tcW w:w="0" w:type="auto"/>
            <w:tcBorders>
              <w:top w:val="nil"/>
              <w:left w:val="nil"/>
              <w:bottom w:val="nil"/>
              <w:right w:val="nil"/>
            </w:tcBorders>
            <w:shd w:val="clear" w:color="auto" w:fill="auto"/>
            <w:noWrap/>
            <w:vAlign w:val="bottom"/>
            <w:hideMark/>
          </w:tcPr>
          <w:p w14:paraId="4649E806" w14:textId="39E20C64"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-2071</w:t>
            </w:r>
          </w:p>
        </w:tc>
        <w:tc>
          <w:tcPr>
            <w:tcW w:w="0" w:type="auto"/>
            <w:tcBorders>
              <w:top w:val="nil"/>
              <w:left w:val="nil"/>
              <w:bottom w:val="nil"/>
              <w:right w:val="nil"/>
            </w:tcBorders>
            <w:shd w:val="clear" w:color="auto" w:fill="auto"/>
            <w:noWrap/>
            <w:vAlign w:val="bottom"/>
            <w:hideMark/>
          </w:tcPr>
          <w:p w14:paraId="1C56F72A" w14:textId="5EE11214"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-2071</w:t>
            </w:r>
          </w:p>
        </w:tc>
        <w:tc>
          <w:tcPr>
            <w:tcW w:w="0" w:type="auto"/>
            <w:tcBorders>
              <w:top w:val="nil"/>
              <w:left w:val="nil"/>
              <w:bottom w:val="nil"/>
              <w:right w:val="nil"/>
            </w:tcBorders>
            <w:shd w:val="clear" w:color="auto" w:fill="auto"/>
            <w:noWrap/>
            <w:vAlign w:val="bottom"/>
            <w:hideMark/>
          </w:tcPr>
          <w:p w14:paraId="4F54B696" w14:textId="60D336F0"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-1854</w:t>
            </w:r>
          </w:p>
        </w:tc>
        <w:tc>
          <w:tcPr>
            <w:tcW w:w="0" w:type="auto"/>
            <w:tcBorders>
              <w:top w:val="nil"/>
              <w:left w:val="nil"/>
              <w:bottom w:val="nil"/>
              <w:right w:val="nil"/>
            </w:tcBorders>
            <w:shd w:val="clear" w:color="auto" w:fill="auto"/>
            <w:noWrap/>
            <w:vAlign w:val="bottom"/>
            <w:hideMark/>
          </w:tcPr>
          <w:p w14:paraId="7FED7866" w14:textId="79B12F24"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-846</w:t>
            </w:r>
          </w:p>
        </w:tc>
        <w:tc>
          <w:tcPr>
            <w:tcW w:w="0" w:type="auto"/>
            <w:tcBorders>
              <w:top w:val="nil"/>
              <w:left w:val="nil"/>
              <w:bottom w:val="nil"/>
              <w:right w:val="nil"/>
            </w:tcBorders>
            <w:shd w:val="clear" w:color="auto" w:fill="auto"/>
            <w:noWrap/>
            <w:vAlign w:val="bottom"/>
            <w:hideMark/>
          </w:tcPr>
          <w:p w14:paraId="5430CE13" w14:textId="1A21E20F"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-2071</w:t>
            </w:r>
          </w:p>
        </w:tc>
      </w:tr>
      <w:tr w:rsidR="0002708E" w:rsidRPr="00A50389" w14:paraId="6BC0857F" w14:textId="77777777" w:rsidTr="00381660">
        <w:trPr>
          <w:trHeight w:val="300"/>
          <w:jc w:val="center"/>
        </w:trPr>
        <w:tc>
          <w:tcPr>
            <w:tcW w:w="0" w:type="auto"/>
            <w:tcBorders>
              <w:top w:val="nil"/>
              <w:left w:val="nil"/>
              <w:bottom w:val="single" w:sz="4" w:space="0" w:color="auto"/>
              <w:right w:val="nil"/>
            </w:tcBorders>
            <w:shd w:val="clear" w:color="auto" w:fill="auto"/>
            <w:noWrap/>
            <w:vAlign w:val="bottom"/>
            <w:hideMark/>
          </w:tcPr>
          <w:p w14:paraId="1A5A1F8F" w14:textId="23A6A21E" w:rsidR="0002708E" w:rsidRPr="00A50389" w:rsidRDefault="0002708E" w:rsidP="0002708E">
            <w:pPr>
              <w:spacing w:after="0" w:line="240" w:lineRule="auto"/>
              <w:jc w:val="left"/>
              <w:rPr>
                <w:rFonts w:asciiTheme="majorHAnsi" w:eastAsia="Times New Roman" w:hAnsiTheme="majorHAnsi" w:cs="Times New Roman"/>
                <w:color w:val="000000"/>
              </w:rPr>
            </w:pPr>
            <w:r>
              <w:rPr>
                <w:rFonts w:ascii="Aptos Narrow" w:hAnsi="Aptos Narrow"/>
                <w:color w:val="000000"/>
              </w:rPr>
              <w:t>Standing capital oppo</w:t>
            </w:r>
            <w:r w:rsidR="00290DD4">
              <w:rPr>
                <w:rFonts w:ascii="Aptos Narrow" w:hAnsi="Aptos Narrow"/>
                <w:color w:val="000000"/>
              </w:rPr>
              <w:t>rtunity cost</w:t>
            </w:r>
          </w:p>
        </w:tc>
        <w:tc>
          <w:tcPr>
            <w:tcW w:w="0" w:type="auto"/>
            <w:tcBorders>
              <w:top w:val="nil"/>
              <w:left w:val="nil"/>
              <w:bottom w:val="single" w:sz="4" w:space="0" w:color="auto"/>
              <w:right w:val="nil"/>
            </w:tcBorders>
            <w:shd w:val="clear" w:color="auto" w:fill="auto"/>
            <w:noWrap/>
            <w:vAlign w:val="bottom"/>
            <w:hideMark/>
          </w:tcPr>
          <w:p w14:paraId="0E796806" w14:textId="5FF3181E"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2353</w:t>
            </w:r>
          </w:p>
        </w:tc>
        <w:tc>
          <w:tcPr>
            <w:tcW w:w="0" w:type="auto"/>
            <w:tcBorders>
              <w:top w:val="nil"/>
              <w:left w:val="nil"/>
              <w:bottom w:val="single" w:sz="4" w:space="0" w:color="auto"/>
              <w:right w:val="nil"/>
            </w:tcBorders>
            <w:shd w:val="clear" w:color="auto" w:fill="auto"/>
            <w:noWrap/>
            <w:vAlign w:val="bottom"/>
            <w:hideMark/>
          </w:tcPr>
          <w:p w14:paraId="6298750F" w14:textId="3C551ABA"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-940</w:t>
            </w:r>
          </w:p>
        </w:tc>
        <w:tc>
          <w:tcPr>
            <w:tcW w:w="0" w:type="auto"/>
            <w:tcBorders>
              <w:top w:val="nil"/>
              <w:left w:val="nil"/>
              <w:bottom w:val="single" w:sz="4" w:space="0" w:color="auto"/>
              <w:right w:val="nil"/>
            </w:tcBorders>
            <w:shd w:val="clear" w:color="auto" w:fill="auto"/>
            <w:noWrap/>
            <w:vAlign w:val="bottom"/>
            <w:hideMark/>
          </w:tcPr>
          <w:p w14:paraId="0DCFBA36" w14:textId="1BC33F71"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-1836</w:t>
            </w:r>
          </w:p>
        </w:tc>
        <w:tc>
          <w:tcPr>
            <w:tcW w:w="0" w:type="auto"/>
            <w:tcBorders>
              <w:top w:val="nil"/>
              <w:left w:val="nil"/>
              <w:bottom w:val="single" w:sz="4" w:space="0" w:color="auto"/>
              <w:right w:val="nil"/>
            </w:tcBorders>
            <w:shd w:val="clear" w:color="auto" w:fill="auto"/>
            <w:noWrap/>
            <w:vAlign w:val="bottom"/>
            <w:hideMark/>
          </w:tcPr>
          <w:p w14:paraId="75276375" w14:textId="5060FF74"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549</w:t>
            </w:r>
          </w:p>
        </w:tc>
        <w:tc>
          <w:tcPr>
            <w:tcW w:w="0" w:type="auto"/>
            <w:tcBorders>
              <w:top w:val="nil"/>
              <w:left w:val="nil"/>
              <w:bottom w:val="single" w:sz="4" w:space="0" w:color="auto"/>
              <w:right w:val="nil"/>
            </w:tcBorders>
            <w:shd w:val="clear" w:color="auto" w:fill="auto"/>
            <w:noWrap/>
            <w:vAlign w:val="bottom"/>
            <w:hideMark/>
          </w:tcPr>
          <w:p w14:paraId="031F8867" w14:textId="6A809EAF"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-2828</w:t>
            </w:r>
          </w:p>
        </w:tc>
      </w:tr>
      <w:tr w:rsidR="0002708E" w:rsidRPr="00A50389" w14:paraId="39B819E9" w14:textId="77777777" w:rsidTr="00381660">
        <w:trPr>
          <w:trHeight w:val="300"/>
          <w:jc w:val="center"/>
        </w:trPr>
        <w:tc>
          <w:tcPr>
            <w:tcW w:w="0" w:type="auto"/>
            <w:tcBorders>
              <w:top w:val="single" w:sz="4" w:space="0" w:color="auto"/>
              <w:left w:val="nil"/>
              <w:bottom w:val="single" w:sz="18" w:space="0" w:color="000000" w:themeColor="text1"/>
              <w:right w:val="nil"/>
            </w:tcBorders>
            <w:shd w:val="clear" w:color="auto" w:fill="auto"/>
            <w:noWrap/>
            <w:vAlign w:val="bottom"/>
            <w:hideMark/>
          </w:tcPr>
          <w:p w14:paraId="53CE4E2D" w14:textId="3BA2DF18" w:rsidR="0002708E" w:rsidRPr="00A50389" w:rsidRDefault="0002708E" w:rsidP="0002708E">
            <w:pPr>
              <w:spacing w:after="0" w:line="240" w:lineRule="auto"/>
              <w:jc w:val="left"/>
              <w:rPr>
                <w:rFonts w:asciiTheme="majorHAnsi" w:eastAsia="Times New Roman" w:hAnsiTheme="majorHAnsi" w:cs="Times New Roman"/>
                <w:b/>
                <w:bCs/>
                <w:color w:val="000000"/>
              </w:rPr>
            </w:pPr>
            <w:r>
              <w:rPr>
                <w:rFonts w:ascii="Aptos Narrow" w:hAnsi="Aptos Narrow"/>
                <w:b/>
                <w:bCs/>
                <w:color w:val="000000"/>
              </w:rPr>
              <w:t>Total</w:t>
            </w:r>
          </w:p>
        </w:tc>
        <w:tc>
          <w:tcPr>
            <w:tcW w:w="0" w:type="auto"/>
            <w:tcBorders>
              <w:top w:val="single" w:sz="4" w:space="0" w:color="auto"/>
              <w:left w:val="nil"/>
              <w:bottom w:val="single" w:sz="18" w:space="0" w:color="000000" w:themeColor="text1"/>
              <w:right w:val="nil"/>
            </w:tcBorders>
            <w:shd w:val="clear" w:color="auto" w:fill="auto"/>
            <w:noWrap/>
            <w:vAlign w:val="bottom"/>
            <w:hideMark/>
          </w:tcPr>
          <w:p w14:paraId="2C99FAA0" w14:textId="514CDA7C"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1274</w:t>
            </w:r>
          </w:p>
        </w:tc>
        <w:tc>
          <w:tcPr>
            <w:tcW w:w="0" w:type="auto"/>
            <w:tcBorders>
              <w:top w:val="single" w:sz="4" w:space="0" w:color="auto"/>
              <w:left w:val="nil"/>
              <w:bottom w:val="single" w:sz="18" w:space="0" w:color="000000" w:themeColor="text1"/>
              <w:right w:val="nil"/>
            </w:tcBorders>
            <w:shd w:val="clear" w:color="auto" w:fill="auto"/>
            <w:noWrap/>
            <w:vAlign w:val="bottom"/>
            <w:hideMark/>
          </w:tcPr>
          <w:p w14:paraId="2A30A3A5" w14:textId="5AF45694"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-3632</w:t>
            </w:r>
          </w:p>
        </w:tc>
        <w:tc>
          <w:tcPr>
            <w:tcW w:w="0" w:type="auto"/>
            <w:tcBorders>
              <w:top w:val="single" w:sz="4" w:space="0" w:color="auto"/>
              <w:left w:val="nil"/>
              <w:bottom w:val="single" w:sz="18" w:space="0" w:color="000000" w:themeColor="text1"/>
              <w:right w:val="nil"/>
            </w:tcBorders>
            <w:shd w:val="clear" w:color="auto" w:fill="auto"/>
            <w:noWrap/>
            <w:vAlign w:val="bottom"/>
            <w:hideMark/>
          </w:tcPr>
          <w:p w14:paraId="2702AA6A" w14:textId="25B52983"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-3146</w:t>
            </w:r>
          </w:p>
        </w:tc>
        <w:tc>
          <w:tcPr>
            <w:tcW w:w="0" w:type="auto"/>
            <w:tcBorders>
              <w:top w:val="single" w:sz="4" w:space="0" w:color="auto"/>
              <w:left w:val="nil"/>
              <w:bottom w:val="single" w:sz="18" w:space="0" w:color="000000" w:themeColor="text1"/>
              <w:right w:val="nil"/>
            </w:tcBorders>
            <w:shd w:val="clear" w:color="auto" w:fill="auto"/>
            <w:noWrap/>
            <w:vAlign w:val="bottom"/>
            <w:hideMark/>
          </w:tcPr>
          <w:p w14:paraId="2C506433" w14:textId="35476054"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1005</w:t>
            </w:r>
          </w:p>
        </w:tc>
        <w:tc>
          <w:tcPr>
            <w:tcW w:w="0" w:type="auto"/>
            <w:tcBorders>
              <w:top w:val="single" w:sz="4" w:space="0" w:color="auto"/>
              <w:left w:val="nil"/>
              <w:bottom w:val="single" w:sz="18" w:space="0" w:color="000000" w:themeColor="text1"/>
              <w:right w:val="nil"/>
            </w:tcBorders>
            <w:shd w:val="clear" w:color="auto" w:fill="auto"/>
            <w:noWrap/>
            <w:vAlign w:val="bottom"/>
            <w:hideMark/>
          </w:tcPr>
          <w:p w14:paraId="2320BB24" w14:textId="61723E43"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-1926</w:t>
            </w:r>
          </w:p>
        </w:tc>
      </w:tr>
    </w:tbl>
    <w:p w14:paraId="58D16104" w14:textId="33469E82" w:rsidR="008D0B6A" w:rsidRDefault="008D0B6A" w:rsidP="008D0B6A">
      <w:pPr>
        <w:pStyle w:val="Titre3"/>
      </w:pPr>
      <w:r>
        <w:t>Internal rate of return</w:t>
      </w:r>
    </w:p>
    <w:p w14:paraId="1D2AB504" w14:textId="213E3E81" w:rsidR="00BA5969" w:rsidRDefault="00BA5969" w:rsidP="00C24830">
      <w:r>
        <w:t xml:space="preserve">The internal rate of return (IRR) expressed in real </w:t>
      </w:r>
      <w:r w:rsidR="00C4353B">
        <w:t>values</w:t>
      </w:r>
      <w:r>
        <w:t xml:space="preserve"> ranged from 1.</w:t>
      </w:r>
      <w:r w:rsidR="005C266C">
        <w:t>11</w:t>
      </w:r>
      <w:r>
        <w:t>% (</w:t>
      </w:r>
      <w:r w:rsidR="00D12359">
        <w:t>Block 3</w:t>
      </w:r>
      <w:r>
        <w:t>) to 2.</w:t>
      </w:r>
      <w:r w:rsidR="00D12359">
        <w:t>4</w:t>
      </w:r>
      <w:r>
        <w:t>% (</w:t>
      </w:r>
      <w:r w:rsidR="00AA4F01">
        <w:t>Block 4</w:t>
      </w:r>
      <w:r>
        <w:t xml:space="preserve">, </w:t>
      </w:r>
      <w:r w:rsidR="00DB2530">
        <w:rPr>
          <w:highlight w:val="yellow"/>
        </w:rPr>
        <w:fldChar w:fldCharType="begin"/>
      </w:r>
      <w:r w:rsidR="00DB2530">
        <w:instrText xml:space="preserve"> REF _Ref191289988 \h </w:instrText>
      </w:r>
      <w:r w:rsidR="00DB2530">
        <w:rPr>
          <w:highlight w:val="yellow"/>
        </w:rPr>
      </w:r>
      <w:r w:rsidR="00DB2530">
        <w:rPr>
          <w:highlight w:val="yellow"/>
        </w:rPr>
        <w:fldChar w:fldCharType="separate"/>
      </w:r>
      <w:r w:rsidR="00DB2530">
        <w:t xml:space="preserve">Table </w:t>
      </w:r>
      <w:r w:rsidR="00DB2530">
        <w:rPr>
          <w:noProof/>
        </w:rPr>
        <w:t>4</w:t>
      </w:r>
      <w:r w:rsidR="00DB2530">
        <w:rPr>
          <w:highlight w:val="yellow"/>
        </w:rPr>
        <w:fldChar w:fldCharType="end"/>
      </w:r>
      <w:r>
        <w:t xml:space="preserve">). These rates corresponded to </w:t>
      </w:r>
      <w:proofErr w:type="spellStart"/>
      <w:r w:rsidR="00AA4F01">
        <w:t>IRR</w:t>
      </w:r>
      <w:r w:rsidR="00AA4F01" w:rsidRPr="00AA4F01">
        <w:rPr>
          <w:vertAlign w:val="subscript"/>
        </w:rPr>
        <w:t>nominal</w:t>
      </w:r>
      <w:proofErr w:type="spellEnd"/>
      <w:r w:rsidR="00AA4F01">
        <w:t>, expressed</w:t>
      </w:r>
      <w:r>
        <w:t xml:space="preserve"> in nominal value</w:t>
      </w:r>
      <w:r w:rsidR="00AA4F01">
        <w:t>,</w:t>
      </w:r>
      <w:r>
        <w:t xml:space="preserve"> </w:t>
      </w:r>
      <w:r w:rsidR="00AA4F01">
        <w:t>of</w:t>
      </w:r>
      <w:r>
        <w:t xml:space="preserve"> 3.</w:t>
      </w:r>
      <w:r w:rsidR="00D56883">
        <w:t>2</w:t>
      </w:r>
      <w:r>
        <w:t>% and 4.</w:t>
      </w:r>
      <w:r w:rsidR="00D56883">
        <w:t>4</w:t>
      </w:r>
      <w:r>
        <w:t>% respectively</w:t>
      </w:r>
      <w:r w:rsidR="00AA4F01">
        <w:t xml:space="preserve"> (given an inflation rate of 2%)</w:t>
      </w:r>
      <w:r>
        <w:t xml:space="preserve">.  These rates were calculated taking into account all </w:t>
      </w:r>
      <w:r w:rsidR="00B9629C">
        <w:t>revenues</w:t>
      </w:r>
      <w:r>
        <w:t xml:space="preserve"> and </w:t>
      </w:r>
      <w:r w:rsidR="00B9629C">
        <w:t>costs</w:t>
      </w:r>
      <w:r>
        <w:t xml:space="preserve">, as well as the </w:t>
      </w:r>
      <w:r w:rsidR="00D56883">
        <w:t xml:space="preserve">opportunity </w:t>
      </w:r>
      <w:r>
        <w:t xml:space="preserve">cost </w:t>
      </w:r>
      <w:r w:rsidR="00D56883">
        <w:t xml:space="preserve">of </w:t>
      </w:r>
      <w:r>
        <w:t>the initial capital (</w:t>
      </w:r>
      <w:r w:rsidR="00D56883">
        <w:t xml:space="preserve">similar to what is shown in </w:t>
      </w:r>
      <w:r w:rsidR="00D56883">
        <w:fldChar w:fldCharType="begin"/>
      </w:r>
      <w:r w:rsidR="00D56883">
        <w:instrText xml:space="preserve"> REF _Ref191286682 \h </w:instrText>
      </w:r>
      <w:r w:rsidR="00D56883">
        <w:fldChar w:fldCharType="separate"/>
      </w:r>
      <w:r w:rsidR="00D56883">
        <w:t xml:space="preserve">Table </w:t>
      </w:r>
      <w:r w:rsidR="00D56883">
        <w:rPr>
          <w:noProof/>
        </w:rPr>
        <w:t>3</w:t>
      </w:r>
      <w:r w:rsidR="00D56883">
        <w:fldChar w:fldCharType="end"/>
      </w:r>
      <w:r>
        <w:t>). They therefore represent</w:t>
      </w:r>
      <w:r w:rsidR="00B9629C">
        <w:t>ed</w:t>
      </w:r>
      <w:r>
        <w:t xml:space="preserve"> an estimate of the overall profitability of the forest property, which can be compared with the profitability of other financial investments.</w:t>
      </w:r>
      <w:r w:rsidR="00C24830">
        <w:t xml:space="preserve"> O</w:t>
      </w:r>
      <w:r>
        <w:t xml:space="preserve">mitting the </w:t>
      </w:r>
      <w:r w:rsidR="009C460B">
        <w:t>costs</w:t>
      </w:r>
      <w:r>
        <w:t xml:space="preserve"> of </w:t>
      </w:r>
      <w:r w:rsidR="003764F7">
        <w:t>roadworks</w:t>
      </w:r>
      <w:r w:rsidR="00EE1BD4">
        <w:t>,</w:t>
      </w:r>
      <w:r>
        <w:t xml:space="preserve"> vehicle purchase</w:t>
      </w:r>
      <w:r w:rsidR="00EE1BD4">
        <w:t xml:space="preserve"> and taxes,</w:t>
      </w:r>
      <w:r>
        <w:t xml:space="preserve"> as well as </w:t>
      </w:r>
      <w:r w:rsidR="009C460B">
        <w:t>revenues</w:t>
      </w:r>
      <w:r>
        <w:t xml:space="preserve"> from hunting, fishing and subsidies</w:t>
      </w:r>
      <w:r w:rsidR="00C24830">
        <w:t xml:space="preserve"> (to compare with the theoretical scenarios), t</w:t>
      </w:r>
      <w:r>
        <w:t xml:space="preserve">he IRRs </w:t>
      </w:r>
      <w:r w:rsidR="00C24830">
        <w:t>remained</w:t>
      </w:r>
      <w:r>
        <w:t xml:space="preserve"> of the same order of magnitude, but lower, depending on the specific features of each </w:t>
      </w:r>
      <w:r w:rsidR="003764F7">
        <w:t>block</w:t>
      </w:r>
      <w:r>
        <w:t xml:space="preserve"> (</w:t>
      </w:r>
      <w:r w:rsidR="00DB2530">
        <w:rPr>
          <w:highlight w:val="yellow"/>
        </w:rPr>
        <w:fldChar w:fldCharType="begin"/>
      </w:r>
      <w:r w:rsidR="00DB2530">
        <w:instrText xml:space="preserve"> REF _Ref191289988 \h </w:instrText>
      </w:r>
      <w:r w:rsidR="00DB2530">
        <w:rPr>
          <w:highlight w:val="yellow"/>
        </w:rPr>
      </w:r>
      <w:r w:rsidR="00DB2530">
        <w:rPr>
          <w:highlight w:val="yellow"/>
        </w:rPr>
        <w:fldChar w:fldCharType="separate"/>
      </w:r>
      <w:r w:rsidR="00DB2530">
        <w:t xml:space="preserve">Table </w:t>
      </w:r>
      <w:r w:rsidR="00DB2530">
        <w:rPr>
          <w:noProof/>
        </w:rPr>
        <w:t>4</w:t>
      </w:r>
      <w:r w:rsidR="00DB2530">
        <w:rPr>
          <w:highlight w:val="yellow"/>
        </w:rPr>
        <w:fldChar w:fldCharType="end"/>
      </w:r>
      <w:r>
        <w:t xml:space="preserve">). These ranged from </w:t>
      </w:r>
      <w:r w:rsidR="00C92C90">
        <w:t>0.</w:t>
      </w:r>
      <w:r w:rsidR="001F2179">
        <w:t>9</w:t>
      </w:r>
      <w:r w:rsidR="00C92C90">
        <w:t xml:space="preserve"> </w:t>
      </w:r>
      <w:r>
        <w:t>% (</w:t>
      </w:r>
      <w:r w:rsidR="008F10DF">
        <w:t>block 3</w:t>
      </w:r>
      <w:r>
        <w:t>) to 2.</w:t>
      </w:r>
      <w:r w:rsidR="0008531D">
        <w:t>1</w:t>
      </w:r>
      <w:r>
        <w:t>% (</w:t>
      </w:r>
      <w:r w:rsidR="008F10DF">
        <w:t>block 1</w:t>
      </w:r>
      <w:r>
        <w:t>).</w:t>
      </w:r>
    </w:p>
    <w:p w14:paraId="683D58A4" w14:textId="61FF6E49" w:rsidR="007133FC" w:rsidRDefault="007133FC" w:rsidP="007133FC">
      <w:pPr>
        <w:pStyle w:val="Lgende"/>
        <w:keepNext/>
      </w:pPr>
      <w:bookmarkStart w:id="11" w:name="_Ref191289988"/>
      <w:r>
        <w:t xml:space="preserve">Table </w:t>
      </w:r>
      <w:fldSimple w:instr=" SEQ Table \* ARABIC ">
        <w:r w:rsidR="00D86CB8">
          <w:rPr>
            <w:noProof/>
          </w:rPr>
          <w:t>4</w:t>
        </w:r>
      </w:fldSimple>
      <w:bookmarkEnd w:id="11"/>
      <w:r>
        <w:t xml:space="preserve">: Estimates of the internal rate of return expressed in real </w:t>
      </w:r>
      <w:r w:rsidR="00C4353B">
        <w:t>values</w:t>
      </w:r>
      <w:r>
        <w:t xml:space="preserve"> (IRR) or in nominal values (</w:t>
      </w:r>
      <w:proofErr w:type="spellStart"/>
      <w:r>
        <w:t>IRR</w:t>
      </w:r>
      <w:r w:rsidRPr="00B064D9">
        <w:rPr>
          <w:vertAlign w:val="subscript"/>
        </w:rPr>
        <w:t>nominal</w:t>
      </w:r>
      <w:proofErr w:type="spellEnd"/>
      <w:r>
        <w:t>)</w:t>
      </w:r>
      <w:r w:rsidR="000D5C81">
        <w:t xml:space="preserve"> and taking into account all financial flows or excluding those concerning </w:t>
      </w:r>
      <w:r w:rsidR="000D5C81" w:rsidRPr="000D5C81">
        <w:t>roadworks, subsidies, taxes, fishing, hunting</w:t>
      </w:r>
      <w:r w:rsidR="000D5C81">
        <w:t>.</w:t>
      </w:r>
    </w:p>
    <w:tbl>
      <w:tblPr>
        <w:tblStyle w:val="TableauGrille1Clair"/>
        <w:tblW w:w="8560" w:type="dxa"/>
        <w:tblLook w:val="04A0" w:firstRow="1" w:lastRow="0" w:firstColumn="1" w:lastColumn="0" w:noHBand="0" w:noVBand="1"/>
      </w:tblPr>
      <w:tblGrid>
        <w:gridCol w:w="960"/>
        <w:gridCol w:w="1650"/>
        <w:gridCol w:w="1710"/>
        <w:gridCol w:w="2160"/>
        <w:gridCol w:w="2080"/>
      </w:tblGrid>
      <w:tr w:rsidR="00B064D9" w:rsidRPr="00B064D9" w14:paraId="0B2ADA72" w14:textId="77777777" w:rsidTr="00B064D9">
        <w:trPr>
          <w:cnfStyle w:val="100000000000" w:firstRow="1" w:lastRow="0" w:firstColumn="0" w:lastColumn="0" w:oddVBand="0" w:evenVBand="0" w:oddHBand="0" w:evenHBand="0" w:firstRowFirstColumn="0" w:firstRowLastColumn="0" w:lastRowFirstColumn="0" w:lastRowLastColumn="0"/>
          <w:trHeight w:val="750"/>
        </w:trPr>
        <w:tc>
          <w:tcPr>
            <w:cnfStyle w:val="001000000000" w:firstRow="0" w:lastRow="0" w:firstColumn="1" w:lastColumn="0" w:oddVBand="0" w:evenVBand="0" w:oddHBand="0" w:evenHBand="0" w:firstRowFirstColumn="0" w:firstRowLastColumn="0" w:lastRowFirstColumn="0" w:lastRowLastColumn="0"/>
            <w:tcW w:w="960" w:type="dxa"/>
            <w:vMerge w:val="restart"/>
            <w:tcBorders>
              <w:top w:val="single" w:sz="12" w:space="0" w:color="999999" w:themeColor="text1" w:themeTint="66"/>
              <w:left w:val="nil"/>
              <w:right w:val="nil"/>
            </w:tcBorders>
            <w:noWrap/>
            <w:hideMark/>
          </w:tcPr>
          <w:p w14:paraId="3E00FBE7" w14:textId="77777777" w:rsidR="00B525DD" w:rsidRPr="00B064D9" w:rsidRDefault="00B525DD" w:rsidP="00B525DD">
            <w:pPr>
              <w:jc w:val="center"/>
              <w:rPr>
                <w:rFonts w:ascii="Aptos Narrow" w:eastAsia="Times New Roman" w:hAnsi="Aptos Narrow" w:cs="Times New Roman"/>
              </w:rPr>
            </w:pPr>
            <w:r w:rsidRPr="00B064D9">
              <w:rPr>
                <w:rFonts w:ascii="Aptos Narrow" w:eastAsia="Times New Roman" w:hAnsi="Aptos Narrow" w:cs="Times New Roman"/>
              </w:rPr>
              <w:t>block</w:t>
            </w:r>
          </w:p>
        </w:tc>
        <w:tc>
          <w:tcPr>
            <w:tcW w:w="3360" w:type="dxa"/>
            <w:gridSpan w:val="2"/>
            <w:tcBorders>
              <w:top w:val="single" w:sz="12" w:space="0" w:color="999999" w:themeColor="text1" w:themeTint="66"/>
              <w:left w:val="nil"/>
              <w:right w:val="nil"/>
            </w:tcBorders>
            <w:hideMark/>
          </w:tcPr>
          <w:p w14:paraId="46CCA329" w14:textId="77777777" w:rsidR="00B525DD" w:rsidRPr="00B064D9" w:rsidRDefault="00B525DD" w:rsidP="00B525DD">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rPr>
            </w:pPr>
            <w:r w:rsidRPr="00B064D9">
              <w:rPr>
                <w:rFonts w:ascii="Aptos Narrow" w:eastAsia="Times New Roman" w:hAnsi="Aptos Narrow" w:cs="Times New Roman"/>
              </w:rPr>
              <w:t>With all financial flows</w:t>
            </w:r>
          </w:p>
        </w:tc>
        <w:tc>
          <w:tcPr>
            <w:tcW w:w="4240" w:type="dxa"/>
            <w:gridSpan w:val="2"/>
            <w:tcBorders>
              <w:top w:val="single" w:sz="12" w:space="0" w:color="999999" w:themeColor="text1" w:themeTint="66"/>
              <w:left w:val="nil"/>
              <w:right w:val="nil"/>
            </w:tcBorders>
            <w:hideMark/>
          </w:tcPr>
          <w:p w14:paraId="339C385B" w14:textId="633EAFAD" w:rsidR="00B525DD" w:rsidRPr="00B064D9" w:rsidRDefault="00B525DD" w:rsidP="00B525DD">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rPr>
            </w:pPr>
            <w:r w:rsidRPr="00B064D9">
              <w:rPr>
                <w:rFonts w:ascii="Aptos Narrow" w:eastAsia="Times New Roman" w:hAnsi="Aptos Narrow" w:cs="Times New Roman"/>
              </w:rPr>
              <w:t>Excluding roadworks, subsidies, taxes, fishing</w:t>
            </w:r>
            <w:r w:rsidR="0001370D" w:rsidRPr="00B064D9">
              <w:rPr>
                <w:rFonts w:ascii="Aptos Narrow" w:eastAsia="Times New Roman" w:hAnsi="Aptos Narrow" w:cs="Times New Roman"/>
              </w:rPr>
              <w:t xml:space="preserve"> leases</w:t>
            </w:r>
            <w:r w:rsidRPr="00B064D9">
              <w:rPr>
                <w:rFonts w:ascii="Aptos Narrow" w:eastAsia="Times New Roman" w:hAnsi="Aptos Narrow" w:cs="Times New Roman"/>
              </w:rPr>
              <w:t>, hunting</w:t>
            </w:r>
            <w:r w:rsidR="0001370D" w:rsidRPr="00B064D9">
              <w:rPr>
                <w:rFonts w:ascii="Aptos Narrow" w:eastAsia="Times New Roman" w:hAnsi="Aptos Narrow" w:cs="Times New Roman"/>
              </w:rPr>
              <w:t xml:space="preserve"> leases</w:t>
            </w:r>
            <w:r w:rsidRPr="00B064D9">
              <w:rPr>
                <w:rFonts w:ascii="Aptos Narrow" w:eastAsia="Times New Roman" w:hAnsi="Aptos Narrow" w:cs="Times New Roman"/>
              </w:rPr>
              <w:t>.</w:t>
            </w:r>
          </w:p>
        </w:tc>
      </w:tr>
      <w:tr w:rsidR="00B064D9" w:rsidRPr="00B064D9" w14:paraId="640711EA" w14:textId="77777777" w:rsidTr="00B064D9">
        <w:trPr>
          <w:trHeight w:val="300"/>
        </w:trPr>
        <w:tc>
          <w:tcPr>
            <w:cnfStyle w:val="001000000000" w:firstRow="0" w:lastRow="0" w:firstColumn="1" w:lastColumn="0" w:oddVBand="0" w:evenVBand="0" w:oddHBand="0" w:evenHBand="0" w:firstRowFirstColumn="0" w:firstRowLastColumn="0" w:lastRowFirstColumn="0" w:lastRowLastColumn="0"/>
            <w:tcW w:w="960" w:type="dxa"/>
            <w:vMerge/>
            <w:tcBorders>
              <w:left w:val="nil"/>
              <w:bottom w:val="single" w:sz="12" w:space="0" w:color="999999" w:themeColor="text1" w:themeTint="66"/>
              <w:right w:val="nil"/>
            </w:tcBorders>
            <w:hideMark/>
          </w:tcPr>
          <w:p w14:paraId="060B03A9" w14:textId="77777777" w:rsidR="00B525DD" w:rsidRPr="00B064D9" w:rsidRDefault="00B525DD" w:rsidP="00B525DD">
            <w:pPr>
              <w:jc w:val="left"/>
              <w:rPr>
                <w:rFonts w:ascii="Aptos Narrow" w:eastAsia="Times New Roman" w:hAnsi="Aptos Narrow" w:cs="Times New Roman"/>
              </w:rPr>
            </w:pPr>
          </w:p>
        </w:tc>
        <w:tc>
          <w:tcPr>
            <w:tcW w:w="1650" w:type="dxa"/>
            <w:tcBorders>
              <w:left w:val="nil"/>
              <w:bottom w:val="single" w:sz="12" w:space="0" w:color="999999" w:themeColor="text1" w:themeTint="66"/>
              <w:right w:val="nil"/>
            </w:tcBorders>
            <w:noWrap/>
            <w:hideMark/>
          </w:tcPr>
          <w:p w14:paraId="6F981F5E" w14:textId="77777777" w:rsidR="00B525DD" w:rsidRPr="00B064D9" w:rsidRDefault="00B525DD" w:rsidP="00B525DD">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rPr>
            </w:pPr>
            <w:r w:rsidRPr="00B064D9">
              <w:rPr>
                <w:rFonts w:ascii="Aptos Narrow" w:eastAsia="Times New Roman" w:hAnsi="Aptos Narrow" w:cs="Times New Roman"/>
              </w:rPr>
              <w:t>IRR</w:t>
            </w:r>
          </w:p>
        </w:tc>
        <w:tc>
          <w:tcPr>
            <w:tcW w:w="1710" w:type="dxa"/>
            <w:tcBorders>
              <w:left w:val="nil"/>
              <w:bottom w:val="single" w:sz="12" w:space="0" w:color="999999" w:themeColor="text1" w:themeTint="66"/>
              <w:right w:val="nil"/>
            </w:tcBorders>
            <w:noWrap/>
            <w:hideMark/>
          </w:tcPr>
          <w:p w14:paraId="39F84319" w14:textId="77777777" w:rsidR="00B525DD" w:rsidRPr="00B064D9" w:rsidRDefault="00B525DD" w:rsidP="00B525DD">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rPr>
            </w:pPr>
            <w:proofErr w:type="spellStart"/>
            <w:r w:rsidRPr="00B064D9">
              <w:rPr>
                <w:rFonts w:ascii="Aptos Narrow" w:eastAsia="Times New Roman" w:hAnsi="Aptos Narrow" w:cs="Times New Roman"/>
              </w:rPr>
              <w:t>IRR</w:t>
            </w:r>
            <w:r w:rsidRPr="00B064D9">
              <w:rPr>
                <w:rFonts w:ascii="Aptos Narrow" w:eastAsia="Times New Roman" w:hAnsi="Aptos Narrow" w:cs="Times New Roman"/>
                <w:vertAlign w:val="subscript"/>
              </w:rPr>
              <w:t>nominal</w:t>
            </w:r>
            <w:proofErr w:type="spellEnd"/>
          </w:p>
        </w:tc>
        <w:tc>
          <w:tcPr>
            <w:tcW w:w="2160" w:type="dxa"/>
            <w:tcBorders>
              <w:left w:val="nil"/>
              <w:bottom w:val="single" w:sz="12" w:space="0" w:color="999999" w:themeColor="text1" w:themeTint="66"/>
              <w:right w:val="nil"/>
            </w:tcBorders>
            <w:noWrap/>
            <w:hideMark/>
          </w:tcPr>
          <w:p w14:paraId="0432E9EE" w14:textId="77777777" w:rsidR="00B525DD" w:rsidRPr="00B064D9" w:rsidRDefault="00B525DD" w:rsidP="00B525DD">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rPr>
            </w:pPr>
            <w:r w:rsidRPr="00B064D9">
              <w:rPr>
                <w:rFonts w:ascii="Aptos Narrow" w:eastAsia="Times New Roman" w:hAnsi="Aptos Narrow" w:cs="Times New Roman"/>
              </w:rPr>
              <w:t>IRR</w:t>
            </w:r>
          </w:p>
        </w:tc>
        <w:tc>
          <w:tcPr>
            <w:tcW w:w="2080" w:type="dxa"/>
            <w:tcBorders>
              <w:left w:val="nil"/>
              <w:bottom w:val="single" w:sz="12" w:space="0" w:color="999999" w:themeColor="text1" w:themeTint="66"/>
              <w:right w:val="nil"/>
            </w:tcBorders>
            <w:noWrap/>
            <w:hideMark/>
          </w:tcPr>
          <w:p w14:paraId="30450CC1" w14:textId="77777777" w:rsidR="00B525DD" w:rsidRPr="00B064D9" w:rsidRDefault="00B525DD" w:rsidP="00B525DD">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rPr>
            </w:pPr>
            <w:proofErr w:type="spellStart"/>
            <w:r w:rsidRPr="00B064D9">
              <w:rPr>
                <w:rFonts w:ascii="Aptos Narrow" w:eastAsia="Times New Roman" w:hAnsi="Aptos Narrow" w:cs="Times New Roman"/>
              </w:rPr>
              <w:t>IRR</w:t>
            </w:r>
            <w:r w:rsidRPr="00B064D9">
              <w:rPr>
                <w:rFonts w:ascii="Aptos Narrow" w:eastAsia="Times New Roman" w:hAnsi="Aptos Narrow" w:cs="Times New Roman"/>
                <w:vertAlign w:val="subscript"/>
              </w:rPr>
              <w:t>nominal</w:t>
            </w:r>
            <w:proofErr w:type="spellEnd"/>
          </w:p>
        </w:tc>
      </w:tr>
      <w:tr w:rsidR="00B064D9" w:rsidRPr="00B064D9" w14:paraId="6FD34838" w14:textId="77777777" w:rsidTr="00B064D9">
        <w:trPr>
          <w:trHeight w:val="300"/>
        </w:trPr>
        <w:tc>
          <w:tcPr>
            <w:cnfStyle w:val="001000000000" w:firstRow="0" w:lastRow="0" w:firstColumn="1" w:lastColumn="0" w:oddVBand="0" w:evenVBand="0" w:oddHBand="0" w:evenHBand="0" w:firstRowFirstColumn="0" w:firstRowLastColumn="0" w:lastRowFirstColumn="0" w:lastRowLastColumn="0"/>
            <w:tcW w:w="960" w:type="dxa"/>
            <w:tcBorders>
              <w:top w:val="single" w:sz="12" w:space="0" w:color="999999" w:themeColor="text1" w:themeTint="66"/>
              <w:left w:val="nil"/>
              <w:right w:val="nil"/>
            </w:tcBorders>
            <w:noWrap/>
            <w:hideMark/>
          </w:tcPr>
          <w:p w14:paraId="7E473AFC" w14:textId="77777777" w:rsidR="00B525DD" w:rsidRPr="00B064D9" w:rsidRDefault="00B525DD" w:rsidP="00B525DD">
            <w:pPr>
              <w:jc w:val="right"/>
              <w:rPr>
                <w:rFonts w:ascii="Aptos Narrow" w:eastAsia="Times New Roman" w:hAnsi="Aptos Narrow" w:cs="Times New Roman"/>
              </w:rPr>
            </w:pPr>
            <w:r w:rsidRPr="00B064D9">
              <w:rPr>
                <w:rFonts w:ascii="Aptos Narrow" w:eastAsia="Times New Roman" w:hAnsi="Aptos Narrow" w:cs="Times New Roman"/>
              </w:rPr>
              <w:t>1</w:t>
            </w:r>
          </w:p>
        </w:tc>
        <w:tc>
          <w:tcPr>
            <w:tcW w:w="1650" w:type="dxa"/>
            <w:tcBorders>
              <w:top w:val="single" w:sz="12" w:space="0" w:color="999999" w:themeColor="text1" w:themeTint="66"/>
              <w:left w:val="nil"/>
              <w:right w:val="nil"/>
            </w:tcBorders>
            <w:noWrap/>
            <w:hideMark/>
          </w:tcPr>
          <w:p w14:paraId="0DAED4DA" w14:textId="77777777" w:rsidR="00B525DD" w:rsidRPr="00B064D9" w:rsidRDefault="00B525DD" w:rsidP="00B525DD">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rPr>
            </w:pPr>
            <w:r w:rsidRPr="00B064D9">
              <w:rPr>
                <w:rFonts w:ascii="Aptos Narrow" w:eastAsia="Times New Roman" w:hAnsi="Aptos Narrow" w:cs="Times New Roman"/>
              </w:rPr>
              <w:t>2.4%</w:t>
            </w:r>
          </w:p>
        </w:tc>
        <w:tc>
          <w:tcPr>
            <w:tcW w:w="1710" w:type="dxa"/>
            <w:tcBorders>
              <w:top w:val="single" w:sz="12" w:space="0" w:color="999999" w:themeColor="text1" w:themeTint="66"/>
              <w:left w:val="nil"/>
              <w:right w:val="nil"/>
            </w:tcBorders>
            <w:noWrap/>
            <w:hideMark/>
          </w:tcPr>
          <w:p w14:paraId="07287A0D" w14:textId="77777777" w:rsidR="00B525DD" w:rsidRPr="00B064D9" w:rsidRDefault="00B525DD" w:rsidP="00B525DD">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rPr>
            </w:pPr>
            <w:r w:rsidRPr="00B064D9">
              <w:rPr>
                <w:rFonts w:ascii="Aptos Narrow" w:eastAsia="Times New Roman" w:hAnsi="Aptos Narrow" w:cs="Times New Roman"/>
              </w:rPr>
              <w:t>4.4%</w:t>
            </w:r>
          </w:p>
        </w:tc>
        <w:tc>
          <w:tcPr>
            <w:tcW w:w="2160" w:type="dxa"/>
            <w:tcBorders>
              <w:top w:val="single" w:sz="12" w:space="0" w:color="999999" w:themeColor="text1" w:themeTint="66"/>
              <w:left w:val="nil"/>
              <w:right w:val="nil"/>
            </w:tcBorders>
            <w:noWrap/>
            <w:hideMark/>
          </w:tcPr>
          <w:p w14:paraId="36DF09CF" w14:textId="77777777" w:rsidR="00B525DD" w:rsidRPr="00B064D9" w:rsidRDefault="00B525DD" w:rsidP="00B525DD">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rPr>
            </w:pPr>
            <w:r w:rsidRPr="00B064D9">
              <w:rPr>
                <w:rFonts w:ascii="Aptos Narrow" w:eastAsia="Times New Roman" w:hAnsi="Aptos Narrow" w:cs="Times New Roman"/>
              </w:rPr>
              <w:t>2.1%</w:t>
            </w:r>
          </w:p>
        </w:tc>
        <w:tc>
          <w:tcPr>
            <w:tcW w:w="2080" w:type="dxa"/>
            <w:tcBorders>
              <w:top w:val="single" w:sz="12" w:space="0" w:color="999999" w:themeColor="text1" w:themeTint="66"/>
              <w:left w:val="nil"/>
              <w:right w:val="nil"/>
            </w:tcBorders>
            <w:noWrap/>
            <w:hideMark/>
          </w:tcPr>
          <w:p w14:paraId="25880FCF" w14:textId="77777777" w:rsidR="00B525DD" w:rsidRPr="00B064D9" w:rsidRDefault="00B525DD" w:rsidP="00B525DD">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rPr>
            </w:pPr>
            <w:r w:rsidRPr="00B064D9">
              <w:rPr>
                <w:rFonts w:ascii="Aptos Narrow" w:eastAsia="Times New Roman" w:hAnsi="Aptos Narrow" w:cs="Times New Roman"/>
              </w:rPr>
              <w:t>4.1%</w:t>
            </w:r>
          </w:p>
        </w:tc>
      </w:tr>
      <w:tr w:rsidR="00B525DD" w:rsidRPr="00B525DD" w14:paraId="6C52AE5B" w14:textId="77777777" w:rsidTr="00B064D9">
        <w:trPr>
          <w:trHeight w:val="300"/>
        </w:trPr>
        <w:tc>
          <w:tcPr>
            <w:cnfStyle w:val="001000000000" w:firstRow="0" w:lastRow="0" w:firstColumn="1" w:lastColumn="0" w:oddVBand="0" w:evenVBand="0" w:oddHBand="0" w:evenHBand="0" w:firstRowFirstColumn="0" w:firstRowLastColumn="0" w:lastRowFirstColumn="0" w:lastRowLastColumn="0"/>
            <w:tcW w:w="960" w:type="dxa"/>
            <w:tcBorders>
              <w:left w:val="nil"/>
              <w:right w:val="nil"/>
            </w:tcBorders>
            <w:noWrap/>
            <w:hideMark/>
          </w:tcPr>
          <w:p w14:paraId="17868C40" w14:textId="77777777" w:rsidR="00B525DD" w:rsidRPr="00B525DD" w:rsidRDefault="00B525DD" w:rsidP="00B525DD">
            <w:pPr>
              <w:jc w:val="right"/>
              <w:rPr>
                <w:rFonts w:ascii="Aptos Narrow" w:eastAsia="Times New Roman" w:hAnsi="Aptos Narrow" w:cs="Times New Roman"/>
                <w:color w:val="000000"/>
              </w:rPr>
            </w:pPr>
            <w:r w:rsidRPr="00B525DD">
              <w:rPr>
                <w:rFonts w:ascii="Aptos Narrow" w:eastAsia="Times New Roman" w:hAnsi="Aptos Narrow" w:cs="Times New Roman"/>
                <w:color w:val="000000"/>
              </w:rPr>
              <w:t>2</w:t>
            </w:r>
          </w:p>
        </w:tc>
        <w:tc>
          <w:tcPr>
            <w:tcW w:w="1650" w:type="dxa"/>
            <w:tcBorders>
              <w:left w:val="nil"/>
              <w:right w:val="nil"/>
            </w:tcBorders>
            <w:noWrap/>
            <w:hideMark/>
          </w:tcPr>
          <w:p w14:paraId="1FBF2920" w14:textId="77777777" w:rsidR="00B525DD" w:rsidRPr="00B525DD" w:rsidRDefault="00B525DD" w:rsidP="00B525DD">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B525DD">
              <w:rPr>
                <w:rFonts w:ascii="Aptos Narrow" w:eastAsia="Times New Roman" w:hAnsi="Aptos Narrow" w:cs="Times New Roman"/>
                <w:color w:val="000000"/>
              </w:rPr>
              <w:t>1.2%</w:t>
            </w:r>
          </w:p>
        </w:tc>
        <w:tc>
          <w:tcPr>
            <w:tcW w:w="1710" w:type="dxa"/>
            <w:tcBorders>
              <w:left w:val="nil"/>
              <w:right w:val="nil"/>
            </w:tcBorders>
            <w:noWrap/>
            <w:hideMark/>
          </w:tcPr>
          <w:p w14:paraId="03997B1C" w14:textId="77777777" w:rsidR="00B525DD" w:rsidRPr="00B525DD" w:rsidRDefault="00B525DD" w:rsidP="00B525DD">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B525DD">
              <w:rPr>
                <w:rFonts w:ascii="Aptos Narrow" w:eastAsia="Times New Roman" w:hAnsi="Aptos Narrow" w:cs="Times New Roman"/>
                <w:color w:val="000000"/>
              </w:rPr>
              <w:t>3.2%</w:t>
            </w:r>
          </w:p>
        </w:tc>
        <w:tc>
          <w:tcPr>
            <w:tcW w:w="2160" w:type="dxa"/>
            <w:tcBorders>
              <w:left w:val="nil"/>
              <w:right w:val="nil"/>
            </w:tcBorders>
            <w:noWrap/>
            <w:hideMark/>
          </w:tcPr>
          <w:p w14:paraId="3214836A" w14:textId="77777777" w:rsidR="00B525DD" w:rsidRPr="00B525DD" w:rsidRDefault="00B525DD" w:rsidP="00B525DD">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B525DD">
              <w:rPr>
                <w:rFonts w:ascii="Aptos Narrow" w:eastAsia="Times New Roman" w:hAnsi="Aptos Narrow" w:cs="Times New Roman"/>
                <w:color w:val="000000"/>
              </w:rPr>
              <w:t>1.2%</w:t>
            </w:r>
          </w:p>
        </w:tc>
        <w:tc>
          <w:tcPr>
            <w:tcW w:w="2080" w:type="dxa"/>
            <w:tcBorders>
              <w:left w:val="nil"/>
              <w:right w:val="nil"/>
            </w:tcBorders>
            <w:noWrap/>
            <w:hideMark/>
          </w:tcPr>
          <w:p w14:paraId="580253B8" w14:textId="77777777" w:rsidR="00B525DD" w:rsidRPr="00B525DD" w:rsidRDefault="00B525DD" w:rsidP="00B525DD">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B525DD">
              <w:rPr>
                <w:rFonts w:ascii="Aptos Narrow" w:eastAsia="Times New Roman" w:hAnsi="Aptos Narrow" w:cs="Times New Roman"/>
                <w:color w:val="000000"/>
              </w:rPr>
              <w:t>3.2%</w:t>
            </w:r>
          </w:p>
        </w:tc>
      </w:tr>
      <w:tr w:rsidR="00B525DD" w:rsidRPr="00B525DD" w14:paraId="3BEC69EE" w14:textId="77777777" w:rsidTr="00B064D9">
        <w:trPr>
          <w:trHeight w:val="300"/>
        </w:trPr>
        <w:tc>
          <w:tcPr>
            <w:cnfStyle w:val="001000000000" w:firstRow="0" w:lastRow="0" w:firstColumn="1" w:lastColumn="0" w:oddVBand="0" w:evenVBand="0" w:oddHBand="0" w:evenHBand="0" w:firstRowFirstColumn="0" w:firstRowLastColumn="0" w:lastRowFirstColumn="0" w:lastRowLastColumn="0"/>
            <w:tcW w:w="960" w:type="dxa"/>
            <w:tcBorders>
              <w:left w:val="nil"/>
              <w:right w:val="nil"/>
            </w:tcBorders>
            <w:noWrap/>
            <w:hideMark/>
          </w:tcPr>
          <w:p w14:paraId="3AF7C435" w14:textId="77777777" w:rsidR="00B525DD" w:rsidRPr="00B525DD" w:rsidRDefault="00B525DD" w:rsidP="00B525DD">
            <w:pPr>
              <w:jc w:val="right"/>
              <w:rPr>
                <w:rFonts w:ascii="Aptos Narrow" w:eastAsia="Times New Roman" w:hAnsi="Aptos Narrow" w:cs="Times New Roman"/>
                <w:color w:val="000000"/>
              </w:rPr>
            </w:pPr>
            <w:r w:rsidRPr="00B525DD">
              <w:rPr>
                <w:rFonts w:ascii="Aptos Narrow" w:eastAsia="Times New Roman" w:hAnsi="Aptos Narrow" w:cs="Times New Roman"/>
                <w:color w:val="000000"/>
              </w:rPr>
              <w:t>3</w:t>
            </w:r>
          </w:p>
        </w:tc>
        <w:tc>
          <w:tcPr>
            <w:tcW w:w="1650" w:type="dxa"/>
            <w:tcBorders>
              <w:left w:val="nil"/>
              <w:right w:val="nil"/>
            </w:tcBorders>
            <w:noWrap/>
            <w:hideMark/>
          </w:tcPr>
          <w:p w14:paraId="4E2EF580" w14:textId="77777777" w:rsidR="00B525DD" w:rsidRPr="00B525DD" w:rsidRDefault="00B525DD" w:rsidP="00B525DD">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B525DD">
              <w:rPr>
                <w:rFonts w:ascii="Aptos Narrow" w:eastAsia="Times New Roman" w:hAnsi="Aptos Narrow" w:cs="Times New Roman"/>
                <w:color w:val="000000"/>
              </w:rPr>
              <w:t>1.2%</w:t>
            </w:r>
          </w:p>
        </w:tc>
        <w:tc>
          <w:tcPr>
            <w:tcW w:w="1710" w:type="dxa"/>
            <w:tcBorders>
              <w:left w:val="nil"/>
              <w:right w:val="nil"/>
            </w:tcBorders>
            <w:noWrap/>
            <w:hideMark/>
          </w:tcPr>
          <w:p w14:paraId="7A8D1DF1" w14:textId="77777777" w:rsidR="00B525DD" w:rsidRPr="00B525DD" w:rsidRDefault="00B525DD" w:rsidP="00B525DD">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B525DD">
              <w:rPr>
                <w:rFonts w:ascii="Aptos Narrow" w:eastAsia="Times New Roman" w:hAnsi="Aptos Narrow" w:cs="Times New Roman"/>
                <w:color w:val="000000"/>
              </w:rPr>
              <w:t>3.2%</w:t>
            </w:r>
          </w:p>
        </w:tc>
        <w:tc>
          <w:tcPr>
            <w:tcW w:w="2160" w:type="dxa"/>
            <w:tcBorders>
              <w:left w:val="nil"/>
              <w:right w:val="nil"/>
            </w:tcBorders>
            <w:noWrap/>
            <w:hideMark/>
          </w:tcPr>
          <w:p w14:paraId="12C29CB7" w14:textId="77777777" w:rsidR="00B525DD" w:rsidRPr="00B525DD" w:rsidRDefault="00B525DD" w:rsidP="00B525DD">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B525DD">
              <w:rPr>
                <w:rFonts w:ascii="Aptos Narrow" w:eastAsia="Times New Roman" w:hAnsi="Aptos Narrow" w:cs="Times New Roman"/>
                <w:color w:val="000000"/>
              </w:rPr>
              <w:t>0.9%</w:t>
            </w:r>
          </w:p>
        </w:tc>
        <w:tc>
          <w:tcPr>
            <w:tcW w:w="2080" w:type="dxa"/>
            <w:tcBorders>
              <w:left w:val="nil"/>
              <w:right w:val="nil"/>
            </w:tcBorders>
            <w:noWrap/>
            <w:hideMark/>
          </w:tcPr>
          <w:p w14:paraId="4F02DD30" w14:textId="77777777" w:rsidR="00B525DD" w:rsidRPr="00B525DD" w:rsidRDefault="00B525DD" w:rsidP="00B525DD">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B525DD">
              <w:rPr>
                <w:rFonts w:ascii="Aptos Narrow" w:eastAsia="Times New Roman" w:hAnsi="Aptos Narrow" w:cs="Times New Roman"/>
                <w:color w:val="000000"/>
              </w:rPr>
              <w:t>2.9%</w:t>
            </w:r>
          </w:p>
        </w:tc>
      </w:tr>
      <w:tr w:rsidR="00B525DD" w:rsidRPr="00B525DD" w14:paraId="6049804C" w14:textId="77777777" w:rsidTr="00B064D9">
        <w:trPr>
          <w:trHeight w:val="300"/>
        </w:trPr>
        <w:tc>
          <w:tcPr>
            <w:cnfStyle w:val="001000000000" w:firstRow="0" w:lastRow="0" w:firstColumn="1" w:lastColumn="0" w:oddVBand="0" w:evenVBand="0" w:oddHBand="0" w:evenHBand="0" w:firstRowFirstColumn="0" w:firstRowLastColumn="0" w:lastRowFirstColumn="0" w:lastRowLastColumn="0"/>
            <w:tcW w:w="960" w:type="dxa"/>
            <w:tcBorders>
              <w:left w:val="nil"/>
              <w:right w:val="nil"/>
            </w:tcBorders>
            <w:noWrap/>
            <w:hideMark/>
          </w:tcPr>
          <w:p w14:paraId="77A8B416" w14:textId="77777777" w:rsidR="00B525DD" w:rsidRPr="00B525DD" w:rsidRDefault="00B525DD" w:rsidP="00B525DD">
            <w:pPr>
              <w:jc w:val="right"/>
              <w:rPr>
                <w:rFonts w:ascii="Aptos Narrow" w:eastAsia="Times New Roman" w:hAnsi="Aptos Narrow" w:cs="Times New Roman"/>
                <w:color w:val="000000"/>
              </w:rPr>
            </w:pPr>
            <w:r w:rsidRPr="00B525DD">
              <w:rPr>
                <w:rFonts w:ascii="Aptos Narrow" w:eastAsia="Times New Roman" w:hAnsi="Aptos Narrow" w:cs="Times New Roman"/>
                <w:color w:val="000000"/>
              </w:rPr>
              <w:t>4</w:t>
            </w:r>
          </w:p>
        </w:tc>
        <w:tc>
          <w:tcPr>
            <w:tcW w:w="1650" w:type="dxa"/>
            <w:tcBorders>
              <w:left w:val="nil"/>
              <w:right w:val="nil"/>
            </w:tcBorders>
            <w:noWrap/>
            <w:hideMark/>
          </w:tcPr>
          <w:p w14:paraId="1E11AE06" w14:textId="77777777" w:rsidR="00B525DD" w:rsidRPr="00B525DD" w:rsidRDefault="00B525DD" w:rsidP="00B525DD">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B525DD">
              <w:rPr>
                <w:rFonts w:ascii="Aptos Narrow" w:eastAsia="Times New Roman" w:hAnsi="Aptos Narrow" w:cs="Times New Roman"/>
                <w:color w:val="000000"/>
              </w:rPr>
              <w:t>2.4%</w:t>
            </w:r>
          </w:p>
        </w:tc>
        <w:tc>
          <w:tcPr>
            <w:tcW w:w="1710" w:type="dxa"/>
            <w:tcBorders>
              <w:left w:val="nil"/>
              <w:right w:val="nil"/>
            </w:tcBorders>
            <w:noWrap/>
            <w:hideMark/>
          </w:tcPr>
          <w:p w14:paraId="274DE3BD" w14:textId="77777777" w:rsidR="00B525DD" w:rsidRPr="00B525DD" w:rsidRDefault="00B525DD" w:rsidP="00B525DD">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B525DD">
              <w:rPr>
                <w:rFonts w:ascii="Aptos Narrow" w:eastAsia="Times New Roman" w:hAnsi="Aptos Narrow" w:cs="Times New Roman"/>
                <w:color w:val="000000"/>
              </w:rPr>
              <w:t>4.4%</w:t>
            </w:r>
          </w:p>
        </w:tc>
        <w:tc>
          <w:tcPr>
            <w:tcW w:w="2160" w:type="dxa"/>
            <w:tcBorders>
              <w:left w:val="nil"/>
              <w:right w:val="nil"/>
            </w:tcBorders>
            <w:noWrap/>
            <w:hideMark/>
          </w:tcPr>
          <w:p w14:paraId="72268F0B" w14:textId="77777777" w:rsidR="00B525DD" w:rsidRPr="00B525DD" w:rsidRDefault="00B525DD" w:rsidP="00B525DD">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B525DD">
              <w:rPr>
                <w:rFonts w:ascii="Aptos Narrow" w:eastAsia="Times New Roman" w:hAnsi="Aptos Narrow" w:cs="Times New Roman"/>
                <w:color w:val="000000"/>
              </w:rPr>
              <w:t>1.8%</w:t>
            </w:r>
          </w:p>
        </w:tc>
        <w:tc>
          <w:tcPr>
            <w:tcW w:w="2080" w:type="dxa"/>
            <w:tcBorders>
              <w:left w:val="nil"/>
              <w:right w:val="nil"/>
            </w:tcBorders>
            <w:noWrap/>
            <w:hideMark/>
          </w:tcPr>
          <w:p w14:paraId="4C4A7A7A" w14:textId="77777777" w:rsidR="00B525DD" w:rsidRPr="00B525DD" w:rsidRDefault="00B525DD" w:rsidP="00B525DD">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B525DD">
              <w:rPr>
                <w:rFonts w:ascii="Aptos Narrow" w:eastAsia="Times New Roman" w:hAnsi="Aptos Narrow" w:cs="Times New Roman"/>
                <w:color w:val="000000"/>
              </w:rPr>
              <w:t>3.8%</w:t>
            </w:r>
          </w:p>
        </w:tc>
      </w:tr>
      <w:tr w:rsidR="00B525DD" w:rsidRPr="00B525DD" w14:paraId="2D1B998D" w14:textId="77777777" w:rsidTr="00B064D9">
        <w:trPr>
          <w:trHeight w:val="300"/>
        </w:trPr>
        <w:tc>
          <w:tcPr>
            <w:cnfStyle w:val="001000000000" w:firstRow="0" w:lastRow="0" w:firstColumn="1" w:lastColumn="0" w:oddVBand="0" w:evenVBand="0" w:oddHBand="0" w:evenHBand="0" w:firstRowFirstColumn="0" w:firstRowLastColumn="0" w:lastRowFirstColumn="0" w:lastRowLastColumn="0"/>
            <w:tcW w:w="960" w:type="dxa"/>
            <w:tcBorders>
              <w:left w:val="nil"/>
              <w:bottom w:val="single" w:sz="12" w:space="0" w:color="999999" w:themeColor="text1" w:themeTint="66"/>
              <w:right w:val="nil"/>
            </w:tcBorders>
            <w:noWrap/>
            <w:hideMark/>
          </w:tcPr>
          <w:p w14:paraId="7ECBC59D" w14:textId="77777777" w:rsidR="00B525DD" w:rsidRPr="00B525DD" w:rsidRDefault="00B525DD" w:rsidP="00B525DD">
            <w:pPr>
              <w:jc w:val="right"/>
              <w:rPr>
                <w:rFonts w:ascii="Aptos Narrow" w:eastAsia="Times New Roman" w:hAnsi="Aptos Narrow" w:cs="Times New Roman"/>
                <w:color w:val="000000"/>
              </w:rPr>
            </w:pPr>
            <w:r w:rsidRPr="00B525DD">
              <w:rPr>
                <w:rFonts w:ascii="Aptos Narrow" w:eastAsia="Times New Roman" w:hAnsi="Aptos Narrow" w:cs="Times New Roman"/>
                <w:color w:val="000000"/>
              </w:rPr>
              <w:t>5</w:t>
            </w:r>
          </w:p>
        </w:tc>
        <w:tc>
          <w:tcPr>
            <w:tcW w:w="1650" w:type="dxa"/>
            <w:tcBorders>
              <w:left w:val="nil"/>
              <w:bottom w:val="single" w:sz="12" w:space="0" w:color="999999" w:themeColor="text1" w:themeTint="66"/>
              <w:right w:val="nil"/>
            </w:tcBorders>
            <w:noWrap/>
            <w:hideMark/>
          </w:tcPr>
          <w:p w14:paraId="6A69085A" w14:textId="77777777" w:rsidR="00B525DD" w:rsidRPr="00B525DD" w:rsidRDefault="00B525DD" w:rsidP="00B525DD">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B525DD">
              <w:rPr>
                <w:rFonts w:ascii="Aptos Narrow" w:eastAsia="Times New Roman" w:hAnsi="Aptos Narrow" w:cs="Times New Roman"/>
                <w:color w:val="000000"/>
              </w:rPr>
              <w:t>1.5%</w:t>
            </w:r>
          </w:p>
        </w:tc>
        <w:tc>
          <w:tcPr>
            <w:tcW w:w="1710" w:type="dxa"/>
            <w:tcBorders>
              <w:left w:val="nil"/>
              <w:bottom w:val="single" w:sz="12" w:space="0" w:color="999999" w:themeColor="text1" w:themeTint="66"/>
              <w:right w:val="nil"/>
            </w:tcBorders>
            <w:noWrap/>
            <w:hideMark/>
          </w:tcPr>
          <w:p w14:paraId="5A724953" w14:textId="77777777" w:rsidR="00B525DD" w:rsidRPr="00B525DD" w:rsidRDefault="00B525DD" w:rsidP="00B525DD">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B525DD">
              <w:rPr>
                <w:rFonts w:ascii="Aptos Narrow" w:eastAsia="Times New Roman" w:hAnsi="Aptos Narrow" w:cs="Times New Roman"/>
                <w:color w:val="000000"/>
              </w:rPr>
              <w:t>3.5%</w:t>
            </w:r>
          </w:p>
        </w:tc>
        <w:tc>
          <w:tcPr>
            <w:tcW w:w="2160" w:type="dxa"/>
            <w:tcBorders>
              <w:left w:val="nil"/>
              <w:bottom w:val="single" w:sz="12" w:space="0" w:color="999999" w:themeColor="text1" w:themeTint="66"/>
              <w:right w:val="nil"/>
            </w:tcBorders>
            <w:noWrap/>
            <w:hideMark/>
          </w:tcPr>
          <w:p w14:paraId="6D73CCD1" w14:textId="77777777" w:rsidR="00B525DD" w:rsidRPr="00B525DD" w:rsidRDefault="00B525DD" w:rsidP="00B525DD">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B525DD">
              <w:rPr>
                <w:rFonts w:ascii="Aptos Narrow" w:eastAsia="Times New Roman" w:hAnsi="Aptos Narrow" w:cs="Times New Roman"/>
                <w:color w:val="000000"/>
              </w:rPr>
              <w:t>1.0%</w:t>
            </w:r>
          </w:p>
        </w:tc>
        <w:tc>
          <w:tcPr>
            <w:tcW w:w="2080" w:type="dxa"/>
            <w:tcBorders>
              <w:left w:val="nil"/>
              <w:bottom w:val="single" w:sz="12" w:space="0" w:color="999999" w:themeColor="text1" w:themeTint="66"/>
              <w:right w:val="nil"/>
            </w:tcBorders>
            <w:noWrap/>
            <w:hideMark/>
          </w:tcPr>
          <w:p w14:paraId="0E855BB3" w14:textId="77777777" w:rsidR="00B525DD" w:rsidRPr="00B525DD" w:rsidRDefault="00B525DD" w:rsidP="00B525DD">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B525DD">
              <w:rPr>
                <w:rFonts w:ascii="Aptos Narrow" w:eastAsia="Times New Roman" w:hAnsi="Aptos Narrow" w:cs="Times New Roman"/>
                <w:color w:val="000000"/>
              </w:rPr>
              <w:t>3.0%</w:t>
            </w:r>
          </w:p>
        </w:tc>
      </w:tr>
    </w:tbl>
    <w:p w14:paraId="0A6F1A98" w14:textId="77777777" w:rsidR="00BA5969" w:rsidRDefault="00BA5969" w:rsidP="00BA5969"/>
    <w:p w14:paraId="64F33219" w14:textId="39D660D1" w:rsidR="008D0B6A" w:rsidRDefault="008D0B6A" w:rsidP="008D0B6A">
      <w:pPr>
        <w:pStyle w:val="Titre2"/>
      </w:pPr>
      <w:r>
        <w:lastRenderedPageBreak/>
        <w:t xml:space="preserve">Profitability of </w:t>
      </w:r>
      <w:r w:rsidR="007A29A1">
        <w:t xml:space="preserve">the </w:t>
      </w:r>
      <w:r>
        <w:t>simulated alternative management</w:t>
      </w:r>
      <w:r w:rsidR="007A29A1">
        <w:t xml:space="preserve"> scenarios</w:t>
      </w:r>
    </w:p>
    <w:p w14:paraId="38DE75BD" w14:textId="77777777" w:rsidR="00C24830" w:rsidRDefault="00A62E34" w:rsidP="00D830CD">
      <w:r>
        <w:t>The IRR of the simulated scenarios varied between 2.</w:t>
      </w:r>
      <w:r w:rsidR="007B5FA9">
        <w:t>3</w:t>
      </w:r>
      <w:r>
        <w:t>% and 3.</w:t>
      </w:r>
      <w:r w:rsidR="007B5FA9">
        <w:t>2</w:t>
      </w:r>
      <w:r>
        <w:t>% for Douglas-fir and 0.</w:t>
      </w:r>
      <w:r w:rsidR="007B5FA9">
        <w:t>6</w:t>
      </w:r>
      <w:r>
        <w:t>% and 2.</w:t>
      </w:r>
      <w:r w:rsidR="007B5FA9">
        <w:t>2</w:t>
      </w:r>
      <w:r>
        <w:t>% for spruce</w:t>
      </w:r>
      <w:r w:rsidR="00DF2F77">
        <w:t xml:space="preserve"> (</w:t>
      </w:r>
      <w:r w:rsidR="006C6C9A">
        <w:rPr>
          <w:highlight w:val="yellow"/>
        </w:rPr>
        <w:fldChar w:fldCharType="begin"/>
      </w:r>
      <w:r w:rsidR="006C6C9A">
        <w:instrText xml:space="preserve"> REF _Ref191292169 \h </w:instrText>
      </w:r>
      <w:r w:rsidR="00D830CD">
        <w:rPr>
          <w:highlight w:val="yellow"/>
        </w:rPr>
        <w:instrText xml:space="preserve"> \* MERGEFORMAT </w:instrText>
      </w:r>
      <w:r w:rsidR="006C6C9A">
        <w:rPr>
          <w:highlight w:val="yellow"/>
        </w:rPr>
      </w:r>
      <w:r w:rsidR="006C6C9A">
        <w:rPr>
          <w:highlight w:val="yellow"/>
        </w:rPr>
        <w:fldChar w:fldCharType="separate"/>
      </w:r>
      <w:r w:rsidR="006C6C9A">
        <w:t xml:space="preserve">Table </w:t>
      </w:r>
      <w:r w:rsidR="006C6C9A">
        <w:rPr>
          <w:noProof/>
        </w:rPr>
        <w:t>5</w:t>
      </w:r>
      <w:r w:rsidR="006C6C9A">
        <w:rPr>
          <w:highlight w:val="yellow"/>
        </w:rPr>
        <w:fldChar w:fldCharType="end"/>
      </w:r>
      <w:r w:rsidR="00DF2F77">
        <w:t>)</w:t>
      </w:r>
      <w:r>
        <w:t xml:space="preserve">. </w:t>
      </w:r>
    </w:p>
    <w:p w14:paraId="01B4D6C9" w14:textId="08DA46E5" w:rsidR="00A62E34" w:rsidRDefault="00A62E34" w:rsidP="00D830CD">
      <w:r>
        <w:t xml:space="preserve">Among the hazards simulated, premature </w:t>
      </w:r>
      <w:r w:rsidR="007C6404">
        <w:t xml:space="preserve">salvage </w:t>
      </w:r>
      <w:r>
        <w:t>felling of spruce trees and their sale at a reduced price following bark beetle damage (or windfall) was the hazard with the greatest impact on profitability. This hazard led to a rate of return of only 0.9%. The other hazards reduced profitability more modestly.</w:t>
      </w:r>
    </w:p>
    <w:p w14:paraId="1831EC0B" w14:textId="39154C2F" w:rsidR="00736AF4" w:rsidRDefault="00A50004" w:rsidP="00D830CD">
      <w:r>
        <w:t>T</w:t>
      </w:r>
      <w:r w:rsidR="00D04223">
        <w:t>he IRR</w:t>
      </w:r>
      <w:r>
        <w:t>s</w:t>
      </w:r>
      <w:r w:rsidR="00D04223">
        <w:t xml:space="preserve"> of the </w:t>
      </w:r>
      <w:r w:rsidR="00557772">
        <w:t xml:space="preserve">Douglas-fir </w:t>
      </w:r>
      <w:r w:rsidR="00D04223">
        <w:t xml:space="preserve">scenarios </w:t>
      </w:r>
      <w:r>
        <w:t xml:space="preserve">were always </w:t>
      </w:r>
      <w:r w:rsidR="00DF2F77">
        <w:t>greater than</w:t>
      </w:r>
      <w:r w:rsidR="00655893">
        <w:t xml:space="preserve"> the</w:t>
      </w:r>
      <w:r w:rsidR="00DF2F77">
        <w:t xml:space="preserve"> </w:t>
      </w:r>
      <w:r w:rsidR="00557772">
        <w:t>IRRs</w:t>
      </w:r>
      <w:r w:rsidR="002A03D6">
        <w:t xml:space="preserve"> for </w:t>
      </w:r>
      <w:r w:rsidR="00557772">
        <w:t xml:space="preserve">spruce scenarios and the </w:t>
      </w:r>
      <w:r w:rsidR="002D3928">
        <w:t xml:space="preserve">estimated </w:t>
      </w:r>
      <w:r w:rsidR="00DF2F77">
        <w:t>IRR</w:t>
      </w:r>
      <w:r w:rsidR="00557772">
        <w:t>s</w:t>
      </w:r>
      <w:r w:rsidR="00DF2F77">
        <w:t xml:space="preserve"> </w:t>
      </w:r>
      <w:r w:rsidR="008962D0">
        <w:t>for</w:t>
      </w:r>
      <w:r w:rsidR="00557772">
        <w:t xml:space="preserve"> the</w:t>
      </w:r>
      <w:r w:rsidR="00DF2F77">
        <w:t xml:space="preserve"> study area (</w:t>
      </w:r>
      <w:r w:rsidR="00DF2F77">
        <w:rPr>
          <w:highlight w:val="yellow"/>
        </w:rPr>
        <w:fldChar w:fldCharType="begin"/>
      </w:r>
      <w:r w:rsidR="00DF2F77">
        <w:instrText xml:space="preserve"> REF _Ref191289988 \h </w:instrText>
      </w:r>
      <w:r w:rsidR="00D830CD">
        <w:rPr>
          <w:highlight w:val="yellow"/>
        </w:rPr>
        <w:instrText xml:space="preserve"> \* MERGEFORMAT </w:instrText>
      </w:r>
      <w:r w:rsidR="00DF2F77">
        <w:rPr>
          <w:highlight w:val="yellow"/>
        </w:rPr>
      </w:r>
      <w:r w:rsidR="00DF2F77">
        <w:rPr>
          <w:highlight w:val="yellow"/>
        </w:rPr>
        <w:fldChar w:fldCharType="separate"/>
      </w:r>
      <w:r w:rsidR="00DF2F77">
        <w:t xml:space="preserve">Table </w:t>
      </w:r>
      <w:r w:rsidR="00DF2F77">
        <w:rPr>
          <w:noProof/>
        </w:rPr>
        <w:t>4</w:t>
      </w:r>
      <w:r w:rsidR="00DF2F77">
        <w:rPr>
          <w:highlight w:val="yellow"/>
        </w:rPr>
        <w:fldChar w:fldCharType="end"/>
      </w:r>
      <w:r w:rsidR="006C6C9A">
        <w:t xml:space="preserve"> and </w:t>
      </w:r>
      <w:r w:rsidR="006C6C9A">
        <w:rPr>
          <w:highlight w:val="yellow"/>
        </w:rPr>
        <w:fldChar w:fldCharType="begin"/>
      </w:r>
      <w:r w:rsidR="006C6C9A">
        <w:instrText xml:space="preserve"> REF _Ref191292169 \h </w:instrText>
      </w:r>
      <w:r w:rsidR="00D830CD">
        <w:rPr>
          <w:highlight w:val="yellow"/>
        </w:rPr>
        <w:instrText xml:space="preserve"> \* MERGEFORMAT </w:instrText>
      </w:r>
      <w:r w:rsidR="006C6C9A">
        <w:rPr>
          <w:highlight w:val="yellow"/>
        </w:rPr>
      </w:r>
      <w:r w:rsidR="006C6C9A">
        <w:rPr>
          <w:highlight w:val="yellow"/>
        </w:rPr>
        <w:fldChar w:fldCharType="separate"/>
      </w:r>
      <w:r w:rsidR="006C6C9A">
        <w:t xml:space="preserve">Table </w:t>
      </w:r>
      <w:r w:rsidR="006C6C9A">
        <w:rPr>
          <w:noProof/>
        </w:rPr>
        <w:t>5</w:t>
      </w:r>
      <w:r w:rsidR="006C6C9A">
        <w:rPr>
          <w:highlight w:val="yellow"/>
        </w:rPr>
        <w:fldChar w:fldCharType="end"/>
      </w:r>
      <w:r w:rsidR="00DF2F77">
        <w:t>).</w:t>
      </w:r>
      <w:r w:rsidR="002A03D6">
        <w:t xml:space="preserve"> The profitability observed in the study</w:t>
      </w:r>
      <w:r w:rsidR="008962D0">
        <w:t xml:space="preserve"> seemed </w:t>
      </w:r>
      <w:r w:rsidR="002D3928">
        <w:t xml:space="preserve">rather </w:t>
      </w:r>
      <w:r w:rsidR="008962D0">
        <w:t xml:space="preserve">more comparable to that of the simulated spruce scenarios. </w:t>
      </w:r>
      <w:r w:rsidR="00017DDE">
        <w:t>Among</w:t>
      </w:r>
      <w:r w:rsidR="008514AA">
        <w:t xml:space="preserve"> the hazards</w:t>
      </w:r>
      <w:r w:rsidR="00017DDE" w:rsidRPr="00017DDE">
        <w:t xml:space="preserve"> </w:t>
      </w:r>
      <w:r w:rsidR="00017DDE">
        <w:t>simulated</w:t>
      </w:r>
      <w:r w:rsidR="008514AA">
        <w:t xml:space="preserve">, bark beetle </w:t>
      </w:r>
      <w:r w:rsidR="00017DDE">
        <w:t xml:space="preserve">had the greatest impact on </w:t>
      </w:r>
      <w:r w:rsidR="00EA28AE">
        <w:t>profitability</w:t>
      </w:r>
      <w:r w:rsidR="0035331B">
        <w:t>. It led to an IRR of 0.</w:t>
      </w:r>
      <w:r w:rsidR="00AA0C11">
        <w:t>6</w:t>
      </w:r>
      <w:r w:rsidR="0035331B">
        <w:t xml:space="preserve">%, </w:t>
      </w:r>
      <w:r w:rsidR="00083131">
        <w:t>lower than the</w:t>
      </w:r>
      <w:r w:rsidR="0035331B">
        <w:t xml:space="preserve"> lowest IRR observed in the study area (</w:t>
      </w:r>
      <w:r w:rsidR="00D830CD">
        <w:t xml:space="preserve">IRR = 0.9% in </w:t>
      </w:r>
      <w:r w:rsidR="0035331B">
        <w:t xml:space="preserve">block </w:t>
      </w:r>
      <w:r w:rsidR="00D830CD">
        <w:t>3).</w:t>
      </w:r>
      <w:r w:rsidR="00EA28AE">
        <w:t xml:space="preserve"> </w:t>
      </w:r>
    </w:p>
    <w:p w14:paraId="7DBDA99B" w14:textId="2C5B0D4F" w:rsidR="003F39A4" w:rsidRDefault="003F39A4" w:rsidP="003F39A4">
      <w:pPr>
        <w:pStyle w:val="Lgende"/>
        <w:keepNext/>
      </w:pPr>
      <w:bookmarkStart w:id="12" w:name="_Ref191292169"/>
      <w:r>
        <w:t xml:space="preserve">Table </w:t>
      </w:r>
      <w:fldSimple w:instr=" SEQ Table \* ARABIC ">
        <w:r w:rsidR="00D86CB8">
          <w:rPr>
            <w:noProof/>
          </w:rPr>
          <w:t>5</w:t>
        </w:r>
      </w:fldSimple>
      <w:bookmarkEnd w:id="12"/>
      <w:r>
        <w:t xml:space="preserve">: Assessment of the </w:t>
      </w:r>
      <w:r w:rsidR="00AA09A0">
        <w:t>profitability</w:t>
      </w:r>
      <w:r>
        <w:t xml:space="preserve"> of the simulated reference scenarios.</w:t>
      </w:r>
      <w:r w:rsidR="00AA09A0">
        <w:t xml:space="preserve"> For each scenario, the results were provided for the optimum rotation (T). </w:t>
      </w:r>
      <w:r w:rsidR="00F254F3">
        <w:t xml:space="preserve">The financial indicators provided in this table are the </w:t>
      </w:r>
      <w:r w:rsidR="00CE2C38">
        <w:t xml:space="preserve">annual mean of income (timber sales) and the annual mean of the </w:t>
      </w:r>
      <w:r w:rsidR="00CD621F">
        <w:t xml:space="preserve">plantation </w:t>
      </w:r>
      <w:r w:rsidR="00CE2C38">
        <w:t>cost</w:t>
      </w:r>
      <w:r w:rsidR="00CD621F">
        <w:t xml:space="preserve"> and maintenance. Also provided, the net present value </w:t>
      </w:r>
      <w:r w:rsidR="00C4353B">
        <w:t>computed with a discount rate of 2% as well as the internal rate of return expressed in real and nominal values.</w:t>
      </w:r>
      <w:r w:rsidR="00CE2C38">
        <w:t xml:space="preserve"> </w:t>
      </w:r>
    </w:p>
    <w:tbl>
      <w:tblPr>
        <w:tblStyle w:val="TableauGrille1Clair"/>
        <w:tblW w:w="5000" w:type="pct"/>
        <w:tblLook w:val="04A0" w:firstRow="1" w:lastRow="0" w:firstColumn="1" w:lastColumn="0" w:noHBand="0" w:noVBand="1"/>
      </w:tblPr>
      <w:tblGrid>
        <w:gridCol w:w="546"/>
        <w:gridCol w:w="1792"/>
        <w:gridCol w:w="937"/>
        <w:gridCol w:w="1316"/>
        <w:gridCol w:w="1316"/>
        <w:gridCol w:w="1316"/>
        <w:gridCol w:w="718"/>
        <w:gridCol w:w="1131"/>
      </w:tblGrid>
      <w:tr w:rsidR="002376EC" w:rsidRPr="002376EC" w14:paraId="03D49958" w14:textId="77777777" w:rsidTr="00A601DE">
        <w:trPr>
          <w:cnfStyle w:val="100000000000" w:firstRow="1" w:lastRow="0" w:firstColumn="0" w:lastColumn="0" w:oddVBand="0" w:evenVBand="0" w:oddHBand="0" w:evenHBand="0" w:firstRowFirstColumn="0" w:firstRowLastColumn="0" w:lastRowFirstColumn="0" w:lastRowLastColumn="0"/>
          <w:trHeight w:val="945"/>
        </w:trPr>
        <w:tc>
          <w:tcPr>
            <w:cnfStyle w:val="001000000000" w:firstRow="0" w:lastRow="0" w:firstColumn="1" w:lastColumn="0" w:oddVBand="0" w:evenVBand="0" w:oddHBand="0" w:evenHBand="0" w:firstRowFirstColumn="0" w:firstRowLastColumn="0" w:lastRowFirstColumn="0" w:lastRowLastColumn="0"/>
            <w:tcW w:w="1270" w:type="pct"/>
            <w:gridSpan w:val="2"/>
            <w:tcBorders>
              <w:top w:val="single" w:sz="12" w:space="0" w:color="999999" w:themeColor="text1" w:themeTint="66"/>
              <w:left w:val="nil"/>
              <w:right w:val="nil"/>
            </w:tcBorders>
            <w:hideMark/>
          </w:tcPr>
          <w:p w14:paraId="2B899F45" w14:textId="5F6B5274" w:rsidR="00B03C9E" w:rsidRPr="00B03C9E" w:rsidRDefault="00B03C9E" w:rsidP="00B03C9E">
            <w:pPr>
              <w:jc w:val="left"/>
              <w:rPr>
                <w:rFonts w:ascii="Aptos Narrow" w:eastAsia="Times New Roman" w:hAnsi="Aptos Narrow" w:cs="Times New Roman"/>
              </w:rPr>
            </w:pPr>
            <w:r w:rsidRPr="00B03C9E">
              <w:rPr>
                <w:rFonts w:ascii="Aptos Narrow" w:eastAsia="Times New Roman" w:hAnsi="Aptos Narrow" w:cs="Times New Roman"/>
              </w:rPr>
              <w:t>Sc</w:t>
            </w:r>
            <w:r w:rsidR="002376EC">
              <w:rPr>
                <w:rFonts w:ascii="Aptos Narrow" w:eastAsia="Times New Roman" w:hAnsi="Aptos Narrow" w:cs="Times New Roman"/>
              </w:rPr>
              <w:t>e</w:t>
            </w:r>
            <w:r w:rsidRPr="00B03C9E">
              <w:rPr>
                <w:rFonts w:ascii="Aptos Narrow" w:eastAsia="Times New Roman" w:hAnsi="Aptos Narrow" w:cs="Times New Roman"/>
              </w:rPr>
              <w:t>nario</w:t>
            </w:r>
          </w:p>
        </w:tc>
        <w:tc>
          <w:tcPr>
            <w:tcW w:w="466" w:type="pct"/>
            <w:tcBorders>
              <w:top w:val="single" w:sz="12" w:space="0" w:color="999999" w:themeColor="text1" w:themeTint="66"/>
              <w:left w:val="nil"/>
              <w:right w:val="nil"/>
            </w:tcBorders>
            <w:hideMark/>
          </w:tcPr>
          <w:p w14:paraId="59AFD496" w14:textId="7144A73A" w:rsidR="00B03C9E" w:rsidRPr="00B03C9E" w:rsidRDefault="00B03C9E" w:rsidP="00B03C9E">
            <w:pPr>
              <w:jc w:val="righ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rPr>
            </w:pPr>
            <w:r w:rsidRPr="00B03C9E">
              <w:rPr>
                <w:rFonts w:ascii="Aptos Narrow" w:eastAsia="Times New Roman" w:hAnsi="Aptos Narrow" w:cs="Times New Roman"/>
              </w:rPr>
              <w:t>T</w:t>
            </w:r>
            <w:r w:rsidR="002376EC">
              <w:rPr>
                <w:rFonts w:ascii="Aptos Narrow" w:eastAsia="Times New Roman" w:hAnsi="Aptos Narrow" w:cs="Times New Roman"/>
              </w:rPr>
              <w:t xml:space="preserve"> (years)</w:t>
            </w:r>
          </w:p>
        </w:tc>
        <w:tc>
          <w:tcPr>
            <w:tcW w:w="682" w:type="pct"/>
            <w:tcBorders>
              <w:top w:val="single" w:sz="12" w:space="0" w:color="999999" w:themeColor="text1" w:themeTint="66"/>
              <w:left w:val="nil"/>
              <w:right w:val="nil"/>
            </w:tcBorders>
            <w:hideMark/>
          </w:tcPr>
          <w:p w14:paraId="497B5303" w14:textId="77777777" w:rsidR="00B03C9E" w:rsidRPr="00B03C9E" w:rsidRDefault="00B03C9E" w:rsidP="00B03C9E">
            <w:pPr>
              <w:jc w:val="righ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rPr>
            </w:pPr>
            <w:r w:rsidRPr="00B03C9E">
              <w:rPr>
                <w:rFonts w:ascii="Aptos Narrow" w:eastAsia="Times New Roman" w:hAnsi="Aptos Narrow" w:cs="Times New Roman"/>
              </w:rPr>
              <w:t>Mean inflow (€/ha/year)</w:t>
            </w:r>
          </w:p>
        </w:tc>
        <w:tc>
          <w:tcPr>
            <w:tcW w:w="682" w:type="pct"/>
            <w:tcBorders>
              <w:top w:val="single" w:sz="12" w:space="0" w:color="999999" w:themeColor="text1" w:themeTint="66"/>
              <w:left w:val="nil"/>
              <w:right w:val="nil"/>
            </w:tcBorders>
            <w:hideMark/>
          </w:tcPr>
          <w:p w14:paraId="1B2C6FBC" w14:textId="77777777" w:rsidR="00B03C9E" w:rsidRPr="00B03C9E" w:rsidRDefault="00B03C9E" w:rsidP="00B03C9E">
            <w:pPr>
              <w:jc w:val="righ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rPr>
            </w:pPr>
            <w:r w:rsidRPr="00B03C9E">
              <w:rPr>
                <w:rFonts w:ascii="Aptos Narrow" w:eastAsia="Times New Roman" w:hAnsi="Aptos Narrow" w:cs="Times New Roman"/>
              </w:rPr>
              <w:t>Mean outflow (€/ha/year)</w:t>
            </w:r>
          </w:p>
        </w:tc>
        <w:tc>
          <w:tcPr>
            <w:tcW w:w="682" w:type="pct"/>
            <w:tcBorders>
              <w:top w:val="single" w:sz="12" w:space="0" w:color="999999" w:themeColor="text1" w:themeTint="66"/>
              <w:left w:val="nil"/>
              <w:right w:val="nil"/>
            </w:tcBorders>
            <w:hideMark/>
          </w:tcPr>
          <w:p w14:paraId="12C74A61" w14:textId="77777777" w:rsidR="00B03C9E" w:rsidRPr="00B03C9E" w:rsidRDefault="00B03C9E" w:rsidP="00B03C9E">
            <w:pPr>
              <w:jc w:val="righ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rPr>
            </w:pPr>
            <w:r w:rsidRPr="00B03C9E">
              <w:rPr>
                <w:rFonts w:ascii="Aptos Narrow" w:eastAsia="Times New Roman" w:hAnsi="Aptos Narrow" w:cs="Times New Roman"/>
              </w:rPr>
              <w:t>VAN (r=2%) (€/ha/year)</w:t>
            </w:r>
          </w:p>
        </w:tc>
        <w:tc>
          <w:tcPr>
            <w:tcW w:w="609" w:type="pct"/>
            <w:tcBorders>
              <w:top w:val="single" w:sz="12" w:space="0" w:color="999999" w:themeColor="text1" w:themeTint="66"/>
              <w:left w:val="nil"/>
              <w:right w:val="nil"/>
            </w:tcBorders>
            <w:hideMark/>
          </w:tcPr>
          <w:p w14:paraId="027D1EDE" w14:textId="77777777" w:rsidR="00B03C9E" w:rsidRPr="00B03C9E" w:rsidRDefault="00B03C9E" w:rsidP="00B03C9E">
            <w:pPr>
              <w:jc w:val="righ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rPr>
            </w:pPr>
            <w:r w:rsidRPr="00B03C9E">
              <w:rPr>
                <w:rFonts w:ascii="Aptos Narrow" w:eastAsia="Times New Roman" w:hAnsi="Aptos Narrow" w:cs="Times New Roman"/>
              </w:rPr>
              <w:t>IRR</w:t>
            </w:r>
          </w:p>
        </w:tc>
        <w:tc>
          <w:tcPr>
            <w:tcW w:w="610" w:type="pct"/>
            <w:tcBorders>
              <w:top w:val="single" w:sz="12" w:space="0" w:color="999999" w:themeColor="text1" w:themeTint="66"/>
              <w:left w:val="nil"/>
              <w:right w:val="nil"/>
            </w:tcBorders>
            <w:hideMark/>
          </w:tcPr>
          <w:p w14:paraId="1515E3E6" w14:textId="77777777" w:rsidR="00B03C9E" w:rsidRPr="00B03C9E" w:rsidRDefault="00B03C9E" w:rsidP="00B03C9E">
            <w:pPr>
              <w:jc w:val="righ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rPr>
            </w:pPr>
            <w:proofErr w:type="spellStart"/>
            <w:r w:rsidRPr="00B03C9E">
              <w:rPr>
                <w:rFonts w:ascii="Aptos Narrow" w:eastAsia="Times New Roman" w:hAnsi="Aptos Narrow" w:cs="Times New Roman"/>
              </w:rPr>
              <w:t>IRR</w:t>
            </w:r>
            <w:r w:rsidRPr="00B03C9E">
              <w:rPr>
                <w:rFonts w:ascii="Aptos Narrow" w:eastAsia="Times New Roman" w:hAnsi="Aptos Narrow" w:cs="Times New Roman"/>
                <w:vertAlign w:val="subscript"/>
              </w:rPr>
              <w:t>nominal</w:t>
            </w:r>
            <w:proofErr w:type="spellEnd"/>
          </w:p>
        </w:tc>
      </w:tr>
      <w:tr w:rsidR="007737C2" w:rsidRPr="00B03C9E" w14:paraId="404F900A" w14:textId="77777777" w:rsidTr="00A601DE">
        <w:trPr>
          <w:trHeight w:val="300"/>
        </w:trPr>
        <w:tc>
          <w:tcPr>
            <w:cnfStyle w:val="001000000000" w:firstRow="0" w:lastRow="0" w:firstColumn="1" w:lastColumn="0" w:oddVBand="0" w:evenVBand="0" w:oddHBand="0" w:evenHBand="0" w:firstRowFirstColumn="0" w:firstRowLastColumn="0" w:lastRowFirstColumn="0" w:lastRowLastColumn="0"/>
            <w:tcW w:w="294" w:type="pct"/>
            <w:tcBorders>
              <w:left w:val="nil"/>
              <w:right w:val="nil"/>
            </w:tcBorders>
            <w:noWrap/>
            <w:hideMark/>
          </w:tcPr>
          <w:p w14:paraId="361A8E8E" w14:textId="72E53B8D" w:rsidR="007737C2" w:rsidRPr="00B03C9E" w:rsidRDefault="007737C2" w:rsidP="007737C2">
            <w:pPr>
              <w:jc w:val="left"/>
              <w:rPr>
                <w:rFonts w:ascii="Aptos Narrow" w:eastAsia="Times New Roman" w:hAnsi="Aptos Narrow" w:cs="Times New Roman"/>
                <w:color w:val="000000"/>
              </w:rPr>
            </w:pPr>
            <w:r w:rsidRPr="00D14A97">
              <w:t>DO</w:t>
            </w:r>
          </w:p>
        </w:tc>
        <w:tc>
          <w:tcPr>
            <w:tcW w:w="976" w:type="pct"/>
            <w:tcBorders>
              <w:left w:val="nil"/>
              <w:right w:val="nil"/>
            </w:tcBorders>
            <w:noWrap/>
            <w:hideMark/>
          </w:tcPr>
          <w:p w14:paraId="33DBB7BA" w14:textId="7FD3AD41" w:rsidR="007737C2" w:rsidRPr="00B03C9E" w:rsidRDefault="007737C2" w:rsidP="007737C2">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D14A97">
              <w:t>Hazard-free</w:t>
            </w:r>
          </w:p>
        </w:tc>
        <w:tc>
          <w:tcPr>
            <w:tcW w:w="466" w:type="pct"/>
            <w:tcBorders>
              <w:left w:val="nil"/>
              <w:right w:val="nil"/>
            </w:tcBorders>
            <w:noWrap/>
            <w:hideMark/>
          </w:tcPr>
          <w:p w14:paraId="0F2421C1" w14:textId="08350F70" w:rsidR="007737C2" w:rsidRPr="00B03C9E" w:rsidRDefault="007737C2" w:rsidP="007737C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D14A97">
              <w:t>45</w:t>
            </w:r>
          </w:p>
        </w:tc>
        <w:tc>
          <w:tcPr>
            <w:tcW w:w="682" w:type="pct"/>
            <w:tcBorders>
              <w:left w:val="nil"/>
              <w:right w:val="nil"/>
            </w:tcBorders>
            <w:noWrap/>
            <w:hideMark/>
          </w:tcPr>
          <w:p w14:paraId="782FB204" w14:textId="67D45414" w:rsidR="007737C2" w:rsidRPr="00B03C9E" w:rsidRDefault="007737C2" w:rsidP="007737C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08726C">
              <w:t>828</w:t>
            </w:r>
          </w:p>
        </w:tc>
        <w:tc>
          <w:tcPr>
            <w:tcW w:w="682" w:type="pct"/>
            <w:tcBorders>
              <w:left w:val="nil"/>
              <w:right w:val="nil"/>
            </w:tcBorders>
            <w:noWrap/>
            <w:hideMark/>
          </w:tcPr>
          <w:p w14:paraId="58CD398A" w14:textId="3F9FD103" w:rsidR="007737C2" w:rsidRPr="00B03C9E" w:rsidRDefault="007737C2" w:rsidP="007737C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08726C">
              <w:t>-172</w:t>
            </w:r>
          </w:p>
        </w:tc>
        <w:tc>
          <w:tcPr>
            <w:tcW w:w="682" w:type="pct"/>
            <w:tcBorders>
              <w:left w:val="nil"/>
              <w:right w:val="nil"/>
            </w:tcBorders>
            <w:noWrap/>
            <w:hideMark/>
          </w:tcPr>
          <w:p w14:paraId="54254729" w14:textId="49FB26C9" w:rsidR="007737C2" w:rsidRPr="00B03C9E" w:rsidRDefault="007737C2" w:rsidP="007737C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08726C">
              <w:t>9313</w:t>
            </w:r>
          </w:p>
        </w:tc>
        <w:tc>
          <w:tcPr>
            <w:tcW w:w="609" w:type="pct"/>
            <w:tcBorders>
              <w:left w:val="nil"/>
              <w:right w:val="nil"/>
            </w:tcBorders>
            <w:noWrap/>
            <w:hideMark/>
          </w:tcPr>
          <w:p w14:paraId="3527DC8B" w14:textId="38231D36" w:rsidR="007737C2" w:rsidRPr="00B03C9E" w:rsidRDefault="007737C2" w:rsidP="007737C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08726C">
              <w:t>3.2%</w:t>
            </w:r>
          </w:p>
        </w:tc>
        <w:tc>
          <w:tcPr>
            <w:tcW w:w="610" w:type="pct"/>
            <w:tcBorders>
              <w:left w:val="nil"/>
              <w:right w:val="nil"/>
            </w:tcBorders>
            <w:noWrap/>
            <w:hideMark/>
          </w:tcPr>
          <w:p w14:paraId="55448282" w14:textId="30E7E743" w:rsidR="007737C2" w:rsidRPr="00B03C9E" w:rsidRDefault="007737C2" w:rsidP="007737C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08726C">
              <w:t>5.2%</w:t>
            </w:r>
          </w:p>
        </w:tc>
      </w:tr>
      <w:tr w:rsidR="007737C2" w:rsidRPr="00B03C9E" w14:paraId="62D9FA5C" w14:textId="77777777" w:rsidTr="00A601DE">
        <w:trPr>
          <w:trHeight w:val="300"/>
        </w:trPr>
        <w:tc>
          <w:tcPr>
            <w:cnfStyle w:val="001000000000" w:firstRow="0" w:lastRow="0" w:firstColumn="1" w:lastColumn="0" w:oddVBand="0" w:evenVBand="0" w:oddHBand="0" w:evenHBand="0" w:firstRowFirstColumn="0" w:firstRowLastColumn="0" w:lastRowFirstColumn="0" w:lastRowLastColumn="0"/>
            <w:tcW w:w="294" w:type="pct"/>
            <w:tcBorders>
              <w:left w:val="nil"/>
              <w:right w:val="nil"/>
            </w:tcBorders>
            <w:noWrap/>
            <w:hideMark/>
          </w:tcPr>
          <w:p w14:paraId="4755AF2B" w14:textId="43AC420E" w:rsidR="007737C2" w:rsidRPr="00B03C9E" w:rsidRDefault="007737C2" w:rsidP="007737C2">
            <w:pPr>
              <w:jc w:val="left"/>
              <w:rPr>
                <w:rFonts w:ascii="Aptos Narrow" w:eastAsia="Times New Roman" w:hAnsi="Aptos Narrow" w:cs="Times New Roman"/>
                <w:color w:val="000000"/>
              </w:rPr>
            </w:pPr>
            <w:r w:rsidRPr="00D14A97">
              <w:t>DO</w:t>
            </w:r>
          </w:p>
        </w:tc>
        <w:tc>
          <w:tcPr>
            <w:tcW w:w="976" w:type="pct"/>
            <w:tcBorders>
              <w:left w:val="nil"/>
              <w:right w:val="nil"/>
            </w:tcBorders>
            <w:noWrap/>
            <w:hideMark/>
          </w:tcPr>
          <w:p w14:paraId="3D2DCECD" w14:textId="340B5734" w:rsidR="007737C2" w:rsidRPr="00B03C9E" w:rsidRDefault="007737C2" w:rsidP="007737C2">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D14A97">
              <w:t>Growth decline</w:t>
            </w:r>
          </w:p>
        </w:tc>
        <w:tc>
          <w:tcPr>
            <w:tcW w:w="466" w:type="pct"/>
            <w:tcBorders>
              <w:left w:val="nil"/>
              <w:right w:val="nil"/>
            </w:tcBorders>
            <w:noWrap/>
            <w:hideMark/>
          </w:tcPr>
          <w:p w14:paraId="21636192" w14:textId="2442DBB7" w:rsidR="007737C2" w:rsidRPr="00B03C9E" w:rsidRDefault="007737C2" w:rsidP="007737C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D14A97">
              <w:t>61</w:t>
            </w:r>
          </w:p>
        </w:tc>
        <w:tc>
          <w:tcPr>
            <w:tcW w:w="682" w:type="pct"/>
            <w:tcBorders>
              <w:left w:val="nil"/>
              <w:right w:val="nil"/>
            </w:tcBorders>
            <w:noWrap/>
            <w:hideMark/>
          </w:tcPr>
          <w:p w14:paraId="7CA2E25F" w14:textId="4C51EF97" w:rsidR="007737C2" w:rsidRPr="00B03C9E" w:rsidRDefault="007737C2" w:rsidP="007737C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08726C">
              <w:t>647</w:t>
            </w:r>
          </w:p>
        </w:tc>
        <w:tc>
          <w:tcPr>
            <w:tcW w:w="682" w:type="pct"/>
            <w:tcBorders>
              <w:left w:val="nil"/>
              <w:right w:val="nil"/>
            </w:tcBorders>
            <w:noWrap/>
            <w:hideMark/>
          </w:tcPr>
          <w:p w14:paraId="0FD34988" w14:textId="76C32DC3" w:rsidR="007737C2" w:rsidRPr="00B03C9E" w:rsidRDefault="007737C2" w:rsidP="007737C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08726C">
              <w:t>-136</w:t>
            </w:r>
          </w:p>
        </w:tc>
        <w:tc>
          <w:tcPr>
            <w:tcW w:w="682" w:type="pct"/>
            <w:tcBorders>
              <w:left w:val="nil"/>
              <w:right w:val="nil"/>
            </w:tcBorders>
            <w:noWrap/>
            <w:hideMark/>
          </w:tcPr>
          <w:p w14:paraId="37B892FD" w14:textId="288BFF28" w:rsidR="007737C2" w:rsidRPr="00B03C9E" w:rsidRDefault="007737C2" w:rsidP="007737C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08726C">
              <w:t>5820</w:t>
            </w:r>
          </w:p>
        </w:tc>
        <w:tc>
          <w:tcPr>
            <w:tcW w:w="609" w:type="pct"/>
            <w:tcBorders>
              <w:left w:val="nil"/>
              <w:right w:val="nil"/>
            </w:tcBorders>
            <w:noWrap/>
            <w:hideMark/>
          </w:tcPr>
          <w:p w14:paraId="3EEBD0AC" w14:textId="2F515BC3" w:rsidR="007737C2" w:rsidRPr="00B03C9E" w:rsidRDefault="007737C2" w:rsidP="007737C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08726C">
              <w:t>2.4%</w:t>
            </w:r>
          </w:p>
        </w:tc>
        <w:tc>
          <w:tcPr>
            <w:tcW w:w="610" w:type="pct"/>
            <w:tcBorders>
              <w:left w:val="nil"/>
              <w:right w:val="nil"/>
            </w:tcBorders>
            <w:noWrap/>
            <w:hideMark/>
          </w:tcPr>
          <w:p w14:paraId="77B12B60" w14:textId="530E4EAF" w:rsidR="007737C2" w:rsidRPr="00B03C9E" w:rsidRDefault="007737C2" w:rsidP="007737C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08726C">
              <w:t>4.4%</w:t>
            </w:r>
          </w:p>
        </w:tc>
      </w:tr>
      <w:tr w:rsidR="007737C2" w:rsidRPr="00B03C9E" w14:paraId="58A03661" w14:textId="77777777" w:rsidTr="00A601DE">
        <w:trPr>
          <w:trHeight w:val="300"/>
        </w:trPr>
        <w:tc>
          <w:tcPr>
            <w:cnfStyle w:val="001000000000" w:firstRow="0" w:lastRow="0" w:firstColumn="1" w:lastColumn="0" w:oddVBand="0" w:evenVBand="0" w:oddHBand="0" w:evenHBand="0" w:firstRowFirstColumn="0" w:firstRowLastColumn="0" w:lastRowFirstColumn="0" w:lastRowLastColumn="0"/>
            <w:tcW w:w="294" w:type="pct"/>
            <w:tcBorders>
              <w:left w:val="nil"/>
              <w:right w:val="nil"/>
            </w:tcBorders>
            <w:noWrap/>
            <w:hideMark/>
          </w:tcPr>
          <w:p w14:paraId="5F667842" w14:textId="5179E514" w:rsidR="007737C2" w:rsidRPr="00B03C9E" w:rsidRDefault="007737C2" w:rsidP="007737C2">
            <w:pPr>
              <w:jc w:val="left"/>
              <w:rPr>
                <w:rFonts w:ascii="Aptos Narrow" w:eastAsia="Times New Roman" w:hAnsi="Aptos Narrow" w:cs="Times New Roman"/>
                <w:color w:val="000000"/>
              </w:rPr>
            </w:pPr>
            <w:r w:rsidRPr="00D14A97">
              <w:t>DO</w:t>
            </w:r>
          </w:p>
        </w:tc>
        <w:tc>
          <w:tcPr>
            <w:tcW w:w="976" w:type="pct"/>
            <w:tcBorders>
              <w:left w:val="nil"/>
              <w:right w:val="nil"/>
            </w:tcBorders>
            <w:noWrap/>
            <w:hideMark/>
          </w:tcPr>
          <w:p w14:paraId="792057D6" w14:textId="1B83C2D8" w:rsidR="007737C2" w:rsidRPr="00B03C9E" w:rsidRDefault="007737C2" w:rsidP="007737C2">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D14A97">
              <w:t>Rege. Problems</w:t>
            </w:r>
          </w:p>
        </w:tc>
        <w:tc>
          <w:tcPr>
            <w:tcW w:w="466" w:type="pct"/>
            <w:tcBorders>
              <w:left w:val="nil"/>
              <w:right w:val="nil"/>
            </w:tcBorders>
            <w:noWrap/>
            <w:hideMark/>
          </w:tcPr>
          <w:p w14:paraId="68D6A11B" w14:textId="4E4160DB" w:rsidR="007737C2" w:rsidRPr="00B03C9E" w:rsidRDefault="007737C2" w:rsidP="007737C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D14A97">
              <w:t>54</w:t>
            </w:r>
          </w:p>
        </w:tc>
        <w:tc>
          <w:tcPr>
            <w:tcW w:w="682" w:type="pct"/>
            <w:tcBorders>
              <w:left w:val="nil"/>
              <w:right w:val="nil"/>
            </w:tcBorders>
            <w:noWrap/>
            <w:hideMark/>
          </w:tcPr>
          <w:p w14:paraId="0CEF6619" w14:textId="4086CFED" w:rsidR="007737C2" w:rsidRPr="00B03C9E" w:rsidRDefault="007737C2" w:rsidP="007737C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08726C">
              <w:t>813</w:t>
            </w:r>
          </w:p>
        </w:tc>
        <w:tc>
          <w:tcPr>
            <w:tcW w:w="682" w:type="pct"/>
            <w:tcBorders>
              <w:left w:val="nil"/>
              <w:right w:val="nil"/>
            </w:tcBorders>
            <w:noWrap/>
            <w:hideMark/>
          </w:tcPr>
          <w:p w14:paraId="572C8607" w14:textId="49A10B5A" w:rsidR="007737C2" w:rsidRPr="00B03C9E" w:rsidRDefault="007737C2" w:rsidP="007737C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08726C">
              <w:t>-220</w:t>
            </w:r>
          </w:p>
        </w:tc>
        <w:tc>
          <w:tcPr>
            <w:tcW w:w="682" w:type="pct"/>
            <w:tcBorders>
              <w:left w:val="nil"/>
              <w:right w:val="nil"/>
            </w:tcBorders>
            <w:noWrap/>
            <w:hideMark/>
          </w:tcPr>
          <w:p w14:paraId="621E962E" w14:textId="4809C34B" w:rsidR="007737C2" w:rsidRPr="00B03C9E" w:rsidRDefault="007737C2" w:rsidP="007737C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08726C">
              <w:t>5808</w:t>
            </w:r>
          </w:p>
        </w:tc>
        <w:tc>
          <w:tcPr>
            <w:tcW w:w="609" w:type="pct"/>
            <w:tcBorders>
              <w:left w:val="nil"/>
              <w:right w:val="nil"/>
            </w:tcBorders>
            <w:noWrap/>
            <w:hideMark/>
          </w:tcPr>
          <w:p w14:paraId="4A74422B" w14:textId="467A0392" w:rsidR="007737C2" w:rsidRPr="00B03C9E" w:rsidRDefault="007737C2" w:rsidP="007737C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08726C">
              <w:t>2.3%</w:t>
            </w:r>
          </w:p>
        </w:tc>
        <w:tc>
          <w:tcPr>
            <w:tcW w:w="610" w:type="pct"/>
            <w:tcBorders>
              <w:left w:val="nil"/>
              <w:right w:val="nil"/>
            </w:tcBorders>
            <w:noWrap/>
            <w:hideMark/>
          </w:tcPr>
          <w:p w14:paraId="691B5531" w14:textId="46938917" w:rsidR="007737C2" w:rsidRPr="00B03C9E" w:rsidRDefault="007737C2" w:rsidP="007737C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08726C">
              <w:t>4.4%</w:t>
            </w:r>
          </w:p>
        </w:tc>
      </w:tr>
      <w:tr w:rsidR="007737C2" w:rsidRPr="00B03C9E" w14:paraId="1BF0CD87" w14:textId="77777777" w:rsidTr="00A601DE">
        <w:trPr>
          <w:trHeight w:val="300"/>
        </w:trPr>
        <w:tc>
          <w:tcPr>
            <w:cnfStyle w:val="001000000000" w:firstRow="0" w:lastRow="0" w:firstColumn="1" w:lastColumn="0" w:oddVBand="0" w:evenVBand="0" w:oddHBand="0" w:evenHBand="0" w:firstRowFirstColumn="0" w:firstRowLastColumn="0" w:lastRowFirstColumn="0" w:lastRowLastColumn="0"/>
            <w:tcW w:w="294" w:type="pct"/>
            <w:tcBorders>
              <w:left w:val="nil"/>
              <w:right w:val="nil"/>
            </w:tcBorders>
            <w:noWrap/>
            <w:hideMark/>
          </w:tcPr>
          <w:p w14:paraId="15531191" w14:textId="0C5A986C" w:rsidR="007737C2" w:rsidRPr="00B03C9E" w:rsidRDefault="007737C2" w:rsidP="007737C2">
            <w:pPr>
              <w:jc w:val="left"/>
              <w:rPr>
                <w:rFonts w:ascii="Aptos Narrow" w:eastAsia="Times New Roman" w:hAnsi="Aptos Narrow" w:cs="Times New Roman"/>
                <w:color w:val="000000"/>
              </w:rPr>
            </w:pPr>
            <w:r w:rsidRPr="00D14A97">
              <w:t>SP</w:t>
            </w:r>
          </w:p>
        </w:tc>
        <w:tc>
          <w:tcPr>
            <w:tcW w:w="976" w:type="pct"/>
            <w:tcBorders>
              <w:left w:val="nil"/>
              <w:right w:val="nil"/>
            </w:tcBorders>
            <w:noWrap/>
            <w:hideMark/>
          </w:tcPr>
          <w:p w14:paraId="2ED5917D" w14:textId="3E8B0742" w:rsidR="007737C2" w:rsidRPr="00B03C9E" w:rsidRDefault="007737C2" w:rsidP="007737C2">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D14A97">
              <w:t>Hazard-free</w:t>
            </w:r>
          </w:p>
        </w:tc>
        <w:tc>
          <w:tcPr>
            <w:tcW w:w="466" w:type="pct"/>
            <w:tcBorders>
              <w:left w:val="nil"/>
              <w:right w:val="nil"/>
            </w:tcBorders>
            <w:noWrap/>
            <w:hideMark/>
          </w:tcPr>
          <w:p w14:paraId="523B2986" w14:textId="4C93974B" w:rsidR="007737C2" w:rsidRPr="00B03C9E" w:rsidRDefault="007737C2" w:rsidP="007737C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D14A97">
              <w:t>76</w:t>
            </w:r>
          </w:p>
        </w:tc>
        <w:tc>
          <w:tcPr>
            <w:tcW w:w="682" w:type="pct"/>
            <w:tcBorders>
              <w:left w:val="nil"/>
              <w:right w:val="nil"/>
            </w:tcBorders>
            <w:noWrap/>
            <w:hideMark/>
          </w:tcPr>
          <w:p w14:paraId="42B4CD99" w14:textId="67D361E1" w:rsidR="007737C2" w:rsidRPr="00B03C9E" w:rsidRDefault="007737C2" w:rsidP="007737C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08726C">
              <w:t>579</w:t>
            </w:r>
          </w:p>
        </w:tc>
        <w:tc>
          <w:tcPr>
            <w:tcW w:w="682" w:type="pct"/>
            <w:tcBorders>
              <w:left w:val="nil"/>
              <w:right w:val="nil"/>
            </w:tcBorders>
            <w:noWrap/>
            <w:hideMark/>
          </w:tcPr>
          <w:p w14:paraId="2D405135" w14:textId="582D69AB" w:rsidR="007737C2" w:rsidRPr="00B03C9E" w:rsidRDefault="007737C2" w:rsidP="007737C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08726C">
              <w:t>-132</w:t>
            </w:r>
          </w:p>
        </w:tc>
        <w:tc>
          <w:tcPr>
            <w:tcW w:w="682" w:type="pct"/>
            <w:tcBorders>
              <w:left w:val="nil"/>
              <w:right w:val="nil"/>
            </w:tcBorders>
            <w:noWrap/>
            <w:hideMark/>
          </w:tcPr>
          <w:p w14:paraId="177823F1" w14:textId="488766F1" w:rsidR="007737C2" w:rsidRPr="00B03C9E" w:rsidRDefault="007737C2" w:rsidP="007737C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08726C">
              <w:t>4678</w:t>
            </w:r>
          </w:p>
        </w:tc>
        <w:tc>
          <w:tcPr>
            <w:tcW w:w="609" w:type="pct"/>
            <w:tcBorders>
              <w:left w:val="nil"/>
              <w:right w:val="nil"/>
            </w:tcBorders>
            <w:noWrap/>
            <w:hideMark/>
          </w:tcPr>
          <w:p w14:paraId="7707852D" w14:textId="44C7AC82" w:rsidR="007737C2" w:rsidRPr="00B03C9E" w:rsidRDefault="007737C2" w:rsidP="007737C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08726C">
              <w:t>2.2%</w:t>
            </w:r>
          </w:p>
        </w:tc>
        <w:tc>
          <w:tcPr>
            <w:tcW w:w="610" w:type="pct"/>
            <w:tcBorders>
              <w:left w:val="nil"/>
              <w:right w:val="nil"/>
            </w:tcBorders>
            <w:noWrap/>
            <w:hideMark/>
          </w:tcPr>
          <w:p w14:paraId="768D0B20" w14:textId="7F09438C" w:rsidR="007737C2" w:rsidRPr="00B03C9E" w:rsidRDefault="007737C2" w:rsidP="007737C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08726C">
              <w:t>4.2%</w:t>
            </w:r>
          </w:p>
        </w:tc>
      </w:tr>
      <w:tr w:rsidR="007737C2" w:rsidRPr="00B03C9E" w14:paraId="05486AC4" w14:textId="77777777" w:rsidTr="00A601DE">
        <w:trPr>
          <w:trHeight w:val="300"/>
        </w:trPr>
        <w:tc>
          <w:tcPr>
            <w:cnfStyle w:val="001000000000" w:firstRow="0" w:lastRow="0" w:firstColumn="1" w:lastColumn="0" w:oddVBand="0" w:evenVBand="0" w:oddHBand="0" w:evenHBand="0" w:firstRowFirstColumn="0" w:firstRowLastColumn="0" w:lastRowFirstColumn="0" w:lastRowLastColumn="0"/>
            <w:tcW w:w="294" w:type="pct"/>
            <w:tcBorders>
              <w:left w:val="nil"/>
              <w:right w:val="nil"/>
            </w:tcBorders>
            <w:noWrap/>
            <w:hideMark/>
          </w:tcPr>
          <w:p w14:paraId="0009741C" w14:textId="3D1477D4" w:rsidR="007737C2" w:rsidRPr="00B03C9E" w:rsidRDefault="007737C2" w:rsidP="007737C2">
            <w:pPr>
              <w:jc w:val="left"/>
              <w:rPr>
                <w:rFonts w:ascii="Aptos Narrow" w:eastAsia="Times New Roman" w:hAnsi="Aptos Narrow" w:cs="Times New Roman"/>
                <w:color w:val="000000"/>
              </w:rPr>
            </w:pPr>
            <w:r w:rsidRPr="00D14A97">
              <w:t>SP</w:t>
            </w:r>
          </w:p>
        </w:tc>
        <w:tc>
          <w:tcPr>
            <w:tcW w:w="976" w:type="pct"/>
            <w:tcBorders>
              <w:left w:val="nil"/>
              <w:right w:val="nil"/>
            </w:tcBorders>
            <w:noWrap/>
            <w:hideMark/>
          </w:tcPr>
          <w:p w14:paraId="05B81544" w14:textId="75CEA0B1" w:rsidR="007737C2" w:rsidRPr="00B03C9E" w:rsidRDefault="007737C2" w:rsidP="007737C2">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D14A97">
              <w:t>Rege. Problems</w:t>
            </w:r>
          </w:p>
        </w:tc>
        <w:tc>
          <w:tcPr>
            <w:tcW w:w="466" w:type="pct"/>
            <w:tcBorders>
              <w:left w:val="nil"/>
              <w:right w:val="nil"/>
            </w:tcBorders>
            <w:noWrap/>
            <w:hideMark/>
          </w:tcPr>
          <w:p w14:paraId="021482F0" w14:textId="3E7F99DB" w:rsidR="007737C2" w:rsidRPr="00B03C9E" w:rsidRDefault="007737C2" w:rsidP="007737C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D14A97">
              <w:t>78</w:t>
            </w:r>
          </w:p>
        </w:tc>
        <w:tc>
          <w:tcPr>
            <w:tcW w:w="682" w:type="pct"/>
            <w:tcBorders>
              <w:left w:val="nil"/>
              <w:right w:val="nil"/>
            </w:tcBorders>
            <w:noWrap/>
            <w:hideMark/>
          </w:tcPr>
          <w:p w14:paraId="67EFD8EB" w14:textId="108EC25B" w:rsidR="007737C2" w:rsidRPr="00B03C9E" w:rsidRDefault="007737C2" w:rsidP="007737C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08726C">
              <w:t>599</w:t>
            </w:r>
          </w:p>
        </w:tc>
        <w:tc>
          <w:tcPr>
            <w:tcW w:w="682" w:type="pct"/>
            <w:tcBorders>
              <w:left w:val="nil"/>
              <w:right w:val="nil"/>
            </w:tcBorders>
            <w:noWrap/>
            <w:hideMark/>
          </w:tcPr>
          <w:p w14:paraId="77618BB3" w14:textId="02D1E666" w:rsidR="007737C2" w:rsidRPr="00B03C9E" w:rsidRDefault="007737C2" w:rsidP="007737C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08726C">
              <w:t>-134</w:t>
            </w:r>
          </w:p>
        </w:tc>
        <w:tc>
          <w:tcPr>
            <w:tcW w:w="682" w:type="pct"/>
            <w:tcBorders>
              <w:left w:val="nil"/>
              <w:right w:val="nil"/>
            </w:tcBorders>
            <w:noWrap/>
            <w:hideMark/>
          </w:tcPr>
          <w:p w14:paraId="743958F8" w14:textId="629A3D3A" w:rsidR="007737C2" w:rsidRPr="00B03C9E" w:rsidRDefault="007737C2" w:rsidP="007737C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08726C">
              <w:t>3491</w:t>
            </w:r>
          </w:p>
        </w:tc>
        <w:tc>
          <w:tcPr>
            <w:tcW w:w="609" w:type="pct"/>
            <w:tcBorders>
              <w:left w:val="nil"/>
              <w:right w:val="nil"/>
            </w:tcBorders>
            <w:noWrap/>
            <w:hideMark/>
          </w:tcPr>
          <w:p w14:paraId="5717278A" w14:textId="73ACEBC7" w:rsidR="007737C2" w:rsidRPr="00B03C9E" w:rsidRDefault="007737C2" w:rsidP="007737C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08726C">
              <w:t>1.9%</w:t>
            </w:r>
          </w:p>
        </w:tc>
        <w:tc>
          <w:tcPr>
            <w:tcW w:w="610" w:type="pct"/>
            <w:tcBorders>
              <w:left w:val="nil"/>
              <w:right w:val="nil"/>
            </w:tcBorders>
            <w:noWrap/>
            <w:hideMark/>
          </w:tcPr>
          <w:p w14:paraId="2E54C64E" w14:textId="22E1CC22" w:rsidR="007737C2" w:rsidRPr="00B03C9E" w:rsidRDefault="007737C2" w:rsidP="007737C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08726C">
              <w:t>4.0%</w:t>
            </w:r>
          </w:p>
        </w:tc>
      </w:tr>
      <w:tr w:rsidR="007737C2" w:rsidRPr="00B03C9E" w14:paraId="3E876E7F" w14:textId="77777777" w:rsidTr="00A601DE">
        <w:trPr>
          <w:trHeight w:val="300"/>
        </w:trPr>
        <w:tc>
          <w:tcPr>
            <w:cnfStyle w:val="001000000000" w:firstRow="0" w:lastRow="0" w:firstColumn="1" w:lastColumn="0" w:oddVBand="0" w:evenVBand="0" w:oddHBand="0" w:evenHBand="0" w:firstRowFirstColumn="0" w:firstRowLastColumn="0" w:lastRowFirstColumn="0" w:lastRowLastColumn="0"/>
            <w:tcW w:w="294" w:type="pct"/>
            <w:tcBorders>
              <w:left w:val="nil"/>
              <w:bottom w:val="single" w:sz="12" w:space="0" w:color="999999" w:themeColor="text1" w:themeTint="66"/>
              <w:right w:val="nil"/>
            </w:tcBorders>
            <w:noWrap/>
            <w:hideMark/>
          </w:tcPr>
          <w:p w14:paraId="46349F2B" w14:textId="2E8905AE" w:rsidR="007737C2" w:rsidRPr="00B03C9E" w:rsidRDefault="007737C2" w:rsidP="007737C2">
            <w:pPr>
              <w:jc w:val="left"/>
              <w:rPr>
                <w:rFonts w:ascii="Aptos Narrow" w:eastAsia="Times New Roman" w:hAnsi="Aptos Narrow" w:cs="Times New Roman"/>
                <w:color w:val="000000"/>
              </w:rPr>
            </w:pPr>
            <w:r w:rsidRPr="00D14A97">
              <w:t>SP</w:t>
            </w:r>
          </w:p>
        </w:tc>
        <w:tc>
          <w:tcPr>
            <w:tcW w:w="976" w:type="pct"/>
            <w:tcBorders>
              <w:left w:val="nil"/>
              <w:bottom w:val="single" w:sz="12" w:space="0" w:color="999999" w:themeColor="text1" w:themeTint="66"/>
              <w:right w:val="nil"/>
            </w:tcBorders>
            <w:noWrap/>
            <w:hideMark/>
          </w:tcPr>
          <w:p w14:paraId="6BCB16C6" w14:textId="2B73383C" w:rsidR="007737C2" w:rsidRPr="00B03C9E" w:rsidRDefault="007737C2" w:rsidP="007737C2">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D14A97">
              <w:t>Bark-beetle</w:t>
            </w:r>
          </w:p>
        </w:tc>
        <w:tc>
          <w:tcPr>
            <w:tcW w:w="466" w:type="pct"/>
            <w:tcBorders>
              <w:left w:val="nil"/>
              <w:bottom w:val="single" w:sz="12" w:space="0" w:color="999999" w:themeColor="text1" w:themeTint="66"/>
              <w:right w:val="nil"/>
            </w:tcBorders>
            <w:noWrap/>
            <w:hideMark/>
          </w:tcPr>
          <w:p w14:paraId="6935A82F" w14:textId="22D39429" w:rsidR="007737C2" w:rsidRPr="00B03C9E" w:rsidRDefault="007737C2" w:rsidP="007737C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D14A97">
              <w:t>46</w:t>
            </w:r>
          </w:p>
        </w:tc>
        <w:tc>
          <w:tcPr>
            <w:tcW w:w="682" w:type="pct"/>
            <w:tcBorders>
              <w:left w:val="nil"/>
              <w:bottom w:val="single" w:sz="12" w:space="0" w:color="999999" w:themeColor="text1" w:themeTint="66"/>
              <w:right w:val="nil"/>
            </w:tcBorders>
            <w:noWrap/>
            <w:hideMark/>
          </w:tcPr>
          <w:p w14:paraId="4A81EF76" w14:textId="60489A93" w:rsidR="007737C2" w:rsidRPr="00B03C9E" w:rsidRDefault="007737C2" w:rsidP="007737C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08726C">
              <w:t>241</w:t>
            </w:r>
          </w:p>
        </w:tc>
        <w:tc>
          <w:tcPr>
            <w:tcW w:w="682" w:type="pct"/>
            <w:tcBorders>
              <w:left w:val="nil"/>
              <w:bottom w:val="single" w:sz="12" w:space="0" w:color="999999" w:themeColor="text1" w:themeTint="66"/>
              <w:right w:val="nil"/>
            </w:tcBorders>
            <w:noWrap/>
            <w:hideMark/>
          </w:tcPr>
          <w:p w14:paraId="75CC5A48" w14:textId="3D509DE5" w:rsidR="007737C2" w:rsidRPr="00B03C9E" w:rsidRDefault="007737C2" w:rsidP="007737C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08726C">
              <w:t>-169</w:t>
            </w:r>
          </w:p>
        </w:tc>
        <w:tc>
          <w:tcPr>
            <w:tcW w:w="682" w:type="pct"/>
            <w:tcBorders>
              <w:left w:val="nil"/>
              <w:bottom w:val="single" w:sz="12" w:space="0" w:color="999999" w:themeColor="text1" w:themeTint="66"/>
              <w:right w:val="nil"/>
            </w:tcBorders>
            <w:noWrap/>
            <w:hideMark/>
          </w:tcPr>
          <w:p w14:paraId="3BB062E2" w14:textId="4462A420" w:rsidR="007737C2" w:rsidRPr="00B03C9E" w:rsidRDefault="007737C2" w:rsidP="007737C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08726C">
              <w:t>-1739</w:t>
            </w:r>
          </w:p>
        </w:tc>
        <w:tc>
          <w:tcPr>
            <w:tcW w:w="609" w:type="pct"/>
            <w:tcBorders>
              <w:left w:val="nil"/>
              <w:bottom w:val="single" w:sz="12" w:space="0" w:color="999999" w:themeColor="text1" w:themeTint="66"/>
              <w:right w:val="nil"/>
            </w:tcBorders>
            <w:noWrap/>
            <w:hideMark/>
          </w:tcPr>
          <w:p w14:paraId="78CE5323" w14:textId="6ECBC491" w:rsidR="007737C2" w:rsidRPr="00B03C9E" w:rsidRDefault="007737C2" w:rsidP="007737C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08726C">
              <w:t>0.6%</w:t>
            </w:r>
          </w:p>
        </w:tc>
        <w:tc>
          <w:tcPr>
            <w:tcW w:w="610" w:type="pct"/>
            <w:tcBorders>
              <w:left w:val="nil"/>
              <w:bottom w:val="single" w:sz="12" w:space="0" w:color="999999" w:themeColor="text1" w:themeTint="66"/>
              <w:right w:val="nil"/>
            </w:tcBorders>
            <w:noWrap/>
            <w:hideMark/>
          </w:tcPr>
          <w:p w14:paraId="1E585A28" w14:textId="436A557D" w:rsidR="007737C2" w:rsidRPr="00B03C9E" w:rsidRDefault="007737C2" w:rsidP="007737C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08726C">
              <w:t>2.6%</w:t>
            </w:r>
          </w:p>
        </w:tc>
      </w:tr>
    </w:tbl>
    <w:p w14:paraId="0E9904E5" w14:textId="77777777" w:rsidR="00D04223" w:rsidRDefault="00D04223" w:rsidP="00A62E34">
      <w:pPr>
        <w:jc w:val="left"/>
      </w:pPr>
    </w:p>
    <w:p w14:paraId="73FDB60F" w14:textId="1BFDC915" w:rsidR="00703473" w:rsidRDefault="00703473" w:rsidP="00703473">
      <w:pPr>
        <w:pStyle w:val="Titre1"/>
      </w:pPr>
      <w:r>
        <w:t>Discussion</w:t>
      </w:r>
    </w:p>
    <w:p w14:paraId="673E5B7A" w14:textId="0DE8FF70" w:rsidR="00703473" w:rsidRDefault="00703473" w:rsidP="00EF3688">
      <w:pPr>
        <w:pStyle w:val="Titre2"/>
      </w:pPr>
      <w:r>
        <w:t xml:space="preserve">Originality and </w:t>
      </w:r>
      <w:r w:rsidR="00D315F3">
        <w:t>limitations</w:t>
      </w:r>
    </w:p>
    <w:p w14:paraId="34DF5F60" w14:textId="0197FC05" w:rsidR="0094551B" w:rsidRDefault="00363011" w:rsidP="00E514C0">
      <w:r>
        <w:t>As</w:t>
      </w:r>
      <w:r w:rsidR="00703473">
        <w:t xml:space="preserve"> few empirical studies have been carried out on the economic performance of forest estates managed </w:t>
      </w:r>
      <w:r w:rsidR="00816F4C">
        <w:t xml:space="preserve">under CCF </w:t>
      </w:r>
      <w:r w:rsidR="00703473">
        <w:t>principles over long period</w:t>
      </w:r>
      <w:r>
        <w:t>s</w:t>
      </w:r>
      <w:r w:rsidR="00703473">
        <w:t xml:space="preserve"> of time </w:t>
      </w:r>
      <w:r w:rsidR="00EF3688">
        <w:fldChar w:fldCharType="begin"/>
      </w:r>
      <w:r w:rsidR="00FE5221">
        <w:instrText xml:space="preserve"> ADDIN ZOTERO_ITEM CSL_CITATION {"citationID":"yACu63n8","properties":{"formattedCitation":"(Bruciamacchie and Tomasini, 2006)","plainCitation":"(Bruciamacchie and Tomasini, 2006)","noteIndex":0},"citationItems":[{"id":4374,"uris":["http://zotero.org/users/1509360/items/KHP7WWMV"],"itemData":{"id":4374,"type":"article-journal","container-title":"Forêt Wallonne","page":"49-55","title":"le réseau AFI, un observatoire permanent de la futaie irrégulière","volume":"82","author":[{"family":"Bruciamacchie","given":"Max"},{"family":"Tomasini","given":"Julien"}],"issued":{"date-parts":[["2006"]]}}}],"schema":"https://github.com/citation-style-language/schema/raw/master/csl-citation.json"} </w:instrText>
      </w:r>
      <w:r w:rsidR="00EF3688">
        <w:fldChar w:fldCharType="separate"/>
      </w:r>
      <w:r w:rsidR="00EF3688" w:rsidRPr="00EF3688">
        <w:rPr>
          <w:rFonts w:ascii="Aptos" w:hAnsi="Aptos"/>
        </w:rPr>
        <w:t>(Bruciamacchie and Tomasini, 2006)</w:t>
      </w:r>
      <w:r w:rsidR="00EF3688">
        <w:fldChar w:fldCharType="end"/>
      </w:r>
      <w:r>
        <w:t xml:space="preserve">, we hope this study </w:t>
      </w:r>
      <w:r w:rsidR="00882172">
        <w:t xml:space="preserve">might be a first step </w:t>
      </w:r>
      <w:r w:rsidR="00D22B56">
        <w:t>to provide benchmark values which would be helpful to guide forest management.</w:t>
      </w:r>
      <w:r w:rsidR="00882172">
        <w:t xml:space="preserve"> </w:t>
      </w:r>
      <w:r w:rsidR="0094551B">
        <w:t>We believe</w:t>
      </w:r>
      <w:r w:rsidR="00703473">
        <w:t xml:space="preserve"> these analyses </w:t>
      </w:r>
      <w:r w:rsidR="0094551B">
        <w:t>deserve to</w:t>
      </w:r>
      <w:r w:rsidR="00703473">
        <w:t xml:space="preserve"> be repeated for a larger number of case</w:t>
      </w:r>
      <w:r w:rsidR="00816F4C">
        <w:t xml:space="preserve"> studies</w:t>
      </w:r>
      <w:r w:rsidR="00AD22E7">
        <w:t>, if possible aggregating standardized information,</w:t>
      </w:r>
      <w:r w:rsidR="00703473">
        <w:t xml:space="preserve"> </w:t>
      </w:r>
      <w:r w:rsidR="007A0825">
        <w:t xml:space="preserve">so that </w:t>
      </w:r>
      <w:r w:rsidR="00703473">
        <w:t xml:space="preserve">general principles </w:t>
      </w:r>
      <w:r w:rsidR="007A0825">
        <w:t>could</w:t>
      </w:r>
      <w:r w:rsidR="00703473">
        <w:t xml:space="preserve"> be formulated. </w:t>
      </w:r>
    </w:p>
    <w:p w14:paraId="42D4AEF9" w14:textId="3435D439" w:rsidR="00E514C0" w:rsidRDefault="00F867E8" w:rsidP="00E514C0">
      <w:r>
        <w:t xml:space="preserve">Our results and conclusions </w:t>
      </w:r>
      <w:r w:rsidR="00997B76">
        <w:t xml:space="preserve">were obtained for a </w:t>
      </w:r>
      <w:r>
        <w:t>particular case</w:t>
      </w:r>
      <w:r w:rsidR="00816F4C" w:rsidRPr="00816F4C">
        <w:t xml:space="preserve"> </w:t>
      </w:r>
      <w:r w:rsidR="00816F4C">
        <w:t>study</w:t>
      </w:r>
      <w:r w:rsidR="00997B76">
        <w:t xml:space="preserve">, a 300-ha forest estate managed during 30 years applying </w:t>
      </w:r>
      <w:r w:rsidR="00CA2983">
        <w:t>CCF principles</w:t>
      </w:r>
      <w:r>
        <w:t xml:space="preserve">. The study forests </w:t>
      </w:r>
      <w:r w:rsidR="0026276C">
        <w:t>were dominated by</w:t>
      </w:r>
      <w:r>
        <w:t xml:space="preserve"> hardwood stands </w:t>
      </w:r>
      <w:r w:rsidR="0026276C">
        <w:t xml:space="preserve">with mixtures </w:t>
      </w:r>
      <w:r>
        <w:t>of oak, beech and hornbeam</w:t>
      </w:r>
      <w:r w:rsidR="0026276C">
        <w:t xml:space="preserve"> of</w:t>
      </w:r>
      <w:r>
        <w:t xml:space="preserve"> fairly good productivity (6.9</w:t>
      </w:r>
      <w:r w:rsidR="00CA2983">
        <w:t> </w:t>
      </w:r>
      <w:r>
        <w:t xml:space="preserve">m³/ha/year). These were complemented by plantations of various hardwoods and softwoods (28% of basal area). Growing stock was initially moderate (basal area ranging from 12.7 m²/ha to 16.1 m²/ha, </w:t>
      </w:r>
      <w:r w:rsidR="0026276C">
        <w:fldChar w:fldCharType="begin"/>
      </w:r>
      <w:r w:rsidR="0026276C">
        <w:instrText xml:space="preserve"> REF _Ref191299221 \h </w:instrText>
      </w:r>
      <w:r w:rsidR="0026276C">
        <w:fldChar w:fldCharType="separate"/>
      </w:r>
      <w:r w:rsidR="0026276C">
        <w:t xml:space="preserve">Table </w:t>
      </w:r>
      <w:r w:rsidR="0026276C">
        <w:rPr>
          <w:noProof/>
        </w:rPr>
        <w:t>1</w:t>
      </w:r>
      <w:r w:rsidR="0026276C">
        <w:fldChar w:fldCharType="end"/>
      </w:r>
      <w:r>
        <w:t xml:space="preserve">), with a deficit of small and large trees. During the analysis </w:t>
      </w:r>
      <w:r>
        <w:lastRenderedPageBreak/>
        <w:t xml:space="preserve">period (1992-2019), game pressure was low, causing little damage. Most damage was caused by roe deer browsing. Few </w:t>
      </w:r>
      <w:r w:rsidR="00906330">
        <w:t xml:space="preserve">red </w:t>
      </w:r>
      <w:r>
        <w:t xml:space="preserve">deer were observed on the estate. In addition to applying the </w:t>
      </w:r>
      <w:r w:rsidR="003A026C">
        <w:t>CCF</w:t>
      </w:r>
      <w:r>
        <w:t xml:space="preserve"> principles</w:t>
      </w:r>
      <w:r w:rsidR="00F065C4">
        <w:t xml:space="preserve"> </w:t>
      </w:r>
      <w:r w:rsidR="00D600F9">
        <w:fldChar w:fldCharType="begin"/>
      </w:r>
      <w:r w:rsidR="00FE5221">
        <w:instrText xml:space="preserve"> ADDIN ZOTERO_ITEM CSL_CITATION {"citationID":"svfljSsU","properties":{"formattedCitation":"(Bille et al., 2013)","plainCitation":"(Bille et al., 2013)","noteIndex":0},"citationItems":[{"id":9280,"uris":["http://zotero.org/users/1509360/items/9PDEBZY8"],"itemData":{"id":9280,"type":"article-journal","container-title":"Forêt Wallonne","issue":"novembre/décembre","language":"fr","page":"15-27","source":"Zotero","title":"Deux décénnies de sylviculture Pro Silva au domaine d'Haugimont : bilan sur l'évolution de la forêt","volume":"127","author":[{"family":"Bille","given":"Fanny"},{"family":"Claessens","given":"Hugues"},{"family":"Debois","given":"Charles"}],"issued":{"date-parts":[["2013"]]}}}],"schema":"https://github.com/citation-style-language/schema/raw/master/csl-citation.json"} </w:instrText>
      </w:r>
      <w:r w:rsidR="00D600F9">
        <w:fldChar w:fldCharType="separate"/>
      </w:r>
      <w:r w:rsidR="00FE5221" w:rsidRPr="00FE5221">
        <w:rPr>
          <w:rFonts w:ascii="Aptos" w:hAnsi="Aptos"/>
        </w:rPr>
        <w:t>(Bille et al., 2013)</w:t>
      </w:r>
      <w:r w:rsidR="00D600F9">
        <w:fldChar w:fldCharType="end"/>
      </w:r>
      <w:r>
        <w:t>, the management objective</w:t>
      </w:r>
      <w:r w:rsidR="00A812E8">
        <w:t>s</w:t>
      </w:r>
      <w:r>
        <w:t xml:space="preserve"> </w:t>
      </w:r>
      <w:r w:rsidR="00A812E8">
        <w:t>promoted</w:t>
      </w:r>
      <w:r>
        <w:t xml:space="preserve"> the development of natural oak regeneration. This objective </w:t>
      </w:r>
      <w:r w:rsidR="00A812E8">
        <w:t>can be</w:t>
      </w:r>
      <w:r>
        <w:t xml:space="preserve"> particularly ambitious in mixtures with beech and hornbeam </w:t>
      </w:r>
      <w:r w:rsidR="0077278C">
        <w:fldChar w:fldCharType="begin"/>
      </w:r>
      <w:r w:rsidR="00FE5221">
        <w:instrText xml:space="preserve"> ADDIN ZOTERO_ITEM CSL_CITATION {"citationID":"NRL08Vx1","properties":{"formattedCitation":"(Barrere et al., 2024; Ligot et al., 2014)","plainCitation":"(Barrere et al., 2024; Ligot et al., 2014)","noteIndex":0},"citationItems":[{"id":9025,"uris":["http://zotero.org/users/1509360/items/24MFNEG7"],"itemData":{"id":9025,"type":"article-journal","abstract":"The constraint caused by wild ungulates on forest regeneration is increasing worldwide. Hypotheses for plant association effects predict that species susceptible to herbivory can gain protection from other neighbouring plant species. In theory, such interactions could help limit the impact of browsing on the regeneration of specific tree species. However, the presence of neighbouring species can also result in increasing competition for resources between species. The resultant effects on forest regeneration of these interactions, both positive (protection against herbivores) and negative (inter-specific competition) are still unclear. To gain insight, we coupled models of browsing by roe deer (Capreolus capreolus) and of forest dynamics to simulate trajectories of oak (Quercus petraea (Matt.) Liebl.) regeneration admixed with species of contrasted palatability and growth rate under different scenarios of browsing pressure and initial sapling density. We also investigated how releasing oak saplings from all or specific neighbours during the simulation affect regeneration. We found that admixed species composition had a relatively weak effect on the density of oak recruits, but a strong effect on the duration of the regeneration phase. Oak regenerated faster when admixed with species of intermediate growth and low palatability (Fagus sylvatica) than with species of fast growth and high palatability (Carpinus betulus L.), except at intermediate sapling density and high browsing pressure where we found the opposite. Releasing oak from all competitors was most effective in promoting oak regeneration when admixed with both species together, although the benefit of competition release was much weaker at high browsing pressure. Lastly, we found that at low initial sapling density (i.e., 10 saplings/m2), oak regeneration was driven only by browsing and the effect of admixing species became negligible. Our study showed that admixing oak with palatable neighbours impedes rather than improves oak regeneration due to increased competition for resources. As such, we suggest that the benefits of herbivore diversion can be off-set by increased inter-specific competition.","container-title":"Ecological Modelling","DOI":"10.1016/j.ecolmodel.2023.110608","ISSN":"0304-3800","journalAbbreviation":"Ecological Modelling","page":"110608","source":"ScienceDirect","title":"Oak regeneration facing deer browsing: Can competition between saplings offset the diversion effect? A simulation experiment","title-short":"Oak regeneration facing deer browsing","volume":"489","author":[{"family":"Barrere","given":"Julien"},{"family":"Ligot","given":"Gauthier"},{"family":"Boulanger","given":"Vincent"},{"family":"Collet","given":"Catherine"},{"family":"Courbaud","given":"Benoît"},{"family":"Coligny","given":"François","non-dropping-particle":"de"},{"family":"Mårell","given":"Anders"},{"family":"Saïd","given":"Sonia"},{"family":"Balandier","given":"Philippe"}],"issued":{"date-parts":[["2024",3,1]]}}},{"id":9406,"uris":["http://zotero.org/users/1509360/items/FZWGQVST"],"itemData":{"id":9406,"type":"article-journal","container-title":"Forest Ecology and Management","DOI":"10.1016/j.foreco.2014.05.010","page":"189-200","title":"Managing understory light to maintain a mixture of species with different shade tolerance","title-short":"Managing understory light to maintain a mixture of species with different shade tolerance","volume":"327","author":[{"family":"Ligot","given":"G"},{"family":"Balandier","given":"P"},{"family":"Coubraud","given":"B"},{"family":"Jonard","given":"M"},{"family":"Kneeshaw","given":"D"},{"family":"Claessens","given":"H"}],"issued":{"date-parts":[["2014"]]}}}],"schema":"https://github.com/citation-style-language/schema/raw/master/csl-citation.json"} </w:instrText>
      </w:r>
      <w:r w:rsidR="0077278C">
        <w:fldChar w:fldCharType="separate"/>
      </w:r>
      <w:r w:rsidR="00FE5221" w:rsidRPr="00FE5221">
        <w:rPr>
          <w:rFonts w:ascii="Aptos" w:hAnsi="Aptos"/>
        </w:rPr>
        <w:t>(Barrere et al., 2024; Ligot et al., 2014)</w:t>
      </w:r>
      <w:r w:rsidR="0077278C">
        <w:fldChar w:fldCharType="end"/>
      </w:r>
      <w:r>
        <w:t xml:space="preserve"> and therefore </w:t>
      </w:r>
      <w:r w:rsidR="00A812E8">
        <w:t xml:space="preserve">can </w:t>
      </w:r>
      <w:r>
        <w:t xml:space="preserve">require </w:t>
      </w:r>
      <w:r w:rsidR="00A812E8">
        <w:t xml:space="preserve">additional </w:t>
      </w:r>
      <w:r w:rsidR="00D600F9">
        <w:t>silvicultural work</w:t>
      </w:r>
      <w:r>
        <w:t xml:space="preserve"> (including work to</w:t>
      </w:r>
      <w:r w:rsidR="00E514C0">
        <w:t xml:space="preserve"> reduce interspecific competition</w:t>
      </w:r>
      <w:r w:rsidR="00997B76">
        <w:t xml:space="preserve"> among saplings</w:t>
      </w:r>
      <w:r w:rsidR="00E514C0">
        <w:t xml:space="preserve">). The estate initially contained ash (5% of the basal area of the whole property, but up to 28% in one block), and a large proportion of them were severely </w:t>
      </w:r>
      <w:ins w:id="13" w:author="Guillaume" w:date="2025-03-06T11:15:00Z">
        <w:r w:rsidR="007746C4">
          <w:t xml:space="preserve">affected </w:t>
        </w:r>
      </w:ins>
      <w:r w:rsidR="00D32731">
        <w:t xml:space="preserve">by </w:t>
      </w:r>
      <w:r w:rsidR="00A01CA4">
        <w:t>a</w:t>
      </w:r>
      <w:r w:rsidR="00C90947">
        <w:t>n exotic</w:t>
      </w:r>
      <w:r w:rsidR="00A01CA4">
        <w:t xml:space="preserve"> fung</w:t>
      </w:r>
      <w:r w:rsidR="00D15209">
        <w:t>us</w:t>
      </w:r>
      <w:r w:rsidR="00A01CA4">
        <w:t xml:space="preserve"> called </w:t>
      </w:r>
      <w:proofErr w:type="spellStart"/>
      <w:r w:rsidR="00D32731">
        <w:t>Chalara</w:t>
      </w:r>
      <w:proofErr w:type="spellEnd"/>
      <w:r w:rsidR="00D32731">
        <w:t xml:space="preserve"> </w:t>
      </w:r>
      <w:r w:rsidR="00BA5239">
        <w:t>(</w:t>
      </w:r>
      <w:proofErr w:type="spellStart"/>
      <w:r w:rsidR="00BA5239" w:rsidRPr="00BA5239">
        <w:rPr>
          <w:i/>
          <w:iCs/>
        </w:rPr>
        <w:t>Hymenoscyphus</w:t>
      </w:r>
      <w:proofErr w:type="spellEnd"/>
      <w:r w:rsidR="00BA5239" w:rsidRPr="00BA5239">
        <w:rPr>
          <w:i/>
          <w:iCs/>
        </w:rPr>
        <w:t xml:space="preserve"> </w:t>
      </w:r>
      <w:proofErr w:type="spellStart"/>
      <w:r w:rsidR="00BA5239" w:rsidRPr="00BA5239">
        <w:rPr>
          <w:i/>
          <w:iCs/>
        </w:rPr>
        <w:t>fraxineus</w:t>
      </w:r>
      <w:proofErr w:type="spellEnd"/>
      <w:r w:rsidR="00BA5239">
        <w:t>)</w:t>
      </w:r>
      <w:r w:rsidR="00BA5239" w:rsidRPr="00BA5239">
        <w:t xml:space="preserve"> </w:t>
      </w:r>
      <w:r w:rsidR="00BA5239">
        <w:t xml:space="preserve">causing </w:t>
      </w:r>
      <w:r w:rsidR="00E514C0">
        <w:t>dieback</w:t>
      </w:r>
      <w:r w:rsidR="00C90947">
        <w:t xml:space="preserve"> and had to</w:t>
      </w:r>
      <w:ins w:id="14" w:author="Guillaume" w:date="2025-03-06T11:15:00Z">
        <w:r w:rsidR="007746C4">
          <w:t xml:space="preserve"> be</w:t>
        </w:r>
      </w:ins>
      <w:r w:rsidR="00C90947">
        <w:t xml:space="preserve"> harvested prematurely</w:t>
      </w:r>
      <w:r w:rsidR="00E514C0">
        <w:t xml:space="preserve"> (though without reduction in selling price). </w:t>
      </w:r>
    </w:p>
    <w:p w14:paraId="603169DC" w14:textId="77777777" w:rsidR="002B365D" w:rsidRDefault="00E514C0" w:rsidP="00E514C0">
      <w:r>
        <w:t xml:space="preserve">The study </w:t>
      </w:r>
      <w:r w:rsidR="00997B76">
        <w:t>was</w:t>
      </w:r>
      <w:r>
        <w:t xml:space="preserve"> based on numerous hypotheses. Other assumptions would have led to different numerical results (e.g. internal rate of return values). Nevertheless, since the same assumptions </w:t>
      </w:r>
      <w:r w:rsidR="00997B76">
        <w:t>were</w:t>
      </w:r>
      <w:r>
        <w:t xml:space="preserve"> applied across all analyses, most of the lessons learned from this study would have remained valid even if slightly different assumptions had been made. </w:t>
      </w:r>
    </w:p>
    <w:p w14:paraId="1ABAD061" w14:textId="0B76D41E" w:rsidR="00E514C0" w:rsidRDefault="002B365D" w:rsidP="00E514C0">
      <w:r>
        <w:t>The i</w:t>
      </w:r>
      <w:r w:rsidR="00E514C0">
        <w:t xml:space="preserve">mportant assumptions include the </w:t>
      </w:r>
      <w:r w:rsidR="005363A1">
        <w:t>val</w:t>
      </w:r>
      <w:r w:rsidR="00226653">
        <w:t>u</w:t>
      </w:r>
      <w:r w:rsidR="005363A1">
        <w:t>es set for the forest rent and timber unit prices</w:t>
      </w:r>
      <w:r w:rsidR="00E514C0">
        <w:t xml:space="preserve">. The </w:t>
      </w:r>
      <w:r w:rsidR="00B02D0D">
        <w:t>forest rent</w:t>
      </w:r>
      <w:r w:rsidR="00E514C0">
        <w:t xml:space="preserve"> was </w:t>
      </w:r>
      <w:r w:rsidR="00B02D0D">
        <w:t>set</w:t>
      </w:r>
      <w:r w:rsidR="00E514C0">
        <w:t xml:space="preserve"> quite arbitrarily as it is not easy to estimate</w:t>
      </w:r>
      <w:r w:rsidR="00226653">
        <w:t xml:space="preserve"> it</w:t>
      </w:r>
      <w:r w:rsidR="00E514C0">
        <w:t xml:space="preserve"> for </w:t>
      </w:r>
      <w:r>
        <w:t>uneven-aged</w:t>
      </w:r>
      <w:r w:rsidR="00E514C0">
        <w:t xml:space="preserve"> stands that are </w:t>
      </w:r>
      <w:r w:rsidR="00226653">
        <w:t>never</w:t>
      </w:r>
      <w:r w:rsidR="00E514C0">
        <w:t xml:space="preserve"> clear-cut. This choice ha</w:t>
      </w:r>
      <w:r w:rsidR="00C17A93">
        <w:t>d</w:t>
      </w:r>
      <w:r w:rsidR="00E514C0">
        <w:t xml:space="preserve"> a direct influence on the profitability calculations (observed and simulated). In addition, we have assumed that </w:t>
      </w:r>
      <w:r>
        <w:t>forest rent remained</w:t>
      </w:r>
      <w:r w:rsidR="00E514C0">
        <w:t xml:space="preserve"> constant over time, whereas it has undoubtedly increased </w:t>
      </w:r>
      <w:r w:rsidR="00E65033">
        <w:t>in</w:t>
      </w:r>
      <w:r>
        <w:t xml:space="preserve"> the study area </w:t>
      </w:r>
      <w:r w:rsidR="00E514C0">
        <w:t xml:space="preserve">given the improvement </w:t>
      </w:r>
      <w:r>
        <w:t>of</w:t>
      </w:r>
      <w:r w:rsidR="00E514C0">
        <w:t xml:space="preserve"> road</w:t>
      </w:r>
      <w:r>
        <w:t xml:space="preserve"> system</w:t>
      </w:r>
      <w:r w:rsidR="00E514C0">
        <w:t xml:space="preserve"> and</w:t>
      </w:r>
      <w:r>
        <w:t>,</w:t>
      </w:r>
      <w:r w:rsidR="00E514C0">
        <w:t xml:space="preserve"> </w:t>
      </w:r>
      <w:r w:rsidR="00C17A93">
        <w:t>possibly</w:t>
      </w:r>
      <w:r>
        <w:t>,</w:t>
      </w:r>
      <w:r w:rsidR="00C17A93">
        <w:t xml:space="preserve"> </w:t>
      </w:r>
      <w:r w:rsidR="00E514C0">
        <w:t xml:space="preserve">the quality of the hunting environment. In addition, the </w:t>
      </w:r>
      <w:r w:rsidR="0007721D">
        <w:t>standing</w:t>
      </w:r>
      <w:r w:rsidR="00E514C0">
        <w:t xml:space="preserve"> value of the trees was assessed using a single </w:t>
      </w:r>
      <w:r w:rsidR="0007721D">
        <w:t>price list</w:t>
      </w:r>
      <w:r w:rsidR="00E514C0">
        <w:t xml:space="preserve">. This method </w:t>
      </w:r>
      <w:r w:rsidR="00122D0F">
        <w:t>did</w:t>
      </w:r>
      <w:r w:rsidR="00E514C0">
        <w:t xml:space="preserve"> not take into account the effect of price fluctuations or the impact of management choices on operating costs. However, operating costs can be expected to be higher with uneven-aged forest management </w:t>
      </w:r>
      <w:r w:rsidR="0007721D">
        <w:fldChar w:fldCharType="begin"/>
      </w:r>
      <w:r w:rsidR="0007721D">
        <w:instrText xml:space="preserve"> ADDIN ZOTERO_ITEM CSL_CITATION {"citationID":"jegFYggD","properties":{"formattedCitation":"(Davies and Kerr, 2015)","plainCitation":"(Davies and Kerr, 2015)","noteIndex":0},"citationItems":[{"id":4705,"uris":["http://zotero.org/users/1509360/items/AEJTPA4D"],"itemData":{"id":4705,"type":"article-journal","container-title":"Forests","DOI":"10.3390/f6072424","issue":"7","page":"2424-2449","title":"Comparing the costs and revenues of transformation to continuous cover forestry for sitka spruce in Great Britain","volume":"6","author":[{"family":"Davies","given":"Owen"},{"family":"Kerr","given":"Gary"}],"issued":{"date-parts":[["2015"]]}}}],"schema":"https://github.com/citation-style-language/schema/raw/master/csl-citation.json"} </w:instrText>
      </w:r>
      <w:r w:rsidR="0007721D">
        <w:fldChar w:fldCharType="separate"/>
      </w:r>
      <w:r w:rsidR="0007721D" w:rsidRPr="0007721D">
        <w:rPr>
          <w:rFonts w:ascii="Aptos" w:hAnsi="Aptos"/>
        </w:rPr>
        <w:t>(Davies and Kerr, 2015)</w:t>
      </w:r>
      <w:r w:rsidR="0007721D">
        <w:fldChar w:fldCharType="end"/>
      </w:r>
      <w:r w:rsidR="00E514C0">
        <w:t xml:space="preserve">, leading to a reduction in unit prices and justifying the use of different </w:t>
      </w:r>
      <w:r w:rsidR="0007721D">
        <w:t>price lists</w:t>
      </w:r>
      <w:r w:rsidR="00E514C0">
        <w:t xml:space="preserve">. It should be noted, however, that the </w:t>
      </w:r>
      <w:r w:rsidR="0007721D">
        <w:t>price list</w:t>
      </w:r>
      <w:r w:rsidR="00E514C0">
        <w:t xml:space="preserve"> used reflect</w:t>
      </w:r>
      <w:r w:rsidR="0007721D">
        <w:t>ed</w:t>
      </w:r>
      <w:r w:rsidR="00E514C0">
        <w:t xml:space="preserve"> average prices obtained in </w:t>
      </w:r>
      <w:r w:rsidR="0007721D">
        <w:t>Southern Belgium</w:t>
      </w:r>
      <w:r w:rsidR="00E514C0">
        <w:t xml:space="preserve"> where, as in our analyses, softwoods are essentially managed as even-aged stands and hardwoods as uneven-aged stands. </w:t>
      </w:r>
    </w:p>
    <w:p w14:paraId="1A4DD013" w14:textId="0894B266" w:rsidR="00F867E8" w:rsidRDefault="00E514C0" w:rsidP="00E514C0">
      <w:r>
        <w:t>It</w:t>
      </w:r>
      <w:r w:rsidR="003E7BEF">
        <w:t xml:space="preserve"> i</w:t>
      </w:r>
      <w:r>
        <w:t xml:space="preserve">s also important to remember that </w:t>
      </w:r>
      <w:r w:rsidR="00045417">
        <w:t>we conducted</w:t>
      </w:r>
      <w:r>
        <w:t xml:space="preserve"> a retrospective analysis, </w:t>
      </w:r>
      <w:r w:rsidR="00E34B16">
        <w:t>looking</w:t>
      </w:r>
      <w:r>
        <w:t xml:space="preserve"> only at past financial </w:t>
      </w:r>
      <w:r w:rsidR="003E7BEF">
        <w:t>flows</w:t>
      </w:r>
      <w:r>
        <w:t xml:space="preserve">. </w:t>
      </w:r>
      <w:r w:rsidR="009A0C94">
        <w:t>To guide forest management today, t</w:t>
      </w:r>
      <w:r w:rsidR="00743BEA">
        <w:t>he results</w:t>
      </w:r>
      <w:r w:rsidR="00BE12FD">
        <w:t xml:space="preserve"> </w:t>
      </w:r>
      <w:r w:rsidR="009A0C94">
        <w:t xml:space="preserve">should be complemented by prospective analyses </w:t>
      </w:r>
      <w:r w:rsidR="00E34B16">
        <w:t xml:space="preserve">that take </w:t>
      </w:r>
      <w:r w:rsidR="00045417">
        <w:t>into</w:t>
      </w:r>
      <w:r>
        <w:t xml:space="preserve"> </w:t>
      </w:r>
      <w:r w:rsidR="009A0C94">
        <w:t xml:space="preserve">account </w:t>
      </w:r>
      <w:r>
        <w:t xml:space="preserve">all ecosystem services, </w:t>
      </w:r>
      <w:r w:rsidR="00E34B16">
        <w:t xml:space="preserve">the </w:t>
      </w:r>
      <w:r w:rsidR="00A15CBA">
        <w:t xml:space="preserve">production of </w:t>
      </w:r>
      <w:r>
        <w:t>market and non-market</w:t>
      </w:r>
      <w:r w:rsidR="00A15CBA">
        <w:t xml:space="preserve"> goods</w:t>
      </w:r>
      <w:r>
        <w:t xml:space="preserve">, </w:t>
      </w:r>
      <w:r w:rsidR="00E34B16">
        <w:t>and</w:t>
      </w:r>
      <w:r>
        <w:t xml:space="preserve"> future</w:t>
      </w:r>
      <w:r w:rsidR="00A15CBA">
        <w:t xml:space="preserve"> </w:t>
      </w:r>
      <w:r>
        <w:t>resilience</w:t>
      </w:r>
      <w:r w:rsidR="00E34B16">
        <w:t xml:space="preserve"> of </w:t>
      </w:r>
      <w:r w:rsidR="00430CF3">
        <w:t xml:space="preserve">the </w:t>
      </w:r>
      <w:r w:rsidR="00E34B16">
        <w:t>forest</w:t>
      </w:r>
      <w:r>
        <w:t>.</w:t>
      </w:r>
    </w:p>
    <w:p w14:paraId="51292F8F" w14:textId="5AE9F582" w:rsidR="00670776" w:rsidRDefault="00670776" w:rsidP="00670776">
      <w:pPr>
        <w:pStyle w:val="Titre2"/>
      </w:pPr>
      <w:r>
        <w:t>A competitive</w:t>
      </w:r>
      <w:r w:rsidR="00430CF3">
        <w:t xml:space="preserve"> forestry</w:t>
      </w:r>
      <w:r>
        <w:t xml:space="preserve"> </w:t>
      </w:r>
      <w:proofErr w:type="gramStart"/>
      <w:r>
        <w:t>investment ?</w:t>
      </w:r>
      <w:proofErr w:type="gramEnd"/>
    </w:p>
    <w:p w14:paraId="341271FB" w14:textId="0E94623D" w:rsidR="00670776" w:rsidRDefault="00DD47E6" w:rsidP="00670776">
      <w:r>
        <w:t>T</w:t>
      </w:r>
      <w:r w:rsidR="00670776">
        <w:t>he profitability</w:t>
      </w:r>
      <w:r w:rsidR="00590EE1">
        <w:t xml:space="preserve"> of the forestry project</w:t>
      </w:r>
      <w:r w:rsidR="00670776">
        <w:t xml:space="preserve"> </w:t>
      </w:r>
      <w:r w:rsidR="00430CF3">
        <w:t xml:space="preserve">studied </w:t>
      </w:r>
      <w:r w:rsidR="00E94E8C">
        <w:t>was quite</w:t>
      </w:r>
      <w:r w:rsidR="00670776">
        <w:t xml:space="preserve"> competitive </w:t>
      </w:r>
      <w:r w:rsidR="00E94E8C">
        <w:t>with</w:t>
      </w:r>
      <w:r w:rsidR="00670776">
        <w:t xml:space="preserve"> other long-term financial investments. Taking into account all </w:t>
      </w:r>
      <w:r w:rsidR="00430CF3">
        <w:t>revenues</w:t>
      </w:r>
      <w:r w:rsidR="00670776">
        <w:t xml:space="preserve"> and </w:t>
      </w:r>
      <w:r w:rsidR="00430CF3">
        <w:t>costs</w:t>
      </w:r>
      <w:r w:rsidR="00670776">
        <w:t xml:space="preserve">, including capital </w:t>
      </w:r>
      <w:r w:rsidR="00E94E8C">
        <w:t xml:space="preserve">opportunity </w:t>
      </w:r>
      <w:r w:rsidR="00670776">
        <w:t>costs, the internal rate of return was over 1.</w:t>
      </w:r>
      <w:r w:rsidR="004A3441">
        <w:t>2</w:t>
      </w:r>
      <w:r w:rsidR="00670776">
        <w:t xml:space="preserve">% in five </w:t>
      </w:r>
      <w:r w:rsidR="00557E7D">
        <w:t>blocks and over 2.4% in two blocks</w:t>
      </w:r>
      <w:r w:rsidR="00670776">
        <w:t xml:space="preserve"> (</w:t>
      </w:r>
      <w:r w:rsidR="00557E7D">
        <w:fldChar w:fldCharType="begin"/>
      </w:r>
      <w:r w:rsidR="00557E7D">
        <w:instrText xml:space="preserve"> REF _Ref191289988 \h </w:instrText>
      </w:r>
      <w:r w:rsidR="00557E7D">
        <w:fldChar w:fldCharType="separate"/>
      </w:r>
      <w:r w:rsidR="00557E7D">
        <w:t xml:space="preserve">Table </w:t>
      </w:r>
      <w:r w:rsidR="00557E7D">
        <w:rPr>
          <w:noProof/>
        </w:rPr>
        <w:t>4</w:t>
      </w:r>
      <w:r w:rsidR="00557E7D">
        <w:fldChar w:fldCharType="end"/>
      </w:r>
      <w:r w:rsidR="00670776">
        <w:t>).</w:t>
      </w:r>
      <w:r w:rsidR="00590EE1">
        <w:t xml:space="preserve"> </w:t>
      </w:r>
      <w:r w:rsidR="00C44A24">
        <w:t>Such forestry project</w:t>
      </w:r>
      <w:r w:rsidR="00590EE1">
        <w:t xml:space="preserve"> </w:t>
      </w:r>
      <w:r w:rsidR="00C44A24">
        <w:t>can</w:t>
      </w:r>
      <w:r w:rsidR="00590EE1">
        <w:t xml:space="preserve"> </w:t>
      </w:r>
      <w:r w:rsidR="00C44A24">
        <w:t xml:space="preserve">therefore </w:t>
      </w:r>
      <w:r w:rsidR="00590EE1">
        <w:t xml:space="preserve">generate more </w:t>
      </w:r>
      <w:r w:rsidR="00B064D9">
        <w:t>revenues</w:t>
      </w:r>
      <w:r w:rsidR="007820E1">
        <w:t xml:space="preserve"> than </w:t>
      </w:r>
      <w:r w:rsidR="00B064D9">
        <w:t>the incurred costs</w:t>
      </w:r>
      <w:r w:rsidR="00C44A24">
        <w:t xml:space="preserve"> even if </w:t>
      </w:r>
      <w:r w:rsidR="00AC3724">
        <w:t xml:space="preserve">these financial flows are </w:t>
      </w:r>
      <w:r w:rsidR="00C44A24">
        <w:t>discounted with a discount rate up to 1.2%.</w:t>
      </w:r>
      <w:r w:rsidR="00670776">
        <w:t xml:space="preserve"> </w:t>
      </w:r>
      <w:r w:rsidR="004F2809">
        <w:t>In nominal values, it</w:t>
      </w:r>
      <w:r w:rsidR="00670776">
        <w:t xml:space="preserve"> </w:t>
      </w:r>
      <w:r w:rsidR="00A23821">
        <w:t xml:space="preserve">can be compared to investment </w:t>
      </w:r>
      <w:r w:rsidR="00B064D9">
        <w:t>whose interest rate is</w:t>
      </w:r>
      <w:r w:rsidR="00670776">
        <w:t xml:space="preserve"> </w:t>
      </w:r>
      <w:r w:rsidR="0071334E">
        <w:t>over</w:t>
      </w:r>
      <w:r w:rsidR="00670776">
        <w:t xml:space="preserve"> 3.</w:t>
      </w:r>
      <w:r w:rsidR="004A3441">
        <w:t>2</w:t>
      </w:r>
      <w:r w:rsidR="00670776">
        <w:t>%</w:t>
      </w:r>
      <w:r w:rsidR="00BB5239">
        <w:t xml:space="preserve"> whereas </w:t>
      </w:r>
      <w:r w:rsidR="00670776">
        <w:t xml:space="preserve"> most interest rates offered by </w:t>
      </w:r>
      <w:r w:rsidR="00151EF6">
        <w:t xml:space="preserve">10-year </w:t>
      </w:r>
      <w:r w:rsidR="00670776">
        <w:t>government bonds in Europe in January 2024</w:t>
      </w:r>
      <w:r w:rsidR="00BB5239">
        <w:t xml:space="preserve"> where lower than that value</w:t>
      </w:r>
      <w:r w:rsidR="00670776">
        <w:t xml:space="preserve"> </w:t>
      </w:r>
      <w:r w:rsidR="00B86626">
        <w:fldChar w:fldCharType="begin"/>
      </w:r>
      <w:r w:rsidR="00B86626">
        <w:instrText xml:space="preserve"> ADDIN ZOTERO_ITEM CSL_CITATION {"citationID":"XXOcXP83","properties":{"formattedCitation":"(OCDE, 2024)","plainCitation":"(OCDE, 2024)","noteIndex":0},"citationItems":[{"id":9127,"uris":["http://zotero.org/users/1509360/items/TD5HLT33"],"itemData":{"id":9127,"type":"webpage","abstract":"Les taux d'intérêt à long terme sont ceux des obligations d'État à échéance de 10 ans.","container-title":"OCDE","language":"fr","title":"Taux d'intérêt à long terme","URL":"https://www.oecd.org/fr/data/indicators/long-term-interest-rates.html","author":[{"family":"OCDE","given":""}],"accessed":{"date-parts":[["2024",8,16]]},"issued":{"date-parts":[["2024"]]}}}],"schema":"https://github.com/citation-style-language/schema/raw/master/csl-citation.json"} </w:instrText>
      </w:r>
      <w:r w:rsidR="00B86626">
        <w:fldChar w:fldCharType="separate"/>
      </w:r>
      <w:r w:rsidR="00B86626" w:rsidRPr="00B86626">
        <w:rPr>
          <w:rFonts w:ascii="Aptos" w:hAnsi="Aptos"/>
        </w:rPr>
        <w:t>(OCDE, 2024)</w:t>
      </w:r>
      <w:r w:rsidR="00B86626">
        <w:fldChar w:fldCharType="end"/>
      </w:r>
      <w:r w:rsidR="00670776">
        <w:t>.</w:t>
      </w:r>
      <w:r w:rsidR="00EA0E95">
        <w:t xml:space="preserve"> Across 19 European countries, </w:t>
      </w:r>
      <w:r w:rsidR="001B5F29">
        <w:t>the interest rate was over 3.2% for only 5 countries</w:t>
      </w:r>
      <w:r w:rsidR="00A95D64">
        <w:t xml:space="preserve"> with rates ranging between 3.35% and 6.50%. The interest rate for the other countries</w:t>
      </w:r>
      <w:r w:rsidR="00195A84">
        <w:t xml:space="preserve"> ranged between 0.6</w:t>
      </w:r>
      <w:r w:rsidR="0034046C">
        <w:t>0%</w:t>
      </w:r>
      <w:r w:rsidR="00195A84">
        <w:t xml:space="preserve"> and 3.15%</w:t>
      </w:r>
      <w:r w:rsidR="0034046C">
        <w:t xml:space="preserve"> </w:t>
      </w:r>
      <w:r w:rsidR="0034046C">
        <w:fldChar w:fldCharType="begin"/>
      </w:r>
      <w:r w:rsidR="0070517F">
        <w:instrText xml:space="preserve"> ADDIN ZOTERO_ITEM CSL_CITATION {"citationID":"uguqNwGH","properties":{"formattedCitation":"(OCDE, 2024)","plainCitation":"(OCDE, 2024)","noteIndex":0},"citationItems":[{"id":9127,"uris":["http://zotero.org/users/1509360/items/TD5HLT33"],"itemData":{"id":9127,"type":"webpage","abstract":"Les taux d'intérêt à long terme sont ceux des obligations d'État à échéance de 10 ans.","container-title":"OCDE","language":"fr","title":"Taux d'intérêt à long terme","URL":"https://www.oecd.org/fr/data/indicators/long-term-interest-rates.html","author":[{"family":"OCDE","given":""}],"accessed":{"date-parts":[["2024",8,16]]},"issued":{"date-parts":[["2024"]]}}}],"schema":"https://github.com/citation-style-language/schema/raw/master/csl-citation.json"} </w:instrText>
      </w:r>
      <w:r w:rsidR="0034046C">
        <w:fldChar w:fldCharType="separate"/>
      </w:r>
      <w:r w:rsidR="0034046C" w:rsidRPr="00B86626">
        <w:rPr>
          <w:rFonts w:ascii="Aptos" w:hAnsi="Aptos"/>
        </w:rPr>
        <w:t>(OCDE, 2024)</w:t>
      </w:r>
      <w:r w:rsidR="0034046C">
        <w:fldChar w:fldCharType="end"/>
      </w:r>
      <w:r w:rsidR="00195A84">
        <w:t>.</w:t>
      </w:r>
      <w:r w:rsidR="002B3329">
        <w:t xml:space="preserve"> </w:t>
      </w:r>
      <w:r w:rsidR="00205DF5">
        <w:t>Inflation and interest rates however can fluctuate largely over long period of time</w:t>
      </w:r>
      <w:r w:rsidR="000566AF">
        <w:t xml:space="preserve"> </w:t>
      </w:r>
      <w:r w:rsidR="00BB5239">
        <w:t>while</w:t>
      </w:r>
      <w:r w:rsidR="000566AF">
        <w:t xml:space="preserve"> we assumed them to be constant. Nevertheless,</w:t>
      </w:r>
      <w:r w:rsidR="001B5F29">
        <w:t xml:space="preserve"> </w:t>
      </w:r>
      <w:r w:rsidR="00E32F57">
        <w:t xml:space="preserve">Terreaux </w:t>
      </w:r>
      <w:r w:rsidR="0070517F">
        <w:fldChar w:fldCharType="begin"/>
      </w:r>
      <w:r w:rsidR="00E32F57">
        <w:instrText xml:space="preserve"> ADDIN ZOTERO_ITEM CSL_CITATION {"citationID":"Sci5CA7B","properties":{"formattedCitation":"(1990)","plainCitation":"(1990)","noteIndex":0},"citationItems":[{"id":9126,"uris":["http://zotero.org/users/1509360/items/RUW4DEIY"],"itemData":{"id":9126,"type":"report","publisher":"Toulouse 1","title":"Principes de gestion des investissements en forêt","author":[{"family":"Terreaux","given":"Jean-Philippe"}],"issued":{"date-parts":[["1990"]]}},"suppress-author":true}],"schema":"https://github.com/citation-style-language/schema/raw/master/csl-citation.json"} </w:instrText>
      </w:r>
      <w:r w:rsidR="0070517F">
        <w:fldChar w:fldCharType="separate"/>
      </w:r>
      <w:r w:rsidR="00E32F57" w:rsidRPr="00E32F57">
        <w:rPr>
          <w:rFonts w:ascii="Aptos" w:hAnsi="Aptos"/>
        </w:rPr>
        <w:t>(1990)</w:t>
      </w:r>
      <w:r w:rsidR="0070517F">
        <w:fldChar w:fldCharType="end"/>
      </w:r>
      <w:r w:rsidR="00670776">
        <w:t xml:space="preserve"> showed that </w:t>
      </w:r>
      <w:r w:rsidR="00CA51FB">
        <w:t>a</w:t>
      </w:r>
      <w:r w:rsidR="00670776">
        <w:t xml:space="preserve"> forestry project </w:t>
      </w:r>
      <w:r w:rsidR="00CA51FB">
        <w:t>is generally</w:t>
      </w:r>
      <w:r w:rsidR="00670776">
        <w:t xml:space="preserve"> competitive with bank investments</w:t>
      </w:r>
      <w:r w:rsidR="00CA51FB">
        <w:t xml:space="preserve"> if</w:t>
      </w:r>
      <w:r w:rsidR="00670776">
        <w:t xml:space="preserve"> the </w:t>
      </w:r>
      <w:r w:rsidR="0070517F">
        <w:t xml:space="preserve">internal rate of return </w:t>
      </w:r>
      <w:r w:rsidR="00CA51FB">
        <w:t>is</w:t>
      </w:r>
      <w:r w:rsidR="00670776">
        <w:t xml:space="preserve"> equal to or greater than 1.8%. This threshold was exceeded in </w:t>
      </w:r>
      <w:r w:rsidR="0070517F">
        <w:t xml:space="preserve">two </w:t>
      </w:r>
      <w:r w:rsidR="002D390A">
        <w:t>forest blocks</w:t>
      </w:r>
      <w:r w:rsidR="00CA51FB">
        <w:t xml:space="preserve"> </w:t>
      </w:r>
      <w:r w:rsidR="006C74F8">
        <w:t>underlining that</w:t>
      </w:r>
      <w:r w:rsidR="00B10E67">
        <w:t xml:space="preserve">, on average, the forestry project was likely </w:t>
      </w:r>
      <w:r w:rsidR="00E32F57">
        <w:t xml:space="preserve">to be </w:t>
      </w:r>
      <w:r w:rsidR="00B10E67">
        <w:t xml:space="preserve">as competitive as </w:t>
      </w:r>
      <w:r w:rsidR="00FF6989">
        <w:t>low-risk</w:t>
      </w:r>
      <w:r w:rsidR="00B4339E">
        <w:t>,</w:t>
      </w:r>
      <w:r w:rsidR="00FF6989">
        <w:t xml:space="preserve"> long-term financial investment</w:t>
      </w:r>
      <w:r w:rsidR="00B4339E">
        <w:t>s</w:t>
      </w:r>
      <w:r w:rsidR="00FF6989">
        <w:t>.</w:t>
      </w:r>
    </w:p>
    <w:p w14:paraId="5345444E" w14:textId="6C9C8574" w:rsidR="00A33B18" w:rsidRDefault="00670776" w:rsidP="00670776">
      <w:r>
        <w:lastRenderedPageBreak/>
        <w:t xml:space="preserve">The profitability estimates obtained obviously reflected the particular conditions of the </w:t>
      </w:r>
      <w:r w:rsidR="008B2C84">
        <w:t>study forest</w:t>
      </w:r>
      <w:r>
        <w:t xml:space="preserve"> during an equally particular period. For example, the </w:t>
      </w:r>
      <w:r w:rsidR="00061869">
        <w:t xml:space="preserve">internal rate of return of block 3 </w:t>
      </w:r>
      <w:r>
        <w:t>(</w:t>
      </w:r>
      <w:r w:rsidR="00061869">
        <w:t>IRR</w:t>
      </w:r>
      <w:r>
        <w:t xml:space="preserve"> = 1.</w:t>
      </w:r>
      <w:r w:rsidR="00061869">
        <w:t>2</w:t>
      </w:r>
      <w:r>
        <w:t>%)</w:t>
      </w:r>
      <w:r w:rsidR="00061869">
        <w:t xml:space="preserve"> was particularly low even though this block was </w:t>
      </w:r>
      <w:r w:rsidR="00D45C39">
        <w:t>arguably</w:t>
      </w:r>
      <w:r w:rsidR="00061869">
        <w:t xml:space="preserve"> the most fertile block</w:t>
      </w:r>
      <w:r>
        <w:t xml:space="preserve">. This </w:t>
      </w:r>
      <w:r w:rsidR="00D45C39">
        <w:t>block</w:t>
      </w:r>
      <w:r>
        <w:t xml:space="preserve"> </w:t>
      </w:r>
      <w:r w:rsidR="00D45C39">
        <w:t xml:space="preserve">initially </w:t>
      </w:r>
      <w:r>
        <w:t>contained a high proportion of ash (28% of basal area)</w:t>
      </w:r>
      <w:r w:rsidR="00D45C39">
        <w:t xml:space="preserve"> and significant Chalara</w:t>
      </w:r>
      <w:r>
        <w:t xml:space="preserve"> dieback was observed in this </w:t>
      </w:r>
      <w:r w:rsidR="00D45C39">
        <w:t>block</w:t>
      </w:r>
      <w:r>
        <w:t xml:space="preserve">, leading to the premature sale of trees and </w:t>
      </w:r>
      <w:r w:rsidR="00961B79">
        <w:t>reduction in</w:t>
      </w:r>
      <w:r>
        <w:t xml:space="preserve"> the standing capital. In addition, roadworks </w:t>
      </w:r>
      <w:proofErr w:type="gramStart"/>
      <w:r>
        <w:t>were</w:t>
      </w:r>
      <w:proofErr w:type="gramEnd"/>
      <w:r>
        <w:t xml:space="preserve"> carried out in </w:t>
      </w:r>
      <w:r w:rsidR="00535D0C">
        <w:t xml:space="preserve">this block and </w:t>
      </w:r>
      <w:r>
        <w:t>one of the cuttings</w:t>
      </w:r>
      <w:r w:rsidR="00F27063">
        <w:t xml:space="preserve"> (206 m³, estimated value of 33,750 €)</w:t>
      </w:r>
      <w:r>
        <w:t xml:space="preserve"> scheduled before 2019 was postponed </w:t>
      </w:r>
      <w:r w:rsidR="00535D0C">
        <w:t>outside the study period</w:t>
      </w:r>
      <w:r w:rsidR="00051A0C">
        <w:t xml:space="preserve"> </w:t>
      </w:r>
      <w:r w:rsidR="00A63B4E">
        <w:t xml:space="preserve">(the market price was </w:t>
      </w:r>
      <w:r w:rsidR="00AE42B7">
        <w:t>deemed</w:t>
      </w:r>
      <w:r w:rsidR="00286B80">
        <w:t xml:space="preserve"> too low</w:t>
      </w:r>
      <w:r w:rsidR="00AE42B7">
        <w:t xml:space="preserve">, probably due to </w:t>
      </w:r>
      <w:r w:rsidR="00A63B4E">
        <w:t>the 2008 financial crisis)</w:t>
      </w:r>
      <w:r>
        <w:t xml:space="preserve">. </w:t>
      </w:r>
    </w:p>
    <w:p w14:paraId="7E9D3F07" w14:textId="354C62AC" w:rsidR="000517E8" w:rsidRDefault="000517E8" w:rsidP="00344846">
      <w:pPr>
        <w:pStyle w:val="Titre2"/>
      </w:pPr>
      <w:r>
        <w:t xml:space="preserve">Capital opportunity cost </w:t>
      </w:r>
      <w:r w:rsidR="00344846">
        <w:t>and social values</w:t>
      </w:r>
    </w:p>
    <w:p w14:paraId="408A51D7" w14:textId="5367B59D" w:rsidR="00E34B16" w:rsidRDefault="00973AA3" w:rsidP="000517E8">
      <w:r>
        <w:t>Two of our key economic indicators</w:t>
      </w:r>
      <w:r w:rsidR="0041073E">
        <w:t xml:space="preserve"> (NPV, IRR)</w:t>
      </w:r>
      <w:r>
        <w:t xml:space="preserve"> included </w:t>
      </w:r>
      <w:r w:rsidR="008D4ADE">
        <w:t xml:space="preserve">the opportunity cost </w:t>
      </w:r>
      <w:r w:rsidR="0041073E">
        <w:t xml:space="preserve">of the </w:t>
      </w:r>
      <w:r w:rsidR="000C068C">
        <w:t>capital and assume</w:t>
      </w:r>
      <w:r w:rsidR="000503BC">
        <w:t>d</w:t>
      </w:r>
      <w:r w:rsidR="000C068C">
        <w:t xml:space="preserve"> that economic agents </w:t>
      </w:r>
      <w:r w:rsidR="00BC0FCD">
        <w:t xml:space="preserve">prefer </w:t>
      </w:r>
      <w:r w:rsidR="0060500A">
        <w:t>perceiving immediately a given</w:t>
      </w:r>
      <w:r w:rsidR="00BC0FCD">
        <w:t xml:space="preserve"> </w:t>
      </w:r>
      <w:r w:rsidR="0060500A">
        <w:t>revenue than perceiving it later on.</w:t>
      </w:r>
      <w:r w:rsidR="00182883">
        <w:t xml:space="preserve"> </w:t>
      </w:r>
      <w:r w:rsidR="000517E8">
        <w:t xml:space="preserve">Given the long timeframes of forestry projects and the importance of </w:t>
      </w:r>
      <w:r w:rsidR="00F779DF">
        <w:t xml:space="preserve">the </w:t>
      </w:r>
      <w:r w:rsidR="000517E8">
        <w:t xml:space="preserve">non-market ecosystem services they </w:t>
      </w:r>
      <w:proofErr w:type="gramStart"/>
      <w:r w:rsidR="000517E8">
        <w:t>provide,</w:t>
      </w:r>
      <w:proofErr w:type="gramEnd"/>
      <w:r w:rsidR="000517E8">
        <w:t xml:space="preserve"> </w:t>
      </w:r>
      <w:r w:rsidR="00F233F6">
        <w:t xml:space="preserve">it has been suggested to use </w:t>
      </w:r>
      <w:r w:rsidR="000517E8">
        <w:t xml:space="preserve">low discount rates </w:t>
      </w:r>
      <w:r w:rsidR="00F233F6">
        <w:t>ranging between 1.</w:t>
      </w:r>
      <w:r w:rsidR="00411C45">
        <w:t>4</w:t>
      </w:r>
      <w:r w:rsidR="00F233F6">
        <w:t xml:space="preserve"> and </w:t>
      </w:r>
      <w:r w:rsidR="00411C45">
        <w:t>4</w:t>
      </w:r>
      <w:r w:rsidR="00F233F6">
        <w:t xml:space="preserve">% </w:t>
      </w:r>
      <w:r w:rsidR="002A69FB">
        <w:fldChar w:fldCharType="begin"/>
      </w:r>
      <w:r w:rsidR="002A69FB">
        <w:instrText xml:space="preserve"> ADDIN ZOTERO_ITEM CSL_CITATION {"citationID":"e1Qh7sqD","properties":{"formattedCitation":"(Gosselin et al., 2011; M\\uc0\\u246{}hring, 2001)","plainCitation":"(Gosselin et al., 2011; Möhring, 2001)","noteIndex":0},"citationItems":[{"id":8923,"uris":["http://zotero.org/users/1509360/items/ZMXX3YW7"],"itemData":{"id":8923,"type":"article-journal","abstract":"L'utilisation de la méthode coûts-avantages pour l'évaluation économique d'un projet — un itiné-raire sylvicole par exemple — prend en compte toutes les dépenses et recettes sur toute la durée du projet : elle repose sur l'établissement d'un échéancier de recettes et de dépenses et calcule le bénéfice actualisé correspondant. Un flux financier (recette ou dépense) est dit actua-lisé lorsqu'il est ramené à sa valeur monétaire d'une année de référence, qui est le plus souvent l'année actuelle. La technique de l'actualisation permet de rendre comparables des flux financiers bien qu'ils interviennent à des dates différentes. Plus une recette ou une dépense intervient tardivement dans un projet, moins elle aura de poids dans le bilan financier. Le choix de la valeur du taux d'actualisation influence fortement les résultats, et ce d'autant plus que les projets concernent le long terme. Même si les logiques d'actualisation sont différentes selon qu'il s'agit de choix privés (cas des propriétaires forestiers) ou publics (cas de la politique forestière), tous les projets forestiers ont, d'un point de vue économique, une double spécificité : d'une part, ils intègrent bien souvent des biens et services environnementaux et non marchands, d'autre part ils portent sur le très long terme. Compte tenu de ces éléments, il nous est apparu nécessaire de faire le point sur trois questions : — comment définit-on l'actualisation et quelles en sont les justifications économiques ? — quelles sont les particularités liées à l'évaluation de biens et services environnementaux ? — comment prendre en compte le très long terme dans le choix du taux d'actualisation ?","container-title":"Revue Forestiere Francaise","DOI":"10.4267/2042/45828","journalAbbreviation":"Revue Forestiere Francaise","page":"445-455","source":"ResearchGate","title":"Actualisation en forêt : pour quelles raisons et à quel taux ?","title-short":"Actualisation en forêt","volume":"LXIII","author":[{"family":"Gosselin","given":"Marion"},{"family":"Costa","given":"Sandrine"},{"family":"Paillet","given":"Yoan"},{"family":"Chevalier","given":"Hélène"}],"issued":{"date-parts":[["2011",2,15]]}}},{"id":7410,"uris":["http://zotero.org/users/1509360/items/JAIVIHG4"],"itemData":{"id":7410,"type":"article-journal","abstract":"The beginning of the land rent theory is closely related to the German forest economists Friedrich Wilhelm Leopold Pfeil and Johann Christian Hundeshagen (1828). It was further developed by Gottlob König (1864), Johann Heinrich v. Thünen, Max Robert Preßler, Gustav Heyer, Max Endres and in particular by Martin Faustmann (1849). His 1849 published and well known formula may be seen as the center of the land rent theory. However, the application of this concept demanded a considerable change of forest management practice due to the reduction of usual rotations and stocking density. Eventually, the land rent theory conflicted with the principle of sustained yield which had become the central idea of forestry in Germany in the 19th century. Since forestry under German conditions did not start as an investment on bare forest land, but had to manage existing forests under the principle of sustainability, the theory of the highest revenue seemed to be a more appropriate guideline for forestry. However, the maximization of the highest revenue assumed a marginal interest rate of 0% because the time span between input and output was not considered. Besides that, this principle also conflicted with the reality of forestry, because the scarcity of financial funds was not regarded. So far, both theories have not delivered solutions useful to real forest economic decision problems in Germany. Using an example from Lower Saxony, it is demonstrated that considering the objective of sustainability leads to results which are in accordance with the reality and the economic theory.","collection-title":"Faustmann formula:applications and extensions","container-title":"Forest Policy and Economics","DOI":"10.1016/S1389-9341(01)00049-1","ISSN":"1389-9341","issue":"2","journalAbbreviation":"Forest Policy and Economics","language":"en","page":"195-201","source":"ScienceDirect","title":"The German struggle between the ‘Bodenreinertragslehre’ (land rent theory) and ‘Waldreinertragslehre’ (theory of the highest revenue) belongs to the past — but what is left?","volume":"2","author":[{"family":"Möhring","given":"Bernhard"}],"issued":{"date-parts":[["2001",6,1]]}}}],"schema":"https://github.com/citation-style-language/schema/raw/master/csl-citation.json"} </w:instrText>
      </w:r>
      <w:r w:rsidR="002A69FB">
        <w:fldChar w:fldCharType="separate"/>
      </w:r>
      <w:r w:rsidR="002A69FB" w:rsidRPr="002A69FB">
        <w:rPr>
          <w:rFonts w:ascii="Aptos" w:hAnsi="Aptos" w:cs="Times New Roman"/>
        </w:rPr>
        <w:t>(Gosselin et al., 2011; Möhring, 2001)</w:t>
      </w:r>
      <w:r w:rsidR="002A69FB">
        <w:fldChar w:fldCharType="end"/>
      </w:r>
      <w:r w:rsidR="000517E8">
        <w:t xml:space="preserve">. </w:t>
      </w:r>
      <w:r w:rsidR="00865AA4">
        <w:t>However, s</w:t>
      </w:r>
      <w:r w:rsidR="000517E8">
        <w:t xml:space="preserve">ome forest owners might even use a virtually zero discount rate if their primary objective is to </w:t>
      </w:r>
      <w:r w:rsidR="00F15FFF">
        <w:t>provide</w:t>
      </w:r>
      <w:r w:rsidR="000517E8">
        <w:t xml:space="preserve"> on a valuable forest to their successors and future generations. For the latter, the capital </w:t>
      </w:r>
      <w:r w:rsidR="00F15FFF">
        <w:t xml:space="preserve">opportunity </w:t>
      </w:r>
      <w:r w:rsidR="000517E8">
        <w:t xml:space="preserve">cost </w:t>
      </w:r>
      <w:r w:rsidR="008529A9">
        <w:t>is not considered</w:t>
      </w:r>
      <w:r w:rsidR="000517E8">
        <w:t xml:space="preserve"> and maximizing the IRR is not a relevant </w:t>
      </w:r>
      <w:r w:rsidR="008529A9">
        <w:t>approach</w:t>
      </w:r>
      <w:r w:rsidR="000517E8">
        <w:t xml:space="preserve">. </w:t>
      </w:r>
      <w:r w:rsidR="00B65D7D">
        <w:t>In this case, i</w:t>
      </w:r>
      <w:r w:rsidR="000517E8">
        <w:t xml:space="preserve">t </w:t>
      </w:r>
      <w:r w:rsidR="00B65D7D">
        <w:t>might</w:t>
      </w:r>
      <w:r w:rsidR="000517E8">
        <w:t xml:space="preserve"> be more </w:t>
      </w:r>
      <w:r w:rsidR="00B65D7D">
        <w:t>interesting</w:t>
      </w:r>
      <w:r w:rsidR="000517E8">
        <w:t xml:space="preserve"> to assess the future value and resilience of the forest, while ensuring that the average annual balance is positive (</w:t>
      </w:r>
      <w:r w:rsidR="00B65D7D">
        <w:t>positive net</w:t>
      </w:r>
      <w:r w:rsidR="000517E8">
        <w:t xml:space="preserve"> income). This objective has been perfectly met in all the </w:t>
      </w:r>
      <w:r w:rsidR="002D500B">
        <w:t>study blocks</w:t>
      </w:r>
      <w:r w:rsidR="00427981">
        <w:t>.</w:t>
      </w:r>
      <w:r w:rsidR="001436A3">
        <w:t xml:space="preserve"> </w:t>
      </w:r>
      <w:r w:rsidR="00760B13">
        <w:t>On the one hand, a</w:t>
      </w:r>
      <w:r w:rsidR="000517E8">
        <w:t xml:space="preserve">nnual </w:t>
      </w:r>
      <w:r w:rsidR="000503BC">
        <w:t>revenues</w:t>
      </w:r>
      <w:r w:rsidR="000517E8">
        <w:t xml:space="preserve"> exceeded annual </w:t>
      </w:r>
      <w:r w:rsidR="000503BC">
        <w:t>costs</w:t>
      </w:r>
      <w:r w:rsidR="00427981">
        <w:t xml:space="preserve">. Average annual </w:t>
      </w:r>
      <w:r w:rsidR="000503BC">
        <w:t>revenue</w:t>
      </w:r>
      <w:r w:rsidR="00427981">
        <w:t xml:space="preserve"> (not discounted) was 1.1 (block 3) to 2.0 (block 5) times higher than average annual </w:t>
      </w:r>
      <w:r w:rsidR="000503BC">
        <w:t>cost</w:t>
      </w:r>
      <w:r w:rsidR="00427981">
        <w:t xml:space="preserve">. Annual revenue ranged from 286 €/ha/year to 542 €/ha/year, while annual </w:t>
      </w:r>
      <w:r w:rsidR="000503BC">
        <w:t>cost</w:t>
      </w:r>
      <w:r w:rsidR="00427981">
        <w:t xml:space="preserve"> ranged from 241 €/ha/year to 351 €/ha/year (</w:t>
      </w:r>
      <w:r w:rsidR="00427981">
        <w:fldChar w:fldCharType="begin"/>
      </w:r>
      <w:r w:rsidR="00427981">
        <w:instrText xml:space="preserve"> REF _Ref188974756 \h </w:instrText>
      </w:r>
      <w:r w:rsidR="00427981">
        <w:fldChar w:fldCharType="separate"/>
      </w:r>
      <w:r w:rsidR="00427981">
        <w:t xml:space="preserve">Figure </w:t>
      </w:r>
      <w:r w:rsidR="00427981">
        <w:rPr>
          <w:noProof/>
        </w:rPr>
        <w:t>3</w:t>
      </w:r>
      <w:r w:rsidR="00427981">
        <w:fldChar w:fldCharType="end"/>
      </w:r>
      <w:r w:rsidR="00427981">
        <w:t xml:space="preserve">). </w:t>
      </w:r>
      <w:r w:rsidR="00760B13">
        <w:t xml:space="preserve">On the other hand, </w:t>
      </w:r>
      <w:r w:rsidR="000517E8">
        <w:t xml:space="preserve">the </w:t>
      </w:r>
      <w:r w:rsidR="006A50E5">
        <w:t xml:space="preserve">standing </w:t>
      </w:r>
      <w:r w:rsidR="000517E8">
        <w:t>value increased</w:t>
      </w:r>
      <w:r w:rsidR="006A50E5">
        <w:t xml:space="preserve"> during the study period</w:t>
      </w:r>
      <w:r w:rsidR="000517E8">
        <w:t xml:space="preserve"> and</w:t>
      </w:r>
      <w:r w:rsidR="006A50E5">
        <w:t>,</w:t>
      </w:r>
      <w:r w:rsidR="000517E8">
        <w:t xml:space="preserve"> presumably</w:t>
      </w:r>
      <w:r w:rsidR="006A50E5">
        <w:t>,</w:t>
      </w:r>
      <w:r w:rsidR="000517E8">
        <w:t xml:space="preserve"> </w:t>
      </w:r>
      <w:r w:rsidR="006A50E5">
        <w:t>forest</w:t>
      </w:r>
      <w:r w:rsidR="000517E8">
        <w:t xml:space="preserve"> resilience</w:t>
      </w:r>
      <w:r w:rsidR="006A50E5">
        <w:t xml:space="preserve"> also increased through time</w:t>
      </w:r>
      <w:r w:rsidR="000517E8">
        <w:t>, given the increase in the number of species inventoried and the development of widespread and diversified natural regeneration</w:t>
      </w:r>
      <w:r w:rsidR="00BC7CDE">
        <w:t xml:space="preserve"> </w:t>
      </w:r>
      <w:r w:rsidR="00035317">
        <w:fldChar w:fldCharType="begin"/>
      </w:r>
      <w:r w:rsidR="00035317">
        <w:instrText xml:space="preserve"> ADDIN ZOTERO_ITEM CSL_CITATION {"citationID":"pTZH4yt3","properties":{"formattedCitation":"(Debois et al., 2024)","plainCitation":"(Debois et al., 2024)","noteIndex":0},"citationItems":[{"id":10453,"uris":["http://zotero.org/users/1509360/items/UPE9CHYS"],"itemData":{"id":10453,"type":"report","event-place":"Namur","language":"French","page":"42","publisher":"Univeristé de Namur","publisher-place":"Namur","title":"30 années de sylviculture Pro Silva à Haugimont (UNamur) : bilan écologique et  économique - Leçons et perspectives pour des forêts résilientes en Wallonie  (HAUGIMONT)","author":[{"family":"Debois","given":"Charles"},{"family":"Delahaye","given":"Laurence"},{"family":"Sanchez","given":"Christine"},{"family":"Ligot","given":"Gauthier"},{"family":"Hauser","given":"Simon"}],"issued":{"date-parts":[["2024"]]}}}],"schema":"https://github.com/citation-style-language/schema/raw/master/csl-citation.json"} </w:instrText>
      </w:r>
      <w:r w:rsidR="00035317">
        <w:fldChar w:fldCharType="separate"/>
      </w:r>
      <w:r w:rsidR="00035317" w:rsidRPr="00035317">
        <w:rPr>
          <w:rFonts w:ascii="Aptos" w:hAnsi="Aptos"/>
        </w:rPr>
        <w:t>(Debois et al., 2024)</w:t>
      </w:r>
      <w:r w:rsidR="00035317">
        <w:fldChar w:fldCharType="end"/>
      </w:r>
      <w:r w:rsidR="000517E8" w:rsidRPr="00BC7CDE">
        <w:t>.</w:t>
      </w:r>
    </w:p>
    <w:p w14:paraId="4DDF756B" w14:textId="5D1075ED" w:rsidR="00F328D8" w:rsidRDefault="00F328D8" w:rsidP="00F328D8">
      <w:pPr>
        <w:pStyle w:val="Titre2"/>
      </w:pPr>
      <w:r>
        <w:t xml:space="preserve">A positive balance despite high </w:t>
      </w:r>
      <w:r w:rsidR="0043361C">
        <w:t>costs</w:t>
      </w:r>
    </w:p>
    <w:p w14:paraId="19F10B68" w14:textId="07FFF460" w:rsidR="00D64664" w:rsidRDefault="00F328D8" w:rsidP="00D64664">
      <w:r>
        <w:t xml:space="preserve">While </w:t>
      </w:r>
      <w:r w:rsidR="0043361C">
        <w:t>one of the</w:t>
      </w:r>
      <w:r>
        <w:t xml:space="preserve"> aim of </w:t>
      </w:r>
      <w:r w:rsidR="0043361C">
        <w:t>CCF</w:t>
      </w:r>
      <w:r>
        <w:t xml:space="preserve"> is to reduce costs, in some cases, this management appears to involve significant costs. The </w:t>
      </w:r>
      <w:r w:rsidR="0043361C">
        <w:t>costs</w:t>
      </w:r>
      <w:r>
        <w:t xml:space="preserve"> </w:t>
      </w:r>
      <w:r w:rsidR="00427981">
        <w:t>in the study area</w:t>
      </w:r>
      <w:r>
        <w:t xml:space="preserve"> were much higher than those reported by the </w:t>
      </w:r>
      <w:r w:rsidR="0043361C">
        <w:t xml:space="preserve">French association </w:t>
      </w:r>
      <w:r w:rsidR="00D4793A">
        <w:t>“</w:t>
      </w:r>
      <w:r>
        <w:t xml:space="preserve">Association </w:t>
      </w:r>
      <w:proofErr w:type="spellStart"/>
      <w:r>
        <w:t>Futaie</w:t>
      </w:r>
      <w:proofErr w:type="spellEnd"/>
      <w:r>
        <w:t xml:space="preserve"> </w:t>
      </w:r>
      <w:proofErr w:type="spellStart"/>
      <w:r>
        <w:t>Irrégulière</w:t>
      </w:r>
      <w:proofErr w:type="spellEnd"/>
      <w:r w:rsidR="00D4793A">
        <w:t>”</w:t>
      </w:r>
      <w:r>
        <w:t xml:space="preserve"> (AFI) </w:t>
      </w:r>
      <w:r w:rsidR="003234A4">
        <w:fldChar w:fldCharType="begin"/>
      </w:r>
      <w:r w:rsidR="004B7835">
        <w:instrText xml:space="preserve"> ADDIN ZOTERO_ITEM CSL_CITATION {"citationID":"NrB3DbpX","properties":{"formattedCitation":"(Bruciamacchie and Tomasini, 2003; Tomasini, 2013)","plainCitation":"(Bruciamacchie and Tomasini, 2003; Tomasini, 2013)","noteIndex":0},"citationItems":[{"id":9273,"uris":["http://zotero.org/users/1509360/items/6GQWK2U2"],"itemData":{"id":9273,"type":"article-journal","container-title":"Forêt entreprise","page":"32-34","title":"Les résultats économiques","volume":"151","author":[{"family":"Bruciamacchie","given":"Max"},{"family":"Tomasini","given":"Julien"}],"issued":{"date-parts":[["2003"]]}}},{"id":9275,"uris":["http://zotero.org/users/1509360/items/8BK3TY28"],"itemData":{"id":9275,"type":"article-journal","container-title":"Forêt Walonne","language":"fr","page":"13-24","source":"Zotero","title":"Suivi économique mis en place sur le réseau AFI : flux financiers et évolution du capital","volume":"123","author":[{"family":"Tomasini","given":"Julien"}],"issued":{"date-parts":[["2013"]]}}}],"schema":"https://github.com/citation-style-language/schema/raw/master/csl-citation.json"} </w:instrText>
      </w:r>
      <w:r w:rsidR="003234A4">
        <w:fldChar w:fldCharType="separate"/>
      </w:r>
      <w:r w:rsidR="004B7835" w:rsidRPr="004B7835">
        <w:rPr>
          <w:rFonts w:ascii="Aptos" w:hAnsi="Aptos"/>
        </w:rPr>
        <w:t>(</w:t>
      </w:r>
      <w:proofErr w:type="spellStart"/>
      <w:r w:rsidR="004B7835" w:rsidRPr="004B7835">
        <w:rPr>
          <w:rFonts w:ascii="Aptos" w:hAnsi="Aptos"/>
        </w:rPr>
        <w:t>Bruciamacchie</w:t>
      </w:r>
      <w:proofErr w:type="spellEnd"/>
      <w:r w:rsidR="004B7835" w:rsidRPr="004B7835">
        <w:rPr>
          <w:rFonts w:ascii="Aptos" w:hAnsi="Aptos"/>
        </w:rPr>
        <w:t xml:space="preserve"> and Tomasini, 2003; Tomasini, 2013)</w:t>
      </w:r>
      <w:r w:rsidR="003234A4">
        <w:fldChar w:fldCharType="end"/>
      </w:r>
      <w:r>
        <w:t xml:space="preserve">. According to these reports, the main costs relate to </w:t>
      </w:r>
      <w:r w:rsidR="0043361C">
        <w:t>tree marking</w:t>
      </w:r>
      <w:r>
        <w:t xml:space="preserve"> (5-35</w:t>
      </w:r>
      <w:r w:rsidR="00D4793A">
        <w:t> €</w:t>
      </w:r>
      <w:r>
        <w:t>/ha/year</w:t>
      </w:r>
      <w:r w:rsidR="0043361C">
        <w:t>, valued in 2013</w:t>
      </w:r>
      <w:r>
        <w:t>), management fees (10-30</w:t>
      </w:r>
      <w:r w:rsidR="00D4793A">
        <w:t xml:space="preserve"> €</w:t>
      </w:r>
      <w:r>
        <w:t>/ha/year) and silvicultural work (0.3</w:t>
      </w:r>
      <w:r w:rsidR="00EA4A7C">
        <w:t> </w:t>
      </w:r>
      <w:r>
        <w:t xml:space="preserve">hours/ha/year on average and less than 1 hour/ha/year). Setting aside the costs of creating and maintaining infrastructure, </w:t>
      </w:r>
      <w:r w:rsidR="0043361C">
        <w:t>costs</w:t>
      </w:r>
      <w:r>
        <w:t xml:space="preserve"> </w:t>
      </w:r>
      <w:r w:rsidR="00EA4A7C">
        <w:t>were reported to be</w:t>
      </w:r>
      <w:r>
        <w:t xml:space="preserve"> generally (for more than 2/3 of AFI plots) less than 50</w:t>
      </w:r>
      <w:r w:rsidR="00EA4A7C">
        <w:t xml:space="preserve"> €</w:t>
      </w:r>
      <w:r>
        <w:t xml:space="preserve">/ha/year. Among the 44 plots in the AFI network, annual </w:t>
      </w:r>
      <w:r w:rsidR="0043361C">
        <w:t>cost</w:t>
      </w:r>
      <w:r>
        <w:t xml:space="preserve"> was close to 145</w:t>
      </w:r>
      <w:r w:rsidR="0043361C">
        <w:t> </w:t>
      </w:r>
      <w:r>
        <w:t xml:space="preserve">€/ha/year for one plot, close to 110 €/ha/year for two plots, and less than 80 €/ha/year for all other plots. </w:t>
      </w:r>
      <w:r w:rsidR="00B50AC7" w:rsidRPr="00B50AC7">
        <w:t xml:space="preserve">There are several explanations why the </w:t>
      </w:r>
      <w:r w:rsidR="0043361C">
        <w:t>costs</w:t>
      </w:r>
      <w:r w:rsidR="00B50AC7" w:rsidRPr="00B50AC7">
        <w:t xml:space="preserve"> documented by AFI is at least half of that observed in the study area.</w:t>
      </w:r>
      <w:r>
        <w:t xml:space="preserve"> Our analysis was carried out on a larger scale than that of the AFI </w:t>
      </w:r>
      <w:r w:rsidR="00C9743F">
        <w:t>network</w:t>
      </w:r>
      <w:r>
        <w:t>. As a result, we may have included more costs per unit area in our analysis. In particular, for the entire estate (297 ha), management and forestry work have been internalized by hiring a forestry engineer</w:t>
      </w:r>
      <w:r w:rsidR="00A81363">
        <w:t xml:space="preserve"> (20% </w:t>
      </w:r>
      <w:r w:rsidR="00DD2563">
        <w:t>FTE</w:t>
      </w:r>
      <w:r w:rsidR="00A81363">
        <w:t>)</w:t>
      </w:r>
      <w:r w:rsidR="00C9743F">
        <w:t xml:space="preserve"> and a technician</w:t>
      </w:r>
      <w:r w:rsidR="00DD2563">
        <w:t xml:space="preserve"> (60% FTE)</w:t>
      </w:r>
      <w:r w:rsidR="00C9743F">
        <w:t xml:space="preserve">. </w:t>
      </w:r>
      <w:r w:rsidR="00D64664">
        <w:t xml:space="preserve">Staff cost alone </w:t>
      </w:r>
      <w:r w:rsidR="0043361C">
        <w:t>was</w:t>
      </w:r>
      <w:r w:rsidR="00D64664">
        <w:t xml:space="preserve"> </w:t>
      </w:r>
      <w:r w:rsidR="00E2629E">
        <w:t>225 €</w:t>
      </w:r>
      <w:r w:rsidR="00D64664">
        <w:t xml:space="preserve">/ha/year, including </w:t>
      </w:r>
      <w:r w:rsidR="00183008">
        <w:t xml:space="preserve">all </w:t>
      </w:r>
      <w:r w:rsidR="00D64664">
        <w:t xml:space="preserve">social security </w:t>
      </w:r>
      <w:r w:rsidR="00183008">
        <w:t>taxes</w:t>
      </w:r>
      <w:r w:rsidR="00D64664">
        <w:t>. Staff time also included administrative tasks, logistics and travel. Road</w:t>
      </w:r>
      <w:r w:rsidR="003B74BA">
        <w:t>work</w:t>
      </w:r>
      <w:r w:rsidR="00D64664">
        <w:t xml:space="preserve"> costs were also among the expenses that were probably not integrated in the same way. They were particularly high in </w:t>
      </w:r>
      <w:r w:rsidR="001842EF">
        <w:t>block 2</w:t>
      </w:r>
      <w:r w:rsidR="00D64664">
        <w:t xml:space="preserve"> (</w:t>
      </w:r>
      <w:r w:rsidR="001842EF">
        <w:t>107</w:t>
      </w:r>
      <w:r w:rsidR="00A021B2">
        <w:t> </w:t>
      </w:r>
      <w:r w:rsidR="00D64664">
        <w:t xml:space="preserve">€/ha/year) and lower, but not negligible, in </w:t>
      </w:r>
      <w:r w:rsidR="001842EF">
        <w:t xml:space="preserve">block </w:t>
      </w:r>
      <w:r w:rsidR="00A021B2">
        <w:t xml:space="preserve">5, 1 and </w:t>
      </w:r>
      <w:proofErr w:type="gramStart"/>
      <w:r w:rsidR="007F2DF6">
        <w:t xml:space="preserve">3 </w:t>
      </w:r>
      <w:r w:rsidR="00D64664">
        <w:t xml:space="preserve"> (</w:t>
      </w:r>
      <w:proofErr w:type="gramEnd"/>
      <w:r w:rsidR="00D64664">
        <w:t xml:space="preserve">33, </w:t>
      </w:r>
      <w:r w:rsidR="00A021B2">
        <w:t>18</w:t>
      </w:r>
      <w:r w:rsidR="00D64664">
        <w:t xml:space="preserve"> and </w:t>
      </w:r>
      <w:r w:rsidR="00A021B2">
        <w:t>14</w:t>
      </w:r>
      <w:r w:rsidR="00D64664">
        <w:t xml:space="preserve"> €/ha/year respectively).</w:t>
      </w:r>
    </w:p>
    <w:p w14:paraId="4F4F52E5" w14:textId="3EC00440" w:rsidR="00D64664" w:rsidRDefault="00D64664" w:rsidP="00D64664">
      <w:r>
        <w:lastRenderedPageBreak/>
        <w:t xml:space="preserve">Nevertheless, it </w:t>
      </w:r>
      <w:r w:rsidR="00340944">
        <w:t>seems</w:t>
      </w:r>
      <w:r>
        <w:t xml:space="preserve"> that the </w:t>
      </w:r>
      <w:r w:rsidR="00821609">
        <w:t xml:space="preserve">management in the study </w:t>
      </w:r>
      <w:r>
        <w:t xml:space="preserve">required significant </w:t>
      </w:r>
      <w:r w:rsidR="0043361C">
        <w:t>cost</w:t>
      </w:r>
      <w:r>
        <w:t>, undoubtedly higher than that observed in other</w:t>
      </w:r>
      <w:r w:rsidR="0043361C">
        <w:t xml:space="preserve"> </w:t>
      </w:r>
      <w:r>
        <w:t>forest estates</w:t>
      </w:r>
      <w:r w:rsidR="0043361C">
        <w:t xml:space="preserve"> managed under CCF</w:t>
      </w:r>
      <w:r>
        <w:t xml:space="preserve"> and probably close to</w:t>
      </w:r>
      <w:r w:rsidR="00821609">
        <w:t xml:space="preserve"> or even slightly </w:t>
      </w:r>
      <w:r w:rsidR="00340944">
        <w:t>higher</w:t>
      </w:r>
      <w:r w:rsidR="00821609">
        <w:t xml:space="preserve"> than</w:t>
      </w:r>
      <w:r>
        <w:t xml:space="preserve"> which might have been </w:t>
      </w:r>
      <w:r w:rsidR="00340944">
        <w:t>required</w:t>
      </w:r>
      <w:r>
        <w:t xml:space="preserve"> with more conventional </w:t>
      </w:r>
      <w:proofErr w:type="spellStart"/>
      <w:r>
        <w:t>silviculture</w:t>
      </w:r>
      <w:proofErr w:type="spellEnd"/>
      <w:r w:rsidR="00821609">
        <w:t xml:space="preserve"> (</w:t>
      </w:r>
      <w:r w:rsidR="00821609">
        <w:fldChar w:fldCharType="begin"/>
      </w:r>
      <w:r w:rsidR="00821609">
        <w:instrText xml:space="preserve"> REF _Ref191292169 \h </w:instrText>
      </w:r>
      <w:r w:rsidR="00821609">
        <w:fldChar w:fldCharType="separate"/>
      </w:r>
      <w:r w:rsidR="00821609">
        <w:t xml:space="preserve">Table </w:t>
      </w:r>
      <w:r w:rsidR="00821609">
        <w:rPr>
          <w:noProof/>
        </w:rPr>
        <w:t>5</w:t>
      </w:r>
      <w:r w:rsidR="00821609">
        <w:fldChar w:fldCharType="end"/>
      </w:r>
      <w:r w:rsidR="00821609">
        <w:t>)</w:t>
      </w:r>
      <w:r>
        <w:t>. It should be noted that th</w:t>
      </w:r>
      <w:r w:rsidR="0043361C">
        <w:t>ese</w:t>
      </w:r>
      <w:r>
        <w:t xml:space="preserve"> high </w:t>
      </w:r>
      <w:r w:rsidR="0043361C">
        <w:t xml:space="preserve">costs </w:t>
      </w:r>
      <w:r>
        <w:t xml:space="preserve">made it possible to ensure the development of natural regeneration of oak mixed with beech and hornbeam. To achieve this, the worker was instructed to visit all </w:t>
      </w:r>
      <w:r w:rsidR="0043361C">
        <w:t>stands</w:t>
      </w:r>
      <w:r>
        <w:t xml:space="preserve"> </w:t>
      </w:r>
      <w:r w:rsidR="00340944">
        <w:t>annually</w:t>
      </w:r>
      <w:r>
        <w:t xml:space="preserve"> and carry out the necessary work (breaking</w:t>
      </w:r>
      <w:r w:rsidR="00340944">
        <w:t xml:space="preserve"> </w:t>
      </w:r>
      <w:r w:rsidR="00FE69EC">
        <w:t>saplings</w:t>
      </w:r>
      <w:r>
        <w:t xml:space="preserve">, cutting </w:t>
      </w:r>
      <w:r w:rsidR="00FE69EC">
        <w:t xml:space="preserve">poles </w:t>
      </w:r>
      <w:r>
        <w:t>with a hand saw, pruning</w:t>
      </w:r>
      <w:r w:rsidR="00FE69EC">
        <w:t>, …</w:t>
      </w:r>
      <w:r>
        <w:t>). They also made it possible to carry out inventories (</w:t>
      </w:r>
      <w:r w:rsidR="00FE69EC">
        <w:t>of every single trees</w:t>
      </w:r>
      <w:r w:rsidR="002A662D">
        <w:t xml:space="preserve"> in the estate</w:t>
      </w:r>
      <w:r>
        <w:t>) to ensure the sustainability of management and compliance with objectives, without which this study would not have been possible.</w:t>
      </w:r>
    </w:p>
    <w:p w14:paraId="01B9BF2C" w14:textId="03151FAB" w:rsidR="00D64664" w:rsidRDefault="00D64664" w:rsidP="00D64664">
      <w:r>
        <w:t xml:space="preserve">The management </w:t>
      </w:r>
      <w:r w:rsidR="002A662D">
        <w:t>examined</w:t>
      </w:r>
      <w:r>
        <w:t xml:space="preserve"> has nevertheless generated very substantial revenues, despite an increase in the value of the standing capital. Total annual revenues ranged from 2</w:t>
      </w:r>
      <w:r w:rsidR="00002899">
        <w:t>86 €/ha/year</w:t>
      </w:r>
      <w:r>
        <w:t xml:space="preserve"> to </w:t>
      </w:r>
      <w:r w:rsidR="00002899">
        <w:t xml:space="preserve"> 541 €</w:t>
      </w:r>
      <w:r>
        <w:t xml:space="preserve">/ha/year, most of which came from timber sales (212 </w:t>
      </w:r>
      <w:r w:rsidR="004E1E7E">
        <w:t>–</w:t>
      </w:r>
      <w:r>
        <w:t xml:space="preserve"> 352</w:t>
      </w:r>
      <w:r w:rsidR="004E1E7E">
        <w:t xml:space="preserve"> €</w:t>
      </w:r>
      <w:r>
        <w:t>/ha/year</w:t>
      </w:r>
      <w:r w:rsidR="00EB4B39">
        <w:t xml:space="preserve">, </w:t>
      </w:r>
      <w:r w:rsidR="001278C3">
        <w:fldChar w:fldCharType="begin"/>
      </w:r>
      <w:r w:rsidR="001278C3">
        <w:instrText xml:space="preserve"> REF _Ref188974756 \h </w:instrText>
      </w:r>
      <w:r w:rsidR="001278C3">
        <w:fldChar w:fldCharType="separate"/>
      </w:r>
      <w:r w:rsidR="001278C3">
        <w:t xml:space="preserve">Figure </w:t>
      </w:r>
      <w:r w:rsidR="001278C3">
        <w:rPr>
          <w:noProof/>
        </w:rPr>
        <w:t>3</w:t>
      </w:r>
      <w:r w:rsidR="001278C3">
        <w:fldChar w:fldCharType="end"/>
      </w:r>
      <w:r>
        <w:t>). By comparison, revenues from timber sales in the AFI plots averaged 215 €/ha/year</w:t>
      </w:r>
      <w:r w:rsidR="0043361C">
        <w:t xml:space="preserve"> (valued in 2013)</w:t>
      </w:r>
      <w:r>
        <w:t xml:space="preserve"> and varied between 50 and 625 €/ha/year. However, the high revenues on some of the AFI plots were sometimes associated with </w:t>
      </w:r>
      <w:r w:rsidR="0043361C">
        <w:t xml:space="preserve">stand </w:t>
      </w:r>
      <w:r>
        <w:t xml:space="preserve">decapitalization </w:t>
      </w:r>
      <w:r w:rsidR="00DB43A8">
        <w:fldChar w:fldCharType="begin"/>
      </w:r>
      <w:r w:rsidR="00DB43A8">
        <w:instrText xml:space="preserve"> ADDIN ZOTERO_ITEM CSL_CITATION {"citationID":"Toktb0NI","properties":{"formattedCitation":"(Tomasini, 2013)","plainCitation":"(Tomasini, 2013)","noteIndex":0},"citationItems":[{"id":9275,"uris":["http://zotero.org/users/1509360/items/8BK3TY28"],"itemData":{"id":9275,"type":"article-journal","container-title":"Forêt Walonne","language":"fr","page":"13-24","source":"Zotero","title":"Suivi économique mis en place sur le réseau AFI : flux financiers et évolution du capital","volume":"123","author":[{"family":"Tomasini","given":"Julien"}],"issued":{"date-parts":[["2013"]]}}}],"schema":"https://github.com/citation-style-language/schema/raw/master/csl-citation.json"} </w:instrText>
      </w:r>
      <w:r w:rsidR="00DB43A8">
        <w:fldChar w:fldCharType="separate"/>
      </w:r>
      <w:r w:rsidR="00DB43A8" w:rsidRPr="00DB43A8">
        <w:rPr>
          <w:rFonts w:ascii="Aptos" w:hAnsi="Aptos"/>
        </w:rPr>
        <w:t>(Tomasini, 2013)</w:t>
      </w:r>
      <w:r w:rsidR="00DB43A8">
        <w:fldChar w:fldCharType="end"/>
      </w:r>
      <w:r>
        <w:t xml:space="preserve">, which </w:t>
      </w:r>
      <w:r w:rsidR="00DB43A8">
        <w:t>was</w:t>
      </w:r>
      <w:r>
        <w:t xml:space="preserve"> not the case </w:t>
      </w:r>
      <w:r w:rsidR="00DB43A8">
        <w:t xml:space="preserve">in the </w:t>
      </w:r>
      <w:r>
        <w:t>estate</w:t>
      </w:r>
      <w:r w:rsidR="002A240D">
        <w:t xml:space="preserve"> examined</w:t>
      </w:r>
      <w:r>
        <w:t xml:space="preserve">. These </w:t>
      </w:r>
      <w:r w:rsidR="002A240D">
        <w:t xml:space="preserve">relatively </w:t>
      </w:r>
      <w:r>
        <w:t xml:space="preserve">high revenues in the estate </w:t>
      </w:r>
      <w:r w:rsidR="002A240D">
        <w:t xml:space="preserve">examined </w:t>
      </w:r>
      <w:r>
        <w:t xml:space="preserve">are the result of </w:t>
      </w:r>
      <w:r w:rsidR="0057547D">
        <w:t>log</w:t>
      </w:r>
      <w:r w:rsidR="00A7718F">
        <w:t xml:space="preserve"> sales</w:t>
      </w:r>
      <w:r>
        <w:t>, but also</w:t>
      </w:r>
      <w:r w:rsidR="006F598C" w:rsidRPr="006F598C">
        <w:t>, but also of firewood</w:t>
      </w:r>
      <w:r w:rsidR="00A7718F">
        <w:t xml:space="preserve"> sales</w:t>
      </w:r>
      <w:r w:rsidR="006F598C" w:rsidRPr="006F598C">
        <w:t xml:space="preserve">, </w:t>
      </w:r>
      <w:r w:rsidR="00A7718F">
        <w:t>accounting for 1</w:t>
      </w:r>
      <w:r w:rsidR="006F598C" w:rsidRPr="006F598C">
        <w:t>4 to 54%</w:t>
      </w:r>
      <w:r w:rsidR="00A7718F">
        <w:t xml:space="preserve"> of total timber sales</w:t>
      </w:r>
      <w:r>
        <w:t xml:space="preserve">. These revenues </w:t>
      </w:r>
      <w:r w:rsidR="0043361C">
        <w:t>generated a</w:t>
      </w:r>
      <w:r>
        <w:t xml:space="preserve"> capital </w:t>
      </w:r>
      <w:r w:rsidR="0043361C">
        <w:t xml:space="preserve">turnover of </w:t>
      </w:r>
      <w:r>
        <w:t xml:space="preserve">less than 27 years, which is </w:t>
      </w:r>
      <w:r w:rsidR="0043361C">
        <w:t>in the range observed by the AFI network</w:t>
      </w:r>
      <w:r w:rsidR="00AC3AA2" w:rsidRPr="00AC3AA2">
        <w:t xml:space="preserve"> </w:t>
      </w:r>
      <w:r w:rsidR="00AC3AA2">
        <w:fldChar w:fldCharType="begin"/>
      </w:r>
      <w:r w:rsidR="00AC3AA2">
        <w:instrText xml:space="preserve"> ADDIN ZOTERO_ITEM CSL_CITATION {"citationID":"wfwysfyS","properties":{"formattedCitation":"(AFI, 2020)","plainCitation":"(AFI, 2020)","noteIndex":0},"citationItems":[{"id":9272,"uris":["http://zotero.org/users/1509360/items/77CEDWLP"],"itemData":{"id":9272,"type":"report","page":"142","publisher":"Association Futaie Irrégulière","title":"Valorisation de la base AFI","author":[{"family":"AFI","given":""}],"issued":{"date-parts":[["2020"]]}}}],"schema":"https://github.com/citation-style-language/schema/raw/master/csl-citation.json"} </w:instrText>
      </w:r>
      <w:r w:rsidR="00AC3AA2">
        <w:fldChar w:fldCharType="separate"/>
      </w:r>
      <w:r w:rsidR="00AC3AA2" w:rsidRPr="00AC3AA2">
        <w:rPr>
          <w:rFonts w:ascii="Aptos" w:hAnsi="Aptos"/>
        </w:rPr>
        <w:t>(AFI, 2020)</w:t>
      </w:r>
      <w:r w:rsidR="00AC3AA2">
        <w:fldChar w:fldCharType="end"/>
      </w:r>
      <w:r w:rsidR="0043361C">
        <w:t xml:space="preserve">: between </w:t>
      </w:r>
      <w:r w:rsidR="0043361C" w:rsidRPr="00AC3AA2">
        <w:t>21 and 33 years</w:t>
      </w:r>
      <w:r w:rsidR="0043361C">
        <w:t>.</w:t>
      </w:r>
      <w:r w:rsidR="00AC3AA2">
        <w:t xml:space="preserve"> </w:t>
      </w:r>
      <w:r>
        <w:t>Revenue from timber sales was also supplemented by substantial income from hunting rents (</w:t>
      </w:r>
      <w:r w:rsidR="0064798D">
        <w:t>74</w:t>
      </w:r>
      <w:r>
        <w:t>-</w:t>
      </w:r>
      <w:r w:rsidR="0064798D">
        <w:t>127</w:t>
      </w:r>
      <w:r w:rsidR="00AC3AA2">
        <w:t xml:space="preserve"> €</w:t>
      </w:r>
      <w:r>
        <w:t>/ha/year) and fishing rents (0-</w:t>
      </w:r>
      <w:r w:rsidR="00E41A8E">
        <w:t>83 €</w:t>
      </w:r>
      <w:r>
        <w:t xml:space="preserve">/ha/year). Hunting rents were </w:t>
      </w:r>
      <w:r w:rsidR="0043361C">
        <w:t xml:space="preserve">additionally </w:t>
      </w:r>
      <w:r>
        <w:t>high</w:t>
      </w:r>
      <w:r w:rsidR="009D5F0D">
        <w:t>er</w:t>
      </w:r>
      <w:r>
        <w:t xml:space="preserve"> </w:t>
      </w:r>
      <w:r w:rsidR="009D5F0D">
        <w:t xml:space="preserve">than most of the values reported by the </w:t>
      </w:r>
      <w:r>
        <w:t xml:space="preserve">AFI </w:t>
      </w:r>
      <w:r w:rsidR="00D6758C">
        <w:t>(</w:t>
      </w:r>
      <w:r>
        <w:t>5-80</w:t>
      </w:r>
      <w:r w:rsidR="00D6758C">
        <w:t xml:space="preserve"> €</w:t>
      </w:r>
      <w:r>
        <w:t>/ha/year</w:t>
      </w:r>
      <w:r w:rsidR="00D6758C">
        <w:t>)</w:t>
      </w:r>
      <w:r>
        <w:t xml:space="preserve">. </w:t>
      </w:r>
    </w:p>
    <w:p w14:paraId="3FF547D0" w14:textId="54065567" w:rsidR="004B009C" w:rsidRDefault="004B009C" w:rsidP="004B009C">
      <w:r>
        <w:t>Altogether, the net revenue was moderate</w:t>
      </w:r>
      <w:r w:rsidR="0040588B">
        <w:t xml:space="preserve">. </w:t>
      </w:r>
      <w:r>
        <w:t xml:space="preserve">In all block but block 3, </w:t>
      </w:r>
      <w:r w:rsidR="0040588B">
        <w:t xml:space="preserve">the </w:t>
      </w:r>
      <w:r>
        <w:t>net incomes ranged between 100 €</w:t>
      </w:r>
      <w:r w:rsidRPr="00A349AF">
        <w:t xml:space="preserve"> to </w:t>
      </w:r>
      <w:r>
        <w:t>265 €</w:t>
      </w:r>
      <w:r w:rsidRPr="00A349AF">
        <w:t>/ha/year</w:t>
      </w:r>
      <w:r w:rsidR="0040588B">
        <w:t xml:space="preserve"> whereas,</w:t>
      </w:r>
      <w:r>
        <w:t xml:space="preserve"> According to Tomasini </w:t>
      </w:r>
      <w:r>
        <w:fldChar w:fldCharType="begin"/>
      </w:r>
      <w:r>
        <w:instrText xml:space="preserve"> ADDIN ZOTERO_ITEM CSL_CITATION {"citationID":"to64lkul","properties":{"formattedCitation":"(2013)","plainCitation":"(2013)","noteIndex":0},"citationItems":[{"id":9275,"uris":["http://zotero.org/users/1509360/items/8BK3TY28"],"itemData":{"id":9275,"type":"article-journal","container-title":"Forêt Walonne","language":"fr","page":"13-24","source":"Zotero","title":"Suivi économique mis en place sur le réseau AFI : flux financiers et évolution du capital","volume":"123","author":[{"family":"Tomasini","given":"Julien"}],"issued":{"date-parts":[["2013"]]}},"suppress-author":true}],"schema":"https://github.com/citation-style-language/schema/raw/master/csl-citation.json"} </w:instrText>
      </w:r>
      <w:r>
        <w:fldChar w:fldCharType="separate"/>
      </w:r>
      <w:r w:rsidRPr="006162CF">
        <w:rPr>
          <w:rFonts w:ascii="Aptos" w:hAnsi="Aptos"/>
        </w:rPr>
        <w:t>(2013)</w:t>
      </w:r>
      <w:r>
        <w:fldChar w:fldCharType="end"/>
      </w:r>
      <w:r>
        <w:t xml:space="preserve">, </w:t>
      </w:r>
      <w:r w:rsidR="0040588B">
        <w:t xml:space="preserve">a </w:t>
      </w:r>
      <w:r>
        <w:t xml:space="preserve">net income over 200 €/ha/year </w:t>
      </w:r>
      <w:r w:rsidR="0040588B">
        <w:t>can be expected</w:t>
      </w:r>
      <w:r>
        <w:t xml:space="preserve"> in </w:t>
      </w:r>
      <w:r w:rsidR="0040588B">
        <w:t>most</w:t>
      </w:r>
      <w:r>
        <w:t xml:space="preserve"> cases. </w:t>
      </w:r>
      <w:r w:rsidR="0040588B">
        <w:t>A net revenue</w:t>
      </w:r>
      <w:r>
        <w:t xml:space="preserve"> over 200</w:t>
      </w:r>
      <w:r w:rsidR="0043361C">
        <w:t xml:space="preserve"> €</w:t>
      </w:r>
      <w:r>
        <w:t xml:space="preserve">/ha/year </w:t>
      </w:r>
      <w:r w:rsidR="0040588B">
        <w:t xml:space="preserve">was only observed in one of the five blocks studied (block </w:t>
      </w:r>
      <w:r w:rsidR="001F24A3">
        <w:t>5</w:t>
      </w:r>
      <w:r w:rsidR="0040588B">
        <w:t>)</w:t>
      </w:r>
      <w:r>
        <w:t>.</w:t>
      </w:r>
    </w:p>
    <w:p w14:paraId="028179FF" w14:textId="57297C35" w:rsidR="00101EBF" w:rsidRDefault="00101EBF" w:rsidP="00CB39CD">
      <w:pPr>
        <w:pStyle w:val="Titre2"/>
      </w:pPr>
      <w:r>
        <w:t>Financial impact</w:t>
      </w:r>
      <w:r w:rsidR="003D6DBA">
        <w:t>s</w:t>
      </w:r>
      <w:r>
        <w:t xml:space="preserve"> </w:t>
      </w:r>
      <w:r w:rsidR="00CB39CD">
        <w:t>of silvicultural decisions</w:t>
      </w:r>
    </w:p>
    <w:p w14:paraId="3C31CD21" w14:textId="36C4FBF9" w:rsidR="00101EBF" w:rsidRDefault="00101EBF" w:rsidP="00101EBF">
      <w:r>
        <w:t>Comparing the profitability of contrasting silvicultural treatments is a complex task, leading</w:t>
      </w:r>
      <w:r w:rsidR="0043361C">
        <w:t>,</w:t>
      </w:r>
      <w:r>
        <w:t xml:space="preserve"> whatever the approach </w:t>
      </w:r>
      <w:r w:rsidR="00CB39CD">
        <w:fldChar w:fldCharType="begin"/>
      </w:r>
      <w:r w:rsidR="00CB39CD">
        <w:instrText xml:space="preserve"> ADDIN ZOTERO_ITEM CSL_CITATION {"citationID":"qoOnFQxd","properties":{"formattedCitation":"(Hanewinkel et al., 2014)","plainCitation":"(Hanewinkel et al., 2014)","noteIndex":0},"citationItems":[{"id":5276,"uris":["http://zotero.org/users/1509360/items/8BKZEDBN"],"itemData":{"id":5276,"type":"article-journal","archive":"Scopus","container-title":"Forestry","DOI":"10.1093/forestry/cpt043","issue":"1","page":"49-60","title":"Economic performance of uneven-aged forests analysed with annuities","volume":"87","author":[{"family":"Hanewinkel","given":"M."},{"family":"Frutig","given":"F."},{"family":"Lemm","given":"R."}],"issued":{"date-parts":[["2014"]]}}}],"schema":"https://github.com/citation-style-language/schema/raw/master/csl-citation.json"} </w:instrText>
      </w:r>
      <w:r w:rsidR="00CB39CD">
        <w:fldChar w:fldCharType="separate"/>
      </w:r>
      <w:r w:rsidR="00CB39CD" w:rsidRPr="00CB39CD">
        <w:rPr>
          <w:rFonts w:ascii="Aptos" w:hAnsi="Aptos"/>
        </w:rPr>
        <w:t>(Hanewinkel et al., 2014)</w:t>
      </w:r>
      <w:r w:rsidR="00CB39CD">
        <w:fldChar w:fldCharType="end"/>
      </w:r>
      <w:r w:rsidR="0043361C">
        <w:t>,</w:t>
      </w:r>
      <w:r>
        <w:t xml:space="preserve"> to nuanced results whose scope is limited to a particular context and which depends on a large number of assumptions. </w:t>
      </w:r>
    </w:p>
    <w:p w14:paraId="5D974C3F" w14:textId="1D9FE707" w:rsidR="00101EBF" w:rsidRDefault="00101EBF" w:rsidP="00101EBF">
      <w:r>
        <w:t xml:space="preserve">According to our simulations, which are based on many assumptions, the profitability of </w:t>
      </w:r>
      <w:r w:rsidR="0043361C">
        <w:t>CCF</w:t>
      </w:r>
      <w:r>
        <w:t xml:space="preserve"> silviculture, as applied </w:t>
      </w:r>
      <w:r w:rsidR="003D6DBA">
        <w:t>in the study estate</w:t>
      </w:r>
      <w:r>
        <w:t xml:space="preserve"> (</w:t>
      </w:r>
      <w:r w:rsidR="003D6DBA">
        <w:t>IRR</w:t>
      </w:r>
      <w:r>
        <w:t xml:space="preserve"> = </w:t>
      </w:r>
      <w:r w:rsidR="00F32996">
        <w:t>0.9 – 2.1</w:t>
      </w:r>
      <w:r>
        <w:t xml:space="preserve">%), is likely to be lower than that of a Douglas-fir plantation </w:t>
      </w:r>
      <w:r w:rsidR="00F32996">
        <w:t xml:space="preserve">even if </w:t>
      </w:r>
      <w:r w:rsidR="000B7C95">
        <w:t xml:space="preserve">it is </w:t>
      </w:r>
      <w:r w:rsidR="00F32996">
        <w:t xml:space="preserve">affected </w:t>
      </w:r>
      <w:r w:rsidR="000B7C95">
        <w:t xml:space="preserve">by </w:t>
      </w:r>
      <w:r w:rsidR="00F32996">
        <w:t xml:space="preserve">moderate hazards </w:t>
      </w:r>
      <w:r>
        <w:t>(</w:t>
      </w:r>
      <w:r w:rsidR="003D6DBA">
        <w:t>IRR</w:t>
      </w:r>
      <w:r>
        <w:t xml:space="preserve"> = </w:t>
      </w:r>
      <w:r w:rsidR="000B7C95">
        <w:t>2.3 – 3.2</w:t>
      </w:r>
      <w:r>
        <w:t xml:space="preserve">%). Although numerous studies have demonstrated </w:t>
      </w:r>
      <w:r w:rsidR="000B7C95">
        <w:t>that</w:t>
      </w:r>
      <w:r>
        <w:t xml:space="preserve"> </w:t>
      </w:r>
      <w:r w:rsidR="000B7C95">
        <w:t>uneven-aged management</w:t>
      </w:r>
      <w:r>
        <w:t xml:space="preserve"> </w:t>
      </w:r>
      <w:r w:rsidR="000B7C95">
        <w:t>can</w:t>
      </w:r>
      <w:r w:rsidR="00A47B5C">
        <w:t xml:space="preserve"> be more profitable than even-aged management</w:t>
      </w:r>
      <w:r w:rsidR="000B7C95">
        <w:t xml:space="preserve"> </w:t>
      </w:r>
      <w:r>
        <w:t xml:space="preserve">(Hanewinkel, 2002), these studies made comparisons for stands of the same species. Our comparison differs from these studies in that it was not limited to the effect of silvicultural treatment, but also included a change of species that tripled volume productivity (in the case of Douglas-fir). </w:t>
      </w:r>
    </w:p>
    <w:p w14:paraId="1054F4E4" w14:textId="3B0375DE" w:rsidR="00101EBF" w:rsidRDefault="00101EBF" w:rsidP="00101EBF">
      <w:r>
        <w:t xml:space="preserve">Taking into account the uncertainties, some of which would certainly have been observed if the plantations had actually been implemented, the difference between the profitability of the theoretical scenarios and the profitability of </w:t>
      </w:r>
      <w:r w:rsidR="0043361C">
        <w:t>CCF</w:t>
      </w:r>
      <w:r>
        <w:t xml:space="preserve"> could be more tenuous. </w:t>
      </w:r>
      <w:r w:rsidR="002C3674">
        <w:t>In all blocks, the profitability was close to what could be expected with spruce plantations</w:t>
      </w:r>
      <w:r>
        <w:t xml:space="preserve">. Today, with the effects of climate change more perceptible than ever before, planting spruce at </w:t>
      </w:r>
      <w:r w:rsidR="002C3674">
        <w:t xml:space="preserve">such </w:t>
      </w:r>
      <w:r>
        <w:t xml:space="preserve">low </w:t>
      </w:r>
      <w:r w:rsidR="002C3674">
        <w:t>elevation</w:t>
      </w:r>
      <w:r>
        <w:t xml:space="preserve"> would appear to be an obvious bad decision, and so the comparison might seem misleading. However, planting spruce at low altitude was not called into question 30 years earlier (18 ha of spruce were planted in </w:t>
      </w:r>
      <w:r w:rsidR="002C3674">
        <w:t>the estate</w:t>
      </w:r>
      <w:r>
        <w:t xml:space="preserve"> between 1967 and 1971).</w:t>
      </w:r>
    </w:p>
    <w:p w14:paraId="264386CD" w14:textId="75C8B743" w:rsidR="00101EBF" w:rsidRDefault="00101EBF" w:rsidP="00101EBF">
      <w:r>
        <w:lastRenderedPageBreak/>
        <w:t xml:space="preserve">This comparison between theoretical scenarios applicable to a </w:t>
      </w:r>
      <w:r w:rsidR="00035317">
        <w:t xml:space="preserve">1-ha </w:t>
      </w:r>
      <w:r>
        <w:t>stand and observations concerning an entire property is subject to many flaws. In particular, the real impact of applying conventional silviculture on the scale of the property and in the long term has not been quantified. We have shown that, with the theoretical scenarios, average annual income could have been higher and that expenditure would, surprisingly, have been slightly lower. However, these average</w:t>
      </w:r>
      <w:r w:rsidR="008B320D">
        <w:t xml:space="preserve">s </w:t>
      </w:r>
      <w:r>
        <w:t xml:space="preserve">do not take into account the temporality of these cash flows. If Douglas fir and spruce had </w:t>
      </w:r>
      <w:r w:rsidR="008B320D">
        <w:t xml:space="preserve">to be </w:t>
      </w:r>
      <w:r>
        <w:t>planted on a massive scale in the 90s, it would have been necessary to cut the forest down to size. This would have generated substantial income (± 7,000 - 12,000</w:t>
      </w:r>
      <w:r w:rsidR="00A12026">
        <w:t xml:space="preserve"> €</w:t>
      </w:r>
      <w:r>
        <w:t xml:space="preserve">/ha), reducing the value of the </w:t>
      </w:r>
      <w:r w:rsidR="00A12026">
        <w:t xml:space="preserve">standing </w:t>
      </w:r>
      <w:r>
        <w:t>capital. Then, major investments (± 6,000 - 8,000</w:t>
      </w:r>
      <w:r w:rsidR="001A1F92">
        <w:t xml:space="preserve"> €</w:t>
      </w:r>
      <w:r>
        <w:t xml:space="preserve">/ha) would have had to be made.  For a period of at least 45 years, revenues would have been reduced before reaping the benefits of the first clear-cuts after 2035. This difference in timing also highlights the reversible nature of </w:t>
      </w:r>
      <w:r w:rsidR="008B320D">
        <w:t>CFF</w:t>
      </w:r>
      <w:r>
        <w:t xml:space="preserve">. Unlike plantation silviculture, which involves clear-cutting, </w:t>
      </w:r>
      <w:r w:rsidR="008B320D">
        <w:t>CCF</w:t>
      </w:r>
      <w:r>
        <w:t xml:space="preserve"> does not drastically and irreversibly alter the state and functioning of the ecosystem. This silviculture therefore limits future management options less. </w:t>
      </w:r>
    </w:p>
    <w:p w14:paraId="07973441" w14:textId="2774BDB4" w:rsidR="00101EBF" w:rsidRDefault="00101EBF" w:rsidP="00101EBF">
      <w:r>
        <w:t xml:space="preserve">Furthermore, this comparison between a theoretical scenario and the </w:t>
      </w:r>
      <w:r w:rsidR="00E42270">
        <w:t xml:space="preserve">observed </w:t>
      </w:r>
      <w:r>
        <w:t>situation is very delicate, given the simplifying assumptions that have been made</w:t>
      </w:r>
      <w:r w:rsidR="00E42270">
        <w:t>. A</w:t>
      </w:r>
      <w:r>
        <w:t>s a precaution,</w:t>
      </w:r>
      <w:r w:rsidR="00E42270">
        <w:t xml:space="preserve"> the assumption </w:t>
      </w:r>
      <w:proofErr w:type="gramStart"/>
      <w:r w:rsidR="00E42270">
        <w:t>were</w:t>
      </w:r>
      <w:proofErr w:type="gramEnd"/>
      <w:r w:rsidR="00E42270">
        <w:t xml:space="preserve"> made </w:t>
      </w:r>
      <w:r>
        <w:t xml:space="preserve">to the disadvantage of </w:t>
      </w:r>
      <w:r w:rsidR="008B320D">
        <w:t>CFF</w:t>
      </w:r>
      <w:r>
        <w:t xml:space="preserve">. </w:t>
      </w:r>
      <w:r w:rsidR="00E42270">
        <w:t>W</w:t>
      </w:r>
      <w:r>
        <w:t xml:space="preserve">hen we had doubts about certain parameters, we </w:t>
      </w:r>
      <w:r w:rsidR="000C4358">
        <w:t xml:space="preserve">opted for those that </w:t>
      </w:r>
      <w:r w:rsidR="005D00CA">
        <w:t>slightly</w:t>
      </w:r>
      <w:r w:rsidR="000C4358">
        <w:t xml:space="preserve"> favor </w:t>
      </w:r>
      <w:r w:rsidR="005D00CA">
        <w:t>even-aged management over uneven-aged management</w:t>
      </w:r>
      <w:r w:rsidR="00CC6A46">
        <w:t xml:space="preserve"> (see section 3.5)</w:t>
      </w:r>
      <w:r>
        <w:t xml:space="preserve">. </w:t>
      </w:r>
      <w:r w:rsidR="008772B1">
        <w:t xml:space="preserve">Among others, the calculations for the theoretical scenarios did not include inventory costs, they were not sensitive to variations in timber market prices. </w:t>
      </w:r>
      <w:r w:rsidR="00DB77C0">
        <w:t xml:space="preserve">The simulated hazard were rather moderate as, for example, </w:t>
      </w:r>
      <w:r w:rsidR="00CA4DBE">
        <w:t xml:space="preserve">we did not include any costs related to damage by wild ungulates </w:t>
      </w:r>
      <w:r w:rsidR="00CA4DBE">
        <w:fldChar w:fldCharType="begin"/>
      </w:r>
      <w:r w:rsidR="00CA4DBE">
        <w:instrText xml:space="preserve"> ADDIN ZOTERO_ITEM CSL_CITATION {"citationID":"DkEiEEhf","properties":{"formattedCitation":"(Barrere et al., 2024; Ligot et al., 2023)","plainCitation":"(Barrere et al., 2024; Ligot et al., 2023)","noteIndex":0},"citationItems":[{"id":9025,"uris":["http://zotero.org/users/1509360/items/24MFNEG7"],"itemData":{"id":9025,"type":"article-journal","abstract":"The constraint caused by wild ungulates on forest regeneration is increasing worldwide. Hypotheses for plant association effects predict that species susceptible to herbivory can gain protection from other neighbouring plant species. In theory, such interactions could help limit the impact of browsing on the regeneration of specific tree species. However, the presence of neighbouring species can also result in increasing competition for resources between species. The resultant effects on forest regeneration of these interactions, both positive (protection against herbivores) and negative (inter-specific competition) are still unclear. To gain insight, we coupled models of browsing by roe deer (Capreolus capreolus) and of forest dynamics to simulate trajectories of oak (Quercus petraea (Matt.) Liebl.) regeneration admixed with species of contrasted palatability and growth rate under different scenarios of browsing pressure and initial sapling density. We also investigated how releasing oak saplings from all or specific neighbours during the simulation affect regeneration. We found that admixed species composition had a relatively weak effect on the density of oak recruits, but a strong effect on the duration of the regeneration phase. Oak regenerated faster when admixed with species of intermediate growth and low palatability (Fagus sylvatica) than with species of fast growth and high palatability (Carpinus betulus L.), except at intermediate sapling density and high browsing pressure where we found the opposite. Releasing oak from all competitors was most effective in promoting oak regeneration when admixed with both species together, although the benefit of competition release was much weaker at high browsing pressure. Lastly, we found that at low initial sapling density (i.e., 10 saplings/m2), oak regeneration was driven only by browsing and the effect of admixing species became negligible. Our study showed that admixing oak with palatable neighbours impedes rather than improves oak regeneration due to increased competition for resources. As such, we suggest that the benefits of herbivore diversion can be off-set by increased inter-specific competition.","container-title":"Ecological Modelling","DOI":"10.1016/j.ecolmodel.2023.110608","ISSN":"0304-3800","journalAbbreviation":"Ecological Modelling","page":"110608","source":"ScienceDirect","title":"Oak regeneration facing deer browsing: Can competition between saplings offset the diversion effect? A simulation experiment","title-short":"Oak regeneration facing deer browsing","volume":"489","author":[{"family":"Barrere","given":"Julien"},{"family":"Ligot","given":"Gauthier"},{"family":"Boulanger","given":"Vincent"},{"family":"Collet","given":"Catherine"},{"family":"Courbaud","given":"Benoît"},{"family":"Coligny","given":"François","non-dropping-particle":"de"},{"family":"Mårell","given":"Anders"},{"family":"Saïd","given":"Sonia"},{"family":"Balandier","given":"Philippe"}],"issued":{"date-parts":[["2024",3,1]]}}},{"id":9180,"uris":["http://zotero.org/users/1509360/items/LBMB7HKX"],"itemData":{"id":9180,"type":"article-journal","abstract":"Large ungulate populations are known to cause economic damage to agriculture and forestry. Bark damage is particularly detrimental to the timber production of certain species, including Picea abies (L.) Karst. (Norway spruce): after bark is wounded, rot often spreads in the trunk base, damaging the most valuable trunk section. Numerous studies have provided valuable information on various aspects of this process but the financial consequences over a full timber production cycle remained poorly quantified and uncertain. To fill this gap, we coupled a forest dynamics model (GYMNOS) with models of damage occurrence and decay spread. We simulated the effect of ranging levels of bark-stripping damage on financial losses. The simulations were repeated for sites of ranging fertility and with different protection measures (fences or individual protections), in Southern Belgium. The net present values of these different simulations were estimated and compared to estimate the cost of the damage and the cost-effectiveness of the damage protections. Protecting plantations against bark-stripping damage with fences was found unlikely to be worthwhile. By contrast, individual protections placed on crop trees could be helpful, particularly in the most fertile stands. Loss of revenue depended greatly on the factors tested: we estimated that the average damage cost could be about 53 €/ha/year, reducing timber yield by 19%. A model was built to predict the damage cost for different values of the discount rate, site index and bark-stripping rate. This model could help develop more effective management of Norway spruce plantations and deer populations.","container-title":"European Journal of Forest Research","DOI":"10.1007/s10342-023-01565-w","ISSN":"1612-4669","journalAbbreviation":"European Journal of Forest Research","language":"Anglais","note":"publisher: Springer Science and Business Media LLC","title":"From the simulation of forest plantation dynamics to the quantification of bark-stripping damage by ungulates","URL":"https://link.springer.com/content/pdf/10.1007/s10342-023-01565-w.pdf","author":[{"family":"Ligot","given":"Gauthier"},{"family":"Gheysen","given":"Thibaut"},{"family":"Perin","given":"Jérôme"},{"family":"Candaele","given":"Romain"},{"family":"Coligny","given":"François","non-dropping-particle":"de"},{"family":"Licoppe","given":"Alain"},{"family":"Lejeune","given":"Philippe"}],"issued":{"date-parts":[["2023",4,13]]}}}],"schema":"https://github.com/citation-style-language/schema/raw/master/csl-citation.json"} </w:instrText>
      </w:r>
      <w:r w:rsidR="00CA4DBE">
        <w:fldChar w:fldCharType="separate"/>
      </w:r>
      <w:r w:rsidR="00CA4DBE" w:rsidRPr="00CA4DBE">
        <w:rPr>
          <w:rFonts w:ascii="Aptos" w:hAnsi="Aptos"/>
        </w:rPr>
        <w:t>(Barrere et al., 2024; Ligot et al., 2023)</w:t>
      </w:r>
      <w:r w:rsidR="00CA4DBE">
        <w:fldChar w:fldCharType="end"/>
      </w:r>
      <w:r w:rsidR="00CA4DBE">
        <w:t xml:space="preserve">. Similarly, </w:t>
      </w:r>
      <w:r w:rsidR="00FF47C5">
        <w:t xml:space="preserve">we ignore the possible increase in the value of the forest rent in the study area. </w:t>
      </w:r>
      <w:r w:rsidR="005D00CA">
        <w:t>These choices were made in such a way as to induce biases that make the result defended (</w:t>
      </w:r>
      <w:r w:rsidR="00FF47C5">
        <w:t xml:space="preserve">CCF </w:t>
      </w:r>
      <w:r w:rsidR="005D00CA">
        <w:t xml:space="preserve">profitability) more difficult to obtain. </w:t>
      </w:r>
    </w:p>
    <w:p w14:paraId="40154780" w14:textId="4A603ECC" w:rsidR="00CA13E3" w:rsidRDefault="00CA13E3" w:rsidP="00CA13E3">
      <w:pPr>
        <w:pStyle w:val="Titre1"/>
      </w:pPr>
      <w:r>
        <w:t>Conclusion</w:t>
      </w:r>
    </w:p>
    <w:p w14:paraId="4500C9A7" w14:textId="4A725851" w:rsidR="00C24830" w:rsidRDefault="00A964B0" w:rsidP="00A964B0">
      <w:r>
        <w:t xml:space="preserve">Silvicultural choices </w:t>
      </w:r>
      <w:r w:rsidR="00D03329">
        <w:t>have a significant impact on</w:t>
      </w:r>
      <w:r>
        <w:t xml:space="preserve"> forest ecosystems, their </w:t>
      </w:r>
      <w:r w:rsidR="00D03329">
        <w:t>bio</w:t>
      </w:r>
      <w:r>
        <w:t xml:space="preserve">diversity, their resilience and the various ecosystem services they provide. The aim of this study was to assess the value of </w:t>
      </w:r>
      <w:r w:rsidR="00196F9C">
        <w:t>CFF</w:t>
      </w:r>
      <w:r>
        <w:t xml:space="preserve"> as applied in a case study, by examining just one aspect of the problem: financial profitability. The analysis demonstrates the satisfactory profitability of the silviculture applied in comparison with other forest plots (</w:t>
      </w:r>
      <w:r w:rsidR="009E240C">
        <w:t xml:space="preserve">e.g. </w:t>
      </w:r>
      <w:r>
        <w:t xml:space="preserve">AFI </w:t>
      </w:r>
      <w:r w:rsidR="009E240C">
        <w:t>network</w:t>
      </w:r>
      <w:r>
        <w:t xml:space="preserve">) and with regard to other long-term investments. </w:t>
      </w:r>
      <w:r w:rsidR="00D03329">
        <w:t xml:space="preserve">The analysis </w:t>
      </w:r>
      <w:r>
        <w:t xml:space="preserve">also compared with the theoretical profitability that could have been achieved with more conventional silviculture using clear-cuts and plantations. The results of this comparison are nuanced </w:t>
      </w:r>
      <w:r w:rsidR="00461BC3">
        <w:t xml:space="preserve">but </w:t>
      </w:r>
      <w:r w:rsidR="00196F9C">
        <w:t>CCF</w:t>
      </w:r>
      <w:r w:rsidR="004124FC">
        <w:t xml:space="preserve"> </w:t>
      </w:r>
      <w:r w:rsidR="00D03329">
        <w:t>in</w:t>
      </w:r>
      <w:r w:rsidR="00461BC3">
        <w:t xml:space="preserve"> </w:t>
      </w:r>
      <w:r w:rsidR="004124FC">
        <w:t>oak</w:t>
      </w:r>
      <w:r w:rsidR="00DA12DC">
        <w:t>-dominated forests</w:t>
      </w:r>
      <w:r>
        <w:t xml:space="preserve"> </w:t>
      </w:r>
      <w:r w:rsidR="00461BC3">
        <w:t xml:space="preserve">seemed </w:t>
      </w:r>
      <w:r w:rsidR="00D03329">
        <w:t xml:space="preserve">to have been </w:t>
      </w:r>
      <w:r w:rsidR="00386CF9">
        <w:t xml:space="preserve">as </w:t>
      </w:r>
      <w:r w:rsidR="00824E55">
        <w:t>profitable</w:t>
      </w:r>
      <w:r w:rsidR="00386CF9">
        <w:t xml:space="preserve"> </w:t>
      </w:r>
      <w:r w:rsidR="00D03329">
        <w:t xml:space="preserve">as </w:t>
      </w:r>
      <w:r w:rsidR="00386CF9">
        <w:t xml:space="preserve">plantations of Norway spruce and slightly less profitable than </w:t>
      </w:r>
      <w:r w:rsidR="007143FD">
        <w:t>the very productive plantation of Douglas-fir</w:t>
      </w:r>
      <w:r>
        <w:t xml:space="preserve">. </w:t>
      </w:r>
    </w:p>
    <w:p w14:paraId="279D048B" w14:textId="7BB92AC6" w:rsidR="00A964B0" w:rsidRDefault="009E240C" w:rsidP="009E240C">
      <w:pPr>
        <w:pStyle w:val="Titre1"/>
      </w:pPr>
      <w:r>
        <w:t xml:space="preserve">Acknowledgements </w:t>
      </w:r>
    </w:p>
    <w:p w14:paraId="16A15F3A" w14:textId="57FBA019" w:rsidR="00D4729A" w:rsidRDefault="00A964B0" w:rsidP="00A964B0">
      <w:r>
        <w:t xml:space="preserve">This report was written as part of a project under the Wallonia Recovery Plan (PRW108) entitled ‘30 years of Pro Silva </w:t>
      </w:r>
      <w:proofErr w:type="spellStart"/>
      <w:r>
        <w:t>silviculture</w:t>
      </w:r>
      <w:proofErr w:type="spellEnd"/>
      <w:r>
        <w:t xml:space="preserve"> at </w:t>
      </w:r>
      <w:proofErr w:type="spellStart"/>
      <w:r>
        <w:t>Haugimont</w:t>
      </w:r>
      <w:proofErr w:type="spellEnd"/>
      <w:r>
        <w:t xml:space="preserve"> (</w:t>
      </w:r>
      <w:proofErr w:type="spellStart"/>
      <w:r>
        <w:t>UNamur</w:t>
      </w:r>
      <w:proofErr w:type="spellEnd"/>
      <w:r>
        <w:t xml:space="preserve">): ecological and economic assessment - Lessons and prospects for resilient forests in Wallonia (HAUGIMONT)’. All the project partners and the steering committee, and Olivier Noiret in particular, have contributed to the analysis in this document. This analysis was also based on Guillaume </w:t>
      </w:r>
      <w:del w:id="15" w:author="Guillaume" w:date="2025-03-06T11:49:00Z">
        <w:r w:rsidDel="002E6DA3">
          <w:delText xml:space="preserve">de </w:delText>
        </w:r>
      </w:del>
      <w:ins w:id="16" w:author="Guillaume" w:date="2025-03-06T11:49:00Z">
        <w:r w:rsidR="002E6DA3">
          <w:t>D</w:t>
        </w:r>
        <w:r w:rsidR="002E6DA3">
          <w:t xml:space="preserve">e </w:t>
        </w:r>
      </w:ins>
      <w:r>
        <w:t xml:space="preserve">Decker's final year thesis and on discussions with the bioengineering students on the 2024 forestry economics course (Master's degree in Forest Resource and Natural Environment Management, Gembloux Agro-Bio Tech, </w:t>
      </w:r>
      <w:proofErr w:type="spellStart"/>
      <w:r>
        <w:t>ULiège</w:t>
      </w:r>
      <w:proofErr w:type="spellEnd"/>
      <w:r>
        <w:t>).</w:t>
      </w:r>
    </w:p>
    <w:p w14:paraId="41FEA383" w14:textId="77777777" w:rsidR="009E240C" w:rsidRDefault="009E240C">
      <w:pPr>
        <w:jc w:val="left"/>
        <w:rPr>
          <w:b/>
          <w:bCs/>
        </w:rPr>
      </w:pPr>
      <w:r>
        <w:rPr>
          <w:b/>
          <w:bCs/>
        </w:rPr>
        <w:lastRenderedPageBreak/>
        <w:br w:type="page"/>
      </w:r>
    </w:p>
    <w:p w14:paraId="19196C3C" w14:textId="0A14DAE9" w:rsidR="00B73A50" w:rsidRPr="00F779DF" w:rsidRDefault="00B73A50">
      <w:pPr>
        <w:rPr>
          <w:b/>
          <w:bCs/>
          <w:lang w:val="fr-FR"/>
        </w:rPr>
      </w:pPr>
      <w:r w:rsidRPr="00F779DF">
        <w:rPr>
          <w:b/>
          <w:bCs/>
          <w:lang w:val="fr-FR"/>
        </w:rPr>
        <w:lastRenderedPageBreak/>
        <w:t>Bibliography</w:t>
      </w:r>
    </w:p>
    <w:p w14:paraId="4446B263" w14:textId="77777777" w:rsidR="00CA4DBE" w:rsidRPr="00CA4DBE" w:rsidRDefault="006D5240" w:rsidP="00CA4DBE">
      <w:pPr>
        <w:pStyle w:val="Bibliographie"/>
        <w:rPr>
          <w:rFonts w:ascii="Times New Roman" w:hAnsi="Times New Roman" w:cs="Times New Roman"/>
          <w:lang w:val="fr-FR"/>
        </w:rPr>
      </w:pPr>
      <w:r>
        <w:rPr>
          <w:lang w:val="fr-BE"/>
        </w:rPr>
        <w:fldChar w:fldCharType="begin"/>
      </w:r>
      <w:r w:rsidRPr="0007721D">
        <w:rPr>
          <w:lang w:val="fr-FR"/>
        </w:rPr>
        <w:instrText xml:space="preserve"> ADDIN ZOTERO_BIBL {"uncited":[],"omitted":[],"custom":[]} CSL_BIBLIOGRAPHY </w:instrText>
      </w:r>
      <w:r>
        <w:rPr>
          <w:lang w:val="fr-BE"/>
        </w:rPr>
        <w:fldChar w:fldCharType="separate"/>
      </w:r>
      <w:r w:rsidR="00CA4DBE" w:rsidRPr="00CA4DBE">
        <w:rPr>
          <w:rFonts w:ascii="Times New Roman" w:hAnsi="Times New Roman" w:cs="Times New Roman"/>
          <w:lang w:val="fr-FR"/>
        </w:rPr>
        <w:t>AFI, 2020. Valorisation de la base AFI. Association Futaie Irrégulière.</w:t>
      </w:r>
    </w:p>
    <w:p w14:paraId="67364F76" w14:textId="77777777" w:rsidR="00CA4DBE" w:rsidRPr="00CA4DBE" w:rsidRDefault="00CA4DBE" w:rsidP="00CA4DBE">
      <w:pPr>
        <w:pStyle w:val="Bibliographie"/>
        <w:rPr>
          <w:rFonts w:ascii="Times New Roman" w:hAnsi="Times New Roman" w:cs="Times New Roman"/>
          <w:lang w:val="fr-FR"/>
        </w:rPr>
      </w:pPr>
      <w:r w:rsidRPr="00CA4DBE">
        <w:rPr>
          <w:rFonts w:ascii="Times New Roman" w:hAnsi="Times New Roman" w:cs="Times New Roman"/>
          <w:lang w:val="fr-FR"/>
        </w:rPr>
        <w:t>ArboPlant, 2023. Comparaison des coûts de plantation. URL https://www.arboplants.be/public/documents/web/comparaison_co%C3%BBt_plantation_2023_tvac.pdf?t=8294</w:t>
      </w:r>
    </w:p>
    <w:p w14:paraId="2993575B" w14:textId="77777777" w:rsidR="00CA4DBE" w:rsidRPr="00CA4DBE" w:rsidRDefault="00CA4DBE" w:rsidP="00CA4DBE">
      <w:pPr>
        <w:pStyle w:val="Bibliographie"/>
        <w:rPr>
          <w:rFonts w:ascii="Times New Roman" w:hAnsi="Times New Roman" w:cs="Times New Roman"/>
          <w:lang w:val="fr-FR"/>
        </w:rPr>
      </w:pPr>
      <w:r w:rsidRPr="00CA4DBE">
        <w:rPr>
          <w:rFonts w:ascii="Times New Roman" w:hAnsi="Times New Roman" w:cs="Times New Roman"/>
          <w:lang w:val="de-DE"/>
        </w:rPr>
        <w:t xml:space="preserve">Bare, B.B., Opalach, D., 1988. </w:t>
      </w:r>
      <w:r w:rsidRPr="00CA4DBE">
        <w:rPr>
          <w:rFonts w:ascii="Times New Roman" w:hAnsi="Times New Roman" w:cs="Times New Roman"/>
        </w:rPr>
        <w:t xml:space="preserve">Determining Investment-Efficient Diameter Distributions for Uneven-Aged Northern Hardwoods. </w:t>
      </w:r>
      <w:r w:rsidRPr="00CA4DBE">
        <w:rPr>
          <w:rFonts w:ascii="Times New Roman" w:hAnsi="Times New Roman" w:cs="Times New Roman"/>
          <w:lang w:val="fr-FR"/>
        </w:rPr>
        <w:t>Forest Science 34, 243–249. https://doi.org/10.1093/forestscience/34.1.243</w:t>
      </w:r>
    </w:p>
    <w:p w14:paraId="148B10B5" w14:textId="77777777" w:rsidR="00CA4DBE" w:rsidRPr="00CA4DBE" w:rsidRDefault="00CA4DBE" w:rsidP="00CA4DBE">
      <w:pPr>
        <w:pStyle w:val="Bibliographie"/>
        <w:rPr>
          <w:rFonts w:ascii="Times New Roman" w:hAnsi="Times New Roman" w:cs="Times New Roman"/>
        </w:rPr>
      </w:pPr>
      <w:r w:rsidRPr="00CA4DBE">
        <w:rPr>
          <w:rFonts w:ascii="Times New Roman" w:hAnsi="Times New Roman" w:cs="Times New Roman"/>
          <w:lang w:val="fr-FR"/>
        </w:rPr>
        <w:t xml:space="preserve">Barrere, J., Ligot, G., Boulanger, V., Collet, C., Courbaud, B., de Coligny, F., Mårell, A., Saïd, S., Balandier, P., 2024. </w:t>
      </w:r>
      <w:r w:rsidRPr="00CA4DBE">
        <w:rPr>
          <w:rFonts w:ascii="Times New Roman" w:hAnsi="Times New Roman" w:cs="Times New Roman"/>
        </w:rPr>
        <w:t>Oak regeneration facing deer browsing: Can competition between saplings offset the diversion effect? A simulation experiment. Ecological Modelling 489, 110608. https://doi.org/10.1016/j.ecolmodel.2023.110608</w:t>
      </w:r>
    </w:p>
    <w:p w14:paraId="360CB0A5" w14:textId="77777777" w:rsidR="00CA4DBE" w:rsidRPr="00CA4DBE" w:rsidRDefault="00CA4DBE" w:rsidP="00CA4DBE">
      <w:pPr>
        <w:pStyle w:val="Bibliographie"/>
        <w:rPr>
          <w:rFonts w:ascii="Times New Roman" w:hAnsi="Times New Roman" w:cs="Times New Roman"/>
          <w:lang w:val="fr-FR"/>
        </w:rPr>
      </w:pPr>
      <w:r w:rsidRPr="00CA4DBE">
        <w:rPr>
          <w:rFonts w:ascii="Times New Roman" w:hAnsi="Times New Roman" w:cs="Times New Roman"/>
          <w:lang w:val="fr-FR"/>
        </w:rPr>
        <w:t>Bille, F., Claessens, H., Debois, C., 2013. Deux décénnies de sylviculture Pro Silva au domaine d’Haugimont : bilan sur l’évolution de la forêt. Forêt Wallonne 127, 15–27.</w:t>
      </w:r>
    </w:p>
    <w:p w14:paraId="1FE168F5" w14:textId="77777777" w:rsidR="00CA4DBE" w:rsidRPr="00CA4DBE" w:rsidRDefault="00CA4DBE" w:rsidP="00CA4DBE">
      <w:pPr>
        <w:pStyle w:val="Bibliographie"/>
        <w:rPr>
          <w:rFonts w:ascii="Times New Roman" w:hAnsi="Times New Roman" w:cs="Times New Roman"/>
          <w:lang w:val="fr-FR"/>
        </w:rPr>
      </w:pPr>
      <w:r w:rsidRPr="00CA4DBE">
        <w:rPr>
          <w:rFonts w:ascii="Times New Roman" w:hAnsi="Times New Roman" w:cs="Times New Roman"/>
          <w:lang w:val="fr-FR"/>
        </w:rPr>
        <w:t>Bruciamacchie, M., Tomasini, J., 2006. le réseau AFI, un observatoire permanent de la futaie irrégulière. Forêt Wallonne 82, 49–55.</w:t>
      </w:r>
    </w:p>
    <w:p w14:paraId="25844FA1" w14:textId="77777777" w:rsidR="00CA4DBE" w:rsidRPr="00CA4DBE" w:rsidRDefault="00CA4DBE" w:rsidP="00CA4DBE">
      <w:pPr>
        <w:pStyle w:val="Bibliographie"/>
        <w:rPr>
          <w:rFonts w:ascii="Times New Roman" w:hAnsi="Times New Roman" w:cs="Times New Roman"/>
          <w:lang w:val="fr-FR"/>
        </w:rPr>
      </w:pPr>
      <w:r w:rsidRPr="00CA4DBE">
        <w:rPr>
          <w:rFonts w:ascii="Times New Roman" w:hAnsi="Times New Roman" w:cs="Times New Roman"/>
          <w:lang w:val="fr-FR"/>
        </w:rPr>
        <w:t>Bruciamacchie, M., Tomasini, J., 2003. Les résultats économiques. Forêt entreprise 151, 32–34.</w:t>
      </w:r>
    </w:p>
    <w:p w14:paraId="5FEF980C" w14:textId="77777777" w:rsidR="00CA4DBE" w:rsidRPr="00CA4DBE" w:rsidRDefault="00CA4DBE" w:rsidP="00CA4DBE">
      <w:pPr>
        <w:pStyle w:val="Bibliographie"/>
        <w:rPr>
          <w:rFonts w:ascii="Times New Roman" w:hAnsi="Times New Roman" w:cs="Times New Roman"/>
          <w:lang w:val="fr-FR"/>
        </w:rPr>
      </w:pPr>
      <w:r w:rsidRPr="00CA4DBE">
        <w:rPr>
          <w:rFonts w:ascii="Times New Roman" w:hAnsi="Times New Roman" w:cs="Times New Roman"/>
        </w:rPr>
        <w:t xml:space="preserve">Buongiorno, J., Lu, H.-C., 1990. Economic stocking and cutting-cycle in a regulated selection forest. </w:t>
      </w:r>
      <w:r w:rsidRPr="00CA4DBE">
        <w:rPr>
          <w:rFonts w:ascii="Times New Roman" w:hAnsi="Times New Roman" w:cs="Times New Roman"/>
          <w:lang w:val="fr-FR"/>
        </w:rPr>
        <w:t>Forest Ecology and Management 32, 203–216. https://doi.org/10.1016/0378-1127(90)90171-7</w:t>
      </w:r>
    </w:p>
    <w:p w14:paraId="05A8E5EB" w14:textId="77777777" w:rsidR="00CA4DBE" w:rsidRPr="00CA4DBE" w:rsidRDefault="00CA4DBE" w:rsidP="00CA4DBE">
      <w:pPr>
        <w:pStyle w:val="Bibliographie"/>
        <w:rPr>
          <w:rFonts w:ascii="Times New Roman" w:hAnsi="Times New Roman" w:cs="Times New Roman"/>
          <w:lang w:val="fr-FR"/>
        </w:rPr>
      </w:pPr>
      <w:r w:rsidRPr="00CA4DBE">
        <w:rPr>
          <w:rFonts w:ascii="Times New Roman" w:hAnsi="Times New Roman" w:cs="Times New Roman"/>
          <w:lang w:val="fr-FR"/>
        </w:rPr>
        <w:t>Dagnelie, P., 1999. Tables de cubage des arbres et des peuplements forestiers. Les Presses Agronomiques de Gembloux, Gembloux.</w:t>
      </w:r>
    </w:p>
    <w:p w14:paraId="3B892EE1" w14:textId="77777777" w:rsidR="00CA4DBE" w:rsidRPr="00CA4DBE" w:rsidRDefault="00CA4DBE" w:rsidP="00CA4DBE">
      <w:pPr>
        <w:pStyle w:val="Bibliographie"/>
        <w:rPr>
          <w:rFonts w:ascii="Times New Roman" w:hAnsi="Times New Roman" w:cs="Times New Roman"/>
          <w:lang w:val="fr-FR"/>
        </w:rPr>
      </w:pPr>
      <w:r w:rsidRPr="00CA4DBE">
        <w:rPr>
          <w:rFonts w:ascii="Times New Roman" w:hAnsi="Times New Roman" w:cs="Times New Roman"/>
          <w:lang w:val="fr-FR"/>
        </w:rPr>
        <w:t>Dagnelie, P., Palm, R., Rondeux, J., 2013. Cubage des arbres et des peuplements forestiers : Tables et équations. Les Presses Agronomiques de Gembloux, Gembloux.</w:t>
      </w:r>
    </w:p>
    <w:p w14:paraId="18D844A8" w14:textId="77777777" w:rsidR="00CA4DBE" w:rsidRPr="00CA4DBE" w:rsidRDefault="00CA4DBE" w:rsidP="00CA4DBE">
      <w:pPr>
        <w:pStyle w:val="Bibliographie"/>
        <w:rPr>
          <w:rFonts w:ascii="Times New Roman" w:hAnsi="Times New Roman" w:cs="Times New Roman"/>
          <w:lang w:val="fr-FR"/>
        </w:rPr>
      </w:pPr>
      <w:r w:rsidRPr="00CA4DBE">
        <w:rPr>
          <w:rFonts w:ascii="Times New Roman" w:hAnsi="Times New Roman" w:cs="Times New Roman"/>
          <w:lang w:val="fr-FR"/>
        </w:rPr>
        <w:t xml:space="preserve">Davies, O., Kerr, G., 2015. </w:t>
      </w:r>
      <w:r w:rsidRPr="00CA4DBE">
        <w:rPr>
          <w:rFonts w:ascii="Times New Roman" w:hAnsi="Times New Roman" w:cs="Times New Roman"/>
        </w:rPr>
        <w:t xml:space="preserve">Comparing the costs and revenues of transformation to continuous cover forestry for sitka spruce in Great Britain. </w:t>
      </w:r>
      <w:r w:rsidRPr="00CA4DBE">
        <w:rPr>
          <w:rFonts w:ascii="Times New Roman" w:hAnsi="Times New Roman" w:cs="Times New Roman"/>
          <w:lang w:val="fr-FR"/>
        </w:rPr>
        <w:t>Forests 6, 2424–2449. https://doi.org/10.3390/f6072424</w:t>
      </w:r>
    </w:p>
    <w:p w14:paraId="3BCEAF7B" w14:textId="77777777" w:rsidR="00CA4DBE" w:rsidRPr="00CA4DBE" w:rsidRDefault="00CA4DBE" w:rsidP="00CA4DBE">
      <w:pPr>
        <w:pStyle w:val="Bibliographie"/>
        <w:rPr>
          <w:rFonts w:ascii="Times New Roman" w:hAnsi="Times New Roman" w:cs="Times New Roman"/>
        </w:rPr>
      </w:pPr>
      <w:r w:rsidRPr="00CA4DBE">
        <w:rPr>
          <w:rFonts w:ascii="Times New Roman" w:hAnsi="Times New Roman" w:cs="Times New Roman"/>
          <w:lang w:val="fr-FR"/>
        </w:rPr>
        <w:t xml:space="preserve">Debois, C., Delahaye, L., Sanchez, C., Ligot, G., Hauser, S., 2024. 30 années de sylviculture Pro Silva à Haugimont (UNamur) : bilan écologique et  économique - Leçons et perspectives pour des forêts résilientes en Wallonie  (HAUGIMONT). </w:t>
      </w:r>
      <w:r w:rsidRPr="00CA4DBE">
        <w:rPr>
          <w:rFonts w:ascii="Times New Roman" w:hAnsi="Times New Roman" w:cs="Times New Roman"/>
        </w:rPr>
        <w:t>Univeristé de Namur, Namur.</w:t>
      </w:r>
    </w:p>
    <w:p w14:paraId="032EE258" w14:textId="77777777" w:rsidR="00CA4DBE" w:rsidRPr="00CA4DBE" w:rsidRDefault="00CA4DBE" w:rsidP="00CA4DBE">
      <w:pPr>
        <w:pStyle w:val="Bibliographie"/>
        <w:rPr>
          <w:rFonts w:ascii="Times New Roman" w:hAnsi="Times New Roman" w:cs="Times New Roman"/>
          <w:lang w:val="fr-FR"/>
        </w:rPr>
      </w:pPr>
      <w:r w:rsidRPr="00CA4DBE">
        <w:rPr>
          <w:rFonts w:ascii="Times New Roman" w:hAnsi="Times New Roman" w:cs="Times New Roman"/>
        </w:rPr>
        <w:t xml:space="preserve">Draper, M.C., Froese, R.E., 2021. Six Decades of Growth and Yield and Financial Return in a Silviculture Experiment in Northern Hardwoods. </w:t>
      </w:r>
      <w:r w:rsidRPr="00CA4DBE">
        <w:rPr>
          <w:rFonts w:ascii="Times New Roman" w:hAnsi="Times New Roman" w:cs="Times New Roman"/>
          <w:lang w:val="fr-FR"/>
        </w:rPr>
        <w:t>Forest Science 67, 607–617. https://doi.org/10.1093/forsci/fxab024</w:t>
      </w:r>
    </w:p>
    <w:p w14:paraId="38AE0995" w14:textId="77777777" w:rsidR="00CA4DBE" w:rsidRPr="00CA4DBE" w:rsidRDefault="00CA4DBE" w:rsidP="00CA4DBE">
      <w:pPr>
        <w:pStyle w:val="Bibliographie"/>
        <w:rPr>
          <w:rFonts w:ascii="Times New Roman" w:hAnsi="Times New Roman" w:cs="Times New Roman"/>
          <w:lang w:val="fr-FR"/>
        </w:rPr>
      </w:pPr>
      <w:r w:rsidRPr="00CA4DBE">
        <w:rPr>
          <w:rFonts w:ascii="Times New Roman" w:hAnsi="Times New Roman" w:cs="Times New Roman"/>
          <w:lang w:val="fr-FR"/>
        </w:rPr>
        <w:t>Fédération Nationale des Experts Forestier, n.d. Les compétences [WWW Document]. Fédération Nationale des Experts Forestiers. URL https://experts-forestiers.be/comp-tences (accessed 2.27.25).</w:t>
      </w:r>
    </w:p>
    <w:p w14:paraId="07B27B24" w14:textId="77777777" w:rsidR="00CA4DBE" w:rsidRPr="00CA4DBE" w:rsidRDefault="00CA4DBE" w:rsidP="00CA4DBE">
      <w:pPr>
        <w:pStyle w:val="Bibliographie"/>
        <w:rPr>
          <w:rFonts w:ascii="Times New Roman" w:hAnsi="Times New Roman" w:cs="Times New Roman"/>
          <w:lang w:val="fr-FR"/>
        </w:rPr>
      </w:pPr>
      <w:r w:rsidRPr="00CA4DBE">
        <w:rPr>
          <w:rFonts w:ascii="Times New Roman" w:hAnsi="Times New Roman" w:cs="Times New Roman"/>
          <w:lang w:val="fr-FR"/>
        </w:rPr>
        <w:t>Fédération Nationale des Experts Forestiers, 2019. Prix des bois automne-hivers 2018-2019. Jambes, Belgique.</w:t>
      </w:r>
    </w:p>
    <w:p w14:paraId="652ACEAC" w14:textId="77777777" w:rsidR="00CA4DBE" w:rsidRPr="00CA4DBE" w:rsidRDefault="00CA4DBE" w:rsidP="00CA4DBE">
      <w:pPr>
        <w:pStyle w:val="Bibliographie"/>
        <w:rPr>
          <w:rFonts w:ascii="Times New Roman" w:hAnsi="Times New Roman" w:cs="Times New Roman"/>
          <w:lang w:val="fr-FR"/>
        </w:rPr>
      </w:pPr>
      <w:r w:rsidRPr="00CA4DBE">
        <w:rPr>
          <w:rFonts w:ascii="Times New Roman" w:hAnsi="Times New Roman" w:cs="Times New Roman"/>
          <w:lang w:val="fr-FR"/>
        </w:rPr>
        <w:t>Gomez, N., 2012. Quel avenir pour le sapin et l’épicéa. Synthèse bibliographique sur l’autécologie et la vulnérabilité comparée du sapin et de l’épicéa dans le cadre des changements climatiques. Rendez-vous techniques Hors série no. 6, 3–8.</w:t>
      </w:r>
    </w:p>
    <w:p w14:paraId="364777F9" w14:textId="77777777" w:rsidR="00CA4DBE" w:rsidRPr="00CA4DBE" w:rsidRDefault="00CA4DBE" w:rsidP="00CA4DBE">
      <w:pPr>
        <w:pStyle w:val="Bibliographie"/>
        <w:rPr>
          <w:rFonts w:ascii="Times New Roman" w:hAnsi="Times New Roman" w:cs="Times New Roman"/>
        </w:rPr>
      </w:pPr>
      <w:r w:rsidRPr="00CA4DBE">
        <w:rPr>
          <w:rFonts w:ascii="Times New Roman" w:hAnsi="Times New Roman" w:cs="Times New Roman"/>
          <w:lang w:val="fr-FR"/>
        </w:rPr>
        <w:t xml:space="preserve">Gosselin, M., Costa, S., Paillet, Y., Chevalier, H., 2011. Actualisation en forêt : pour quelles raisons et à quel taux ? </w:t>
      </w:r>
      <w:r w:rsidRPr="00CA4DBE">
        <w:rPr>
          <w:rFonts w:ascii="Times New Roman" w:hAnsi="Times New Roman" w:cs="Times New Roman"/>
        </w:rPr>
        <w:t>Revue Forestiere Francaise LXIII, 445–455. https://doi.org/10.4267/2042/45828</w:t>
      </w:r>
    </w:p>
    <w:p w14:paraId="6ED25CFA" w14:textId="77777777" w:rsidR="00CA4DBE" w:rsidRPr="00CA4DBE" w:rsidRDefault="00CA4DBE" w:rsidP="00CA4DBE">
      <w:pPr>
        <w:pStyle w:val="Bibliographie"/>
        <w:rPr>
          <w:rFonts w:ascii="Times New Roman" w:hAnsi="Times New Roman" w:cs="Times New Roman"/>
        </w:rPr>
      </w:pPr>
      <w:r w:rsidRPr="00CA4DBE">
        <w:rPr>
          <w:rFonts w:ascii="Times New Roman" w:hAnsi="Times New Roman" w:cs="Times New Roman"/>
        </w:rPr>
        <w:t>Hanewinkel, M., 2002. Comparative economic investigations of even‐aged and uneven‐aged silvicultural systems: a critical analysis of different methods. Forestry 75, 473–481. https://doi.org/10.1093/forestry/75.4.473</w:t>
      </w:r>
    </w:p>
    <w:p w14:paraId="1745D4A4" w14:textId="77777777" w:rsidR="00CA4DBE" w:rsidRPr="00CA4DBE" w:rsidRDefault="00CA4DBE" w:rsidP="00CA4DBE">
      <w:pPr>
        <w:pStyle w:val="Bibliographie"/>
        <w:rPr>
          <w:rFonts w:ascii="Times New Roman" w:hAnsi="Times New Roman" w:cs="Times New Roman"/>
        </w:rPr>
      </w:pPr>
      <w:r w:rsidRPr="00CA4DBE">
        <w:rPr>
          <w:rFonts w:ascii="Times New Roman" w:hAnsi="Times New Roman" w:cs="Times New Roman"/>
        </w:rPr>
        <w:t>Hanewinkel, M., Frutig, F., Lemm, R., 2014. Economic performance of uneven-aged forests analysed with annuities. Forestry 87, 49–60. https://doi.org/10.1093/forestry/cpt043</w:t>
      </w:r>
    </w:p>
    <w:p w14:paraId="6CFB47C1" w14:textId="77777777" w:rsidR="00CA4DBE" w:rsidRPr="00CA4DBE" w:rsidRDefault="00CA4DBE" w:rsidP="00CA4DBE">
      <w:pPr>
        <w:pStyle w:val="Bibliographie"/>
        <w:rPr>
          <w:rFonts w:ascii="Times New Roman" w:hAnsi="Times New Roman" w:cs="Times New Roman"/>
        </w:rPr>
      </w:pPr>
      <w:r w:rsidRPr="00CA4DBE">
        <w:rPr>
          <w:rFonts w:ascii="Times New Roman" w:hAnsi="Times New Roman" w:cs="Times New Roman"/>
        </w:rPr>
        <w:t>Knoke, T., 2012. The Economics of Continuous Cover Forestry, in: Pukkala, T., von Gadow, K. (Eds.), Continuous Cover Forestry. Springer Netherlands, Dordrecht, pp. 167–193. https://doi.org/10.1007/978-94-007-2202-6_5</w:t>
      </w:r>
    </w:p>
    <w:p w14:paraId="7EFCAF72" w14:textId="77777777" w:rsidR="00CA4DBE" w:rsidRPr="00CA4DBE" w:rsidRDefault="00CA4DBE" w:rsidP="00CA4DBE">
      <w:pPr>
        <w:pStyle w:val="Bibliographie"/>
        <w:rPr>
          <w:rFonts w:ascii="Times New Roman" w:hAnsi="Times New Roman" w:cs="Times New Roman"/>
        </w:rPr>
      </w:pPr>
      <w:r w:rsidRPr="00CA4DBE">
        <w:rPr>
          <w:rFonts w:ascii="Times New Roman" w:hAnsi="Times New Roman" w:cs="Times New Roman"/>
        </w:rPr>
        <w:t>Lieutier, F., 2007. Bark and Wood Boring Insects in Living Trees in Europe, a Synthesis. Springer Netherlands, Dordrecht.</w:t>
      </w:r>
    </w:p>
    <w:p w14:paraId="3EE39DD4" w14:textId="77777777" w:rsidR="00CA4DBE" w:rsidRPr="00CA4DBE" w:rsidRDefault="00CA4DBE" w:rsidP="00CA4DBE">
      <w:pPr>
        <w:pStyle w:val="Bibliographie"/>
        <w:rPr>
          <w:rFonts w:ascii="Times New Roman" w:hAnsi="Times New Roman" w:cs="Times New Roman"/>
        </w:rPr>
      </w:pPr>
      <w:r w:rsidRPr="00CA4DBE">
        <w:rPr>
          <w:rFonts w:ascii="Times New Roman" w:hAnsi="Times New Roman" w:cs="Times New Roman"/>
        </w:rPr>
        <w:lastRenderedPageBreak/>
        <w:t>Ligot, G., Balandier, P., Coubraud, B., Jonard, M., Kneeshaw, D., Claessens, H., 2014. Managing understory light to maintain a mixture of species with different shade tolerance. Forest Ecology and Management 327, 189–200. https://doi.org/10.1016/j.foreco.2014.05.010</w:t>
      </w:r>
    </w:p>
    <w:p w14:paraId="3D2A99C5" w14:textId="77777777" w:rsidR="00CA4DBE" w:rsidRPr="002E6DA3" w:rsidRDefault="00CA4DBE" w:rsidP="00CA4DBE">
      <w:pPr>
        <w:pStyle w:val="Bibliographie"/>
        <w:rPr>
          <w:rFonts w:ascii="Times New Roman" w:hAnsi="Times New Roman" w:cs="Times New Roman"/>
        </w:rPr>
      </w:pPr>
      <w:r w:rsidRPr="00CA4DBE">
        <w:rPr>
          <w:rFonts w:ascii="Times New Roman" w:hAnsi="Times New Roman" w:cs="Times New Roman"/>
        </w:rPr>
        <w:t xml:space="preserve">Ligot, G., Balandier, P., Scmitz, S., Claessens, H., 2020. Transforming even-aged coniferous stands to multi-aged stands: an opportunity to increase tree species diversity? </w:t>
      </w:r>
      <w:r w:rsidRPr="002E6DA3">
        <w:rPr>
          <w:rFonts w:ascii="Times New Roman" w:hAnsi="Times New Roman" w:cs="Times New Roman"/>
        </w:rPr>
        <w:t>Forestry 93, 1–14. https://doi.org/10.1093/forestry/cpaa004</w:t>
      </w:r>
    </w:p>
    <w:p w14:paraId="2659E68C" w14:textId="77777777" w:rsidR="00CA4DBE" w:rsidRPr="00CA4DBE" w:rsidRDefault="00CA4DBE" w:rsidP="00CA4DBE">
      <w:pPr>
        <w:pStyle w:val="Bibliographie"/>
        <w:rPr>
          <w:rFonts w:ascii="Times New Roman" w:hAnsi="Times New Roman" w:cs="Times New Roman"/>
        </w:rPr>
      </w:pPr>
      <w:r w:rsidRPr="002E6DA3">
        <w:rPr>
          <w:rFonts w:ascii="Times New Roman" w:hAnsi="Times New Roman" w:cs="Times New Roman"/>
        </w:rPr>
        <w:t xml:space="preserve">Ligot, G., Gheysen, T., Perin, J., Candaele, R., de Coligny, F., Licoppe, A., Lejeune, P., 2023. </w:t>
      </w:r>
      <w:r w:rsidRPr="00CA4DBE">
        <w:rPr>
          <w:rFonts w:ascii="Times New Roman" w:hAnsi="Times New Roman" w:cs="Times New Roman"/>
        </w:rPr>
        <w:t xml:space="preserve">From the simulation of forest plantation dynamics to the quantification of bark-stripping damage by </w:t>
      </w:r>
      <w:bookmarkStart w:id="17" w:name="_GoBack"/>
      <w:bookmarkEnd w:id="17"/>
      <w:r w:rsidRPr="00CA4DBE">
        <w:rPr>
          <w:rFonts w:ascii="Times New Roman" w:hAnsi="Times New Roman" w:cs="Times New Roman"/>
        </w:rPr>
        <w:t>ungulates. European Journal of Forest Research. https://doi.org/10.1007/s10342-023-01565-w</w:t>
      </w:r>
    </w:p>
    <w:p w14:paraId="61EE4360" w14:textId="77777777" w:rsidR="00CA4DBE" w:rsidRPr="00CA4DBE" w:rsidRDefault="00CA4DBE" w:rsidP="00CA4DBE">
      <w:pPr>
        <w:pStyle w:val="Bibliographie"/>
        <w:rPr>
          <w:rFonts w:ascii="Times New Roman" w:hAnsi="Times New Roman" w:cs="Times New Roman"/>
          <w:lang w:val="fr-FR"/>
        </w:rPr>
      </w:pPr>
      <w:r w:rsidRPr="00CA4DBE">
        <w:rPr>
          <w:rFonts w:ascii="Times New Roman" w:hAnsi="Times New Roman" w:cs="Times New Roman"/>
        </w:rPr>
        <w:t xml:space="preserve">Longuetaud, F., André, F., Desplanches, P., Colin, A., Deleuze, C., 2013. </w:t>
      </w:r>
      <w:r w:rsidRPr="00CA4DBE">
        <w:rPr>
          <w:rFonts w:ascii="Times New Roman" w:hAnsi="Times New Roman" w:cs="Times New Roman"/>
          <w:lang w:val="fr-FR"/>
        </w:rPr>
        <w:t>Les coefficients d’expansion pour déduire différents volumes de branches à partir de volumes de tige. Rendez-vous Techniques de l’ONF 39–40.</w:t>
      </w:r>
    </w:p>
    <w:p w14:paraId="0C9BB4C3" w14:textId="77777777" w:rsidR="00CA4DBE" w:rsidRPr="00CA4DBE" w:rsidRDefault="00CA4DBE" w:rsidP="00CA4DBE">
      <w:pPr>
        <w:pStyle w:val="Bibliographie"/>
        <w:rPr>
          <w:rFonts w:ascii="Times New Roman" w:hAnsi="Times New Roman" w:cs="Times New Roman"/>
        </w:rPr>
      </w:pPr>
      <w:r w:rsidRPr="00CA4DBE">
        <w:rPr>
          <w:rFonts w:ascii="Times New Roman" w:hAnsi="Times New Roman" w:cs="Times New Roman"/>
          <w:lang w:val="fr-FR"/>
        </w:rPr>
        <w:t xml:space="preserve">Mason, W.L., Diaci, J., Carvalho, J., Valkonen, S., 2022. </w:t>
      </w:r>
      <w:r w:rsidRPr="00CA4DBE">
        <w:rPr>
          <w:rFonts w:ascii="Times New Roman" w:hAnsi="Times New Roman" w:cs="Times New Roman"/>
        </w:rPr>
        <w:t>Continuous cover forestry in Europe: usage and the knowledge gaps and challenges to wider adoption. Forestry: An International Journal of Forest Research 95, 1–12. https://doi.org/10.1093/forestry/cpab038</w:t>
      </w:r>
    </w:p>
    <w:p w14:paraId="4C724C1F" w14:textId="77777777" w:rsidR="00CA4DBE" w:rsidRPr="00CA4DBE" w:rsidRDefault="00CA4DBE" w:rsidP="00CA4DBE">
      <w:pPr>
        <w:pStyle w:val="Bibliographie"/>
        <w:rPr>
          <w:rFonts w:ascii="Times New Roman" w:hAnsi="Times New Roman" w:cs="Times New Roman"/>
        </w:rPr>
      </w:pPr>
      <w:r w:rsidRPr="00CA4DBE">
        <w:rPr>
          <w:rFonts w:ascii="Times New Roman" w:hAnsi="Times New Roman" w:cs="Times New Roman"/>
        </w:rPr>
        <w:t>Mazumder, S., 2018. Inflation in Europe after the Great Recession. Economic Modelling 71, 202–213. https://doi.org/10.1016/j.econmod.2017.12.014</w:t>
      </w:r>
    </w:p>
    <w:p w14:paraId="57DF0C57" w14:textId="77777777" w:rsidR="00CA4DBE" w:rsidRPr="00CA4DBE" w:rsidRDefault="00CA4DBE" w:rsidP="00CA4DBE">
      <w:pPr>
        <w:pStyle w:val="Bibliographie"/>
        <w:rPr>
          <w:rFonts w:ascii="Times New Roman" w:hAnsi="Times New Roman" w:cs="Times New Roman"/>
        </w:rPr>
      </w:pPr>
      <w:r w:rsidRPr="00CA4DBE">
        <w:rPr>
          <w:rFonts w:ascii="Times New Roman" w:hAnsi="Times New Roman" w:cs="Times New Roman"/>
        </w:rPr>
        <w:t>Möhring, B., 2001. The German struggle between the ‘Bodenreinertragslehre’ (land rent theory) and ‘Waldreinertragslehre’ (theory of the highest revenue) belongs to the past — but what is left? Forest Policy and Economics, Faustmann formula:applications and extensions 2, 195–201. https://doi.org/10.1016/S1389-9341(01)00049-1</w:t>
      </w:r>
    </w:p>
    <w:p w14:paraId="22E93F99" w14:textId="77777777" w:rsidR="00CA4DBE" w:rsidRPr="00CA4DBE" w:rsidRDefault="00CA4DBE" w:rsidP="00CA4DBE">
      <w:pPr>
        <w:pStyle w:val="Bibliographie"/>
        <w:rPr>
          <w:rFonts w:ascii="Times New Roman" w:hAnsi="Times New Roman" w:cs="Times New Roman"/>
        </w:rPr>
      </w:pPr>
      <w:r w:rsidRPr="00CA4DBE">
        <w:rPr>
          <w:rFonts w:ascii="Times New Roman" w:hAnsi="Times New Roman" w:cs="Times New Roman"/>
          <w:lang w:val="fr-FR"/>
        </w:rPr>
        <w:t xml:space="preserve">OCDE, 2024. Taux d’intérêt à long terme [WWW Document]. </w:t>
      </w:r>
      <w:r w:rsidRPr="00CA4DBE">
        <w:rPr>
          <w:rFonts w:ascii="Times New Roman" w:hAnsi="Times New Roman" w:cs="Times New Roman"/>
        </w:rPr>
        <w:t>OCDE. URL https://www.oecd.org/fr/data/indicators/long-term-interest-rates.html (accessed 8.16.24).</w:t>
      </w:r>
    </w:p>
    <w:p w14:paraId="693989D3" w14:textId="77777777" w:rsidR="00CA4DBE" w:rsidRPr="00CA4DBE" w:rsidRDefault="00CA4DBE" w:rsidP="00CA4DBE">
      <w:pPr>
        <w:pStyle w:val="Bibliographie"/>
        <w:rPr>
          <w:rFonts w:ascii="Times New Roman" w:hAnsi="Times New Roman" w:cs="Times New Roman"/>
          <w:lang w:val="fr-FR"/>
        </w:rPr>
      </w:pPr>
      <w:r w:rsidRPr="00CA4DBE">
        <w:rPr>
          <w:rFonts w:ascii="Times New Roman" w:hAnsi="Times New Roman" w:cs="Times New Roman"/>
        </w:rPr>
        <w:t xml:space="preserve">Pelz, D.R., 1977. Determination of Optimal Growing Stock Levels by Inventory Theory. </w:t>
      </w:r>
      <w:r w:rsidRPr="00CA4DBE">
        <w:rPr>
          <w:rFonts w:ascii="Times New Roman" w:hAnsi="Times New Roman" w:cs="Times New Roman"/>
          <w:lang w:val="fr-FR"/>
        </w:rPr>
        <w:t>Forest Science 23, 183–189. https://doi.org/10.1093/forestscience/23.2.183</w:t>
      </w:r>
    </w:p>
    <w:p w14:paraId="5F695B29" w14:textId="77777777" w:rsidR="00CA4DBE" w:rsidRPr="00CA4DBE" w:rsidRDefault="00CA4DBE" w:rsidP="00CA4DBE">
      <w:pPr>
        <w:pStyle w:val="Bibliographie"/>
        <w:rPr>
          <w:rFonts w:ascii="Times New Roman" w:hAnsi="Times New Roman" w:cs="Times New Roman"/>
          <w:lang w:val="fr-FR"/>
        </w:rPr>
      </w:pPr>
      <w:r w:rsidRPr="00CA4DBE">
        <w:rPr>
          <w:rFonts w:ascii="Times New Roman" w:hAnsi="Times New Roman" w:cs="Times New Roman"/>
          <w:lang w:val="fr-FR"/>
        </w:rPr>
        <w:t>Perin, J., Hébert, J., Lejeune, P., Claessens, H., 2016. De nouvelles normes sylvicoles pour les futaies pures équiennes d’épicéa et de douglas en appui à la gestion de la forêt publique en Wallonie. Forêt.Nature 139.</w:t>
      </w:r>
    </w:p>
    <w:p w14:paraId="67DB293B" w14:textId="77777777" w:rsidR="00CA4DBE" w:rsidRPr="00CA4DBE" w:rsidRDefault="00CA4DBE" w:rsidP="00CA4DBE">
      <w:pPr>
        <w:pStyle w:val="Bibliographie"/>
        <w:rPr>
          <w:rFonts w:ascii="Times New Roman" w:hAnsi="Times New Roman" w:cs="Times New Roman"/>
          <w:lang w:val="fr-FR"/>
        </w:rPr>
      </w:pPr>
      <w:r w:rsidRPr="00CA4DBE">
        <w:rPr>
          <w:rFonts w:ascii="Times New Roman" w:hAnsi="Times New Roman" w:cs="Times New Roman"/>
          <w:lang w:val="fr-FR"/>
        </w:rPr>
        <w:t>Piette, R., 1978. Barème de poche : à l’usage des marchands de bois, charbonnages,propriétaires, agents forestiers, entrepreneurs, sabotiers, etc...</w:t>
      </w:r>
    </w:p>
    <w:p w14:paraId="5DC9A781" w14:textId="77777777" w:rsidR="00CA4DBE" w:rsidRPr="00CA4DBE" w:rsidRDefault="00CA4DBE" w:rsidP="00CA4DBE">
      <w:pPr>
        <w:pStyle w:val="Bibliographie"/>
        <w:rPr>
          <w:rFonts w:ascii="Times New Roman" w:hAnsi="Times New Roman" w:cs="Times New Roman"/>
          <w:lang w:val="fr-FR"/>
        </w:rPr>
      </w:pPr>
      <w:r w:rsidRPr="00CA4DBE">
        <w:rPr>
          <w:rFonts w:ascii="Times New Roman" w:hAnsi="Times New Roman" w:cs="Times New Roman"/>
          <w:lang w:val="fr-FR"/>
        </w:rPr>
        <w:t>Saintonge, F.-X., Gillette, M., Blaser, S., Queloz, V., Leroy, Q., 2022. Situation et gestion de la crise liée aux scolytes de l’Épicéa commun fin 2021 dans l’est de la France, en Suisse et en Wallonie. Revue forestière française 73, 619–641. https://doi.org/10.20870/revforfr.2021.7201</w:t>
      </w:r>
    </w:p>
    <w:p w14:paraId="1C2BEF5C" w14:textId="77777777" w:rsidR="00CA4DBE" w:rsidRPr="00CA4DBE" w:rsidRDefault="00CA4DBE" w:rsidP="00CA4DBE">
      <w:pPr>
        <w:pStyle w:val="Bibliographie"/>
        <w:rPr>
          <w:rFonts w:ascii="Times New Roman" w:hAnsi="Times New Roman" w:cs="Times New Roman"/>
          <w:lang w:val="fr-FR"/>
        </w:rPr>
      </w:pPr>
      <w:r w:rsidRPr="00CA4DBE">
        <w:rPr>
          <w:rFonts w:ascii="Times New Roman" w:hAnsi="Times New Roman" w:cs="Times New Roman"/>
          <w:lang w:val="fr-FR"/>
        </w:rPr>
        <w:t xml:space="preserve">Schütz, J.-P., 2011. </w:t>
      </w:r>
      <w:r w:rsidRPr="00CA4DBE">
        <w:rPr>
          <w:rFonts w:ascii="Times New Roman" w:hAnsi="Times New Roman" w:cs="Times New Roman"/>
        </w:rPr>
        <w:t xml:space="preserve">Development of close to nature forestry and the role of ProSilva Europe. </w:t>
      </w:r>
      <w:r w:rsidRPr="00CA4DBE">
        <w:rPr>
          <w:rFonts w:ascii="Times New Roman" w:hAnsi="Times New Roman" w:cs="Times New Roman"/>
          <w:lang w:val="fr-FR"/>
        </w:rPr>
        <w:t>Zbornik gozdarstva in lesarstva 94, 39–42.</w:t>
      </w:r>
    </w:p>
    <w:p w14:paraId="5C8A5AB0" w14:textId="77777777" w:rsidR="00CA4DBE" w:rsidRPr="00CA4DBE" w:rsidRDefault="00CA4DBE" w:rsidP="00CA4DBE">
      <w:pPr>
        <w:pStyle w:val="Bibliographie"/>
        <w:rPr>
          <w:rFonts w:ascii="Times New Roman" w:hAnsi="Times New Roman" w:cs="Times New Roman"/>
        </w:rPr>
      </w:pPr>
      <w:r w:rsidRPr="00CA4DBE">
        <w:rPr>
          <w:rFonts w:ascii="Times New Roman" w:hAnsi="Times New Roman" w:cs="Times New Roman"/>
          <w:lang w:val="fr-FR"/>
        </w:rPr>
        <w:t xml:space="preserve">STATBEL, 2024. Indice des prix à la consommation. </w:t>
      </w:r>
      <w:r w:rsidRPr="00CA4DBE">
        <w:rPr>
          <w:rFonts w:ascii="Times New Roman" w:hAnsi="Times New Roman" w:cs="Times New Roman"/>
        </w:rPr>
        <w:t>URL https://statbel.fgov.be/fr/themes/prix-la-consommation/indice-des-prix-la-consommation (accessed 8.16.24).</w:t>
      </w:r>
    </w:p>
    <w:p w14:paraId="42C5E99B" w14:textId="77777777" w:rsidR="00CA4DBE" w:rsidRPr="00CA4DBE" w:rsidRDefault="00CA4DBE" w:rsidP="00CA4DBE">
      <w:pPr>
        <w:pStyle w:val="Bibliographie"/>
        <w:rPr>
          <w:rFonts w:ascii="Times New Roman" w:hAnsi="Times New Roman" w:cs="Times New Roman"/>
          <w:lang w:val="fr-FR"/>
        </w:rPr>
      </w:pPr>
      <w:r w:rsidRPr="00CA4DBE">
        <w:rPr>
          <w:rFonts w:ascii="Times New Roman" w:hAnsi="Times New Roman" w:cs="Times New Roman"/>
          <w:lang w:val="de-DE"/>
        </w:rPr>
        <w:t xml:space="preserve">Susse, R., Allegrini, C., Bruciamacchie, M., Burrus, R., 2018. </w:t>
      </w:r>
      <w:r w:rsidRPr="00CA4DBE">
        <w:rPr>
          <w:rFonts w:ascii="Times New Roman" w:hAnsi="Times New Roman" w:cs="Times New Roman"/>
          <w:lang w:val="fr-FR"/>
        </w:rPr>
        <w:t>Le traitement des futaies irrgulière : valoriser les fonctions multiples de la forêt., Association Futaie Irrégulière. ed. Azur Multimedia.</w:t>
      </w:r>
    </w:p>
    <w:p w14:paraId="3D9FA6B7" w14:textId="77777777" w:rsidR="00CA4DBE" w:rsidRPr="00CA4DBE" w:rsidRDefault="00CA4DBE" w:rsidP="00CA4DBE">
      <w:pPr>
        <w:pStyle w:val="Bibliographie"/>
        <w:rPr>
          <w:rFonts w:ascii="Times New Roman" w:hAnsi="Times New Roman" w:cs="Times New Roman"/>
          <w:lang w:val="fr-FR"/>
        </w:rPr>
      </w:pPr>
      <w:r w:rsidRPr="00CA4DBE">
        <w:rPr>
          <w:rFonts w:ascii="Times New Roman" w:hAnsi="Times New Roman" w:cs="Times New Roman"/>
          <w:lang w:val="fr-FR"/>
        </w:rPr>
        <w:t>Terreaux, J.-P., 1990. Principes de gestion des investissements en forêt. Toulouse 1.</w:t>
      </w:r>
    </w:p>
    <w:p w14:paraId="30CB984B" w14:textId="77777777" w:rsidR="00CA4DBE" w:rsidRPr="00CA4DBE" w:rsidRDefault="00CA4DBE" w:rsidP="00CA4DBE">
      <w:pPr>
        <w:pStyle w:val="Bibliographie"/>
        <w:rPr>
          <w:rFonts w:ascii="Times New Roman" w:hAnsi="Times New Roman" w:cs="Times New Roman"/>
          <w:lang w:val="fr-FR"/>
        </w:rPr>
      </w:pPr>
      <w:r w:rsidRPr="00CA4DBE">
        <w:rPr>
          <w:rFonts w:ascii="Times New Roman" w:hAnsi="Times New Roman" w:cs="Times New Roman"/>
          <w:lang w:val="fr-FR"/>
        </w:rPr>
        <w:t>Tomasini, J., 2013. Suivi économique mis en place sur le réseau AFI : flux financiers et évolution du capital. Forêt Walonne 123, 13–24.</w:t>
      </w:r>
    </w:p>
    <w:p w14:paraId="0D9E389C" w14:textId="77777777" w:rsidR="00CA4DBE" w:rsidRPr="00CA4DBE" w:rsidRDefault="00CA4DBE" w:rsidP="00CA4DBE">
      <w:pPr>
        <w:pStyle w:val="Bibliographie"/>
        <w:rPr>
          <w:rFonts w:ascii="Times New Roman" w:hAnsi="Times New Roman" w:cs="Times New Roman"/>
          <w:lang w:val="fr-FR"/>
        </w:rPr>
      </w:pPr>
      <w:r w:rsidRPr="00CA4DBE">
        <w:rPr>
          <w:rFonts w:ascii="Times New Roman" w:hAnsi="Times New Roman" w:cs="Times New Roman"/>
          <w:lang w:val="fr-FR"/>
        </w:rPr>
        <w:t>Triami Media BV, 2024. Inflation harmonisée historique Belgique - Inflation IPCH.</w:t>
      </w:r>
    </w:p>
    <w:p w14:paraId="09EE7777" w14:textId="77777777" w:rsidR="00CA4DBE" w:rsidRPr="00CA4DBE" w:rsidRDefault="00CA4DBE" w:rsidP="00CA4DBE">
      <w:pPr>
        <w:pStyle w:val="Bibliographie"/>
        <w:rPr>
          <w:rFonts w:ascii="Times New Roman" w:hAnsi="Times New Roman" w:cs="Times New Roman"/>
          <w:lang w:val="fr-FR"/>
        </w:rPr>
      </w:pPr>
      <w:r w:rsidRPr="00CA4DBE">
        <w:rPr>
          <w:rFonts w:ascii="Times New Roman" w:hAnsi="Times New Roman" w:cs="Times New Roman"/>
          <w:lang w:val="fr-FR"/>
        </w:rPr>
        <w:t>Union des entrepreneurs de travaux forestiers de Wallonie, 2019. Prix d’orientation des principaux travaux sylvicoles. Jambes, Belgique.</w:t>
      </w:r>
    </w:p>
    <w:p w14:paraId="1C69CBF3" w14:textId="77777777" w:rsidR="00CA4DBE" w:rsidRPr="00CA4DBE" w:rsidRDefault="00CA4DBE" w:rsidP="00CA4DBE">
      <w:pPr>
        <w:pStyle w:val="Bibliographie"/>
        <w:rPr>
          <w:rFonts w:ascii="Times New Roman" w:hAnsi="Times New Roman" w:cs="Times New Roman"/>
        </w:rPr>
      </w:pPr>
      <w:r w:rsidRPr="00CA4DBE">
        <w:rPr>
          <w:rFonts w:ascii="Times New Roman" w:hAnsi="Times New Roman" w:cs="Times New Roman"/>
          <w:lang w:val="fr-FR"/>
        </w:rPr>
        <w:t xml:space="preserve">Vítková, L., Saladin, D., Hanewinkel, M., 2021. </w:t>
      </w:r>
      <w:r w:rsidRPr="00CA4DBE">
        <w:rPr>
          <w:rFonts w:ascii="Times New Roman" w:hAnsi="Times New Roman" w:cs="Times New Roman"/>
        </w:rPr>
        <w:t>Financial viability of a fully simulated transformation from even-aged to uneven-aged stand structure in forests of different ages. Forestry: An International Journal of Forest Research 94, 479–491. https://doi.org/10.1093/forestry/cpab005</w:t>
      </w:r>
    </w:p>
    <w:p w14:paraId="21C1FA34" w14:textId="77777777" w:rsidR="00CA4DBE" w:rsidRPr="00CA4DBE" w:rsidRDefault="00CA4DBE" w:rsidP="00CA4DBE">
      <w:pPr>
        <w:pStyle w:val="Bibliographie"/>
        <w:rPr>
          <w:rFonts w:ascii="Times New Roman" w:hAnsi="Times New Roman" w:cs="Times New Roman"/>
        </w:rPr>
      </w:pPr>
      <w:r w:rsidRPr="00CA4DBE">
        <w:rPr>
          <w:rFonts w:ascii="Times New Roman" w:hAnsi="Times New Roman" w:cs="Times New Roman"/>
        </w:rPr>
        <w:t>Wilson, E., San Martin, G., Ligot, G., 2020. The Douglas fir needle midge (Contarinia pseudotsugae) A potential threat to Douglas fir in the United Kingdom and Ireland? Quarterly Journal of Forestry 114.</w:t>
      </w:r>
    </w:p>
    <w:p w14:paraId="5AEB7FB7" w14:textId="3A1CEC71" w:rsidR="00B73A50" w:rsidRPr="000D2E3A" w:rsidRDefault="006D5240">
      <w:pPr>
        <w:rPr>
          <w:lang w:val="fr-BE"/>
        </w:rPr>
      </w:pPr>
      <w:r>
        <w:rPr>
          <w:lang w:val="fr-BE"/>
        </w:rPr>
        <w:fldChar w:fldCharType="end"/>
      </w:r>
    </w:p>
    <w:sectPr w:rsidR="00B73A50" w:rsidRPr="000D2E3A" w:rsidSect="00DE776E">
      <w:headerReference w:type="default" r:id="rId14"/>
      <w:footerReference w:type="default" r:id="rId1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83BC326" w14:textId="77777777" w:rsidR="00662D23" w:rsidRDefault="00662D23" w:rsidP="008A4271">
      <w:pPr>
        <w:spacing w:after="0" w:line="240" w:lineRule="auto"/>
      </w:pPr>
      <w:r>
        <w:separator/>
      </w:r>
    </w:p>
  </w:endnote>
  <w:endnote w:type="continuationSeparator" w:id="0">
    <w:p w14:paraId="18217AAE" w14:textId="77777777" w:rsidR="00662D23" w:rsidRDefault="00662D23" w:rsidP="008A4271">
      <w:pPr>
        <w:spacing w:after="0" w:line="240" w:lineRule="auto"/>
      </w:pPr>
      <w:r>
        <w:continuationSeparator/>
      </w:r>
    </w:p>
  </w:endnote>
  <w:endnote w:type="continuationNotice" w:id="1">
    <w:p w14:paraId="6AD91424" w14:textId="77777777" w:rsidR="00662D23" w:rsidRDefault="00662D2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Narrow">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35329350"/>
      <w:docPartObj>
        <w:docPartGallery w:val="Page Numbers (Bottom of Page)"/>
        <w:docPartUnique/>
      </w:docPartObj>
    </w:sdtPr>
    <w:sdtContent>
      <w:p w14:paraId="3B60E31D" w14:textId="13A74168" w:rsidR="007746C4" w:rsidRDefault="007746C4">
        <w:pPr>
          <w:pStyle w:val="Pieddepage"/>
          <w:jc w:val="right"/>
        </w:pPr>
        <w:r>
          <w:fldChar w:fldCharType="begin"/>
        </w:r>
        <w:r>
          <w:instrText>PAGE   \* MERGEFORMAT</w:instrText>
        </w:r>
        <w:r>
          <w:fldChar w:fldCharType="separate"/>
        </w:r>
        <w:r w:rsidR="002E6DA3" w:rsidRPr="002E6DA3">
          <w:rPr>
            <w:noProof/>
            <w:lang w:val="en-GB"/>
          </w:rPr>
          <w:t>1</w:t>
        </w:r>
        <w:r>
          <w:fldChar w:fldCharType="end"/>
        </w:r>
      </w:p>
    </w:sdtContent>
  </w:sdt>
  <w:p w14:paraId="36326FA3" w14:textId="53533D3B" w:rsidR="007746C4" w:rsidRDefault="007746C4">
    <w:pPr>
      <w:pStyle w:val="Pieddepage"/>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A8DE751" w14:textId="77777777" w:rsidR="00662D23" w:rsidRDefault="00662D23" w:rsidP="008A4271">
      <w:pPr>
        <w:spacing w:after="0" w:line="240" w:lineRule="auto"/>
      </w:pPr>
      <w:r>
        <w:separator/>
      </w:r>
    </w:p>
  </w:footnote>
  <w:footnote w:type="continuationSeparator" w:id="0">
    <w:p w14:paraId="5F04867E" w14:textId="77777777" w:rsidR="00662D23" w:rsidRDefault="00662D23" w:rsidP="008A4271">
      <w:pPr>
        <w:spacing w:after="0" w:line="240" w:lineRule="auto"/>
      </w:pPr>
      <w:r>
        <w:continuationSeparator/>
      </w:r>
    </w:p>
  </w:footnote>
  <w:footnote w:type="continuationNotice" w:id="1">
    <w:p w14:paraId="1B4F4B04" w14:textId="77777777" w:rsidR="00662D23" w:rsidRDefault="00662D23">
      <w:pPr>
        <w:spacing w:after="0" w:line="240" w:lineRule="auto"/>
      </w:pP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762A520" w14:textId="5F7B3C0F" w:rsidR="007746C4" w:rsidRPr="008A4271" w:rsidRDefault="007746C4">
    <w:pPr>
      <w:pStyle w:val="En-tte"/>
      <w:rPr>
        <w:lang w:val="fr-BE"/>
      </w:rPr>
    </w:pPr>
    <w:r>
      <w:rPr>
        <w:lang w:val="fr-BE"/>
      </w:rPr>
      <w:tab/>
    </w:r>
    <w:r>
      <w:rPr>
        <w:lang w:val="fr-BE"/>
      </w:rPr>
      <w:tab/>
    </w:r>
    <w:r>
      <w:t>27-Feb-25</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60114A"/>
    <w:multiLevelType w:val="multilevel"/>
    <w:tmpl w:val="080C0025"/>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1" w15:restartNumberingAfterBreak="0">
    <w:nsid w:val="387F1B8F"/>
    <w:multiLevelType w:val="hybridMultilevel"/>
    <w:tmpl w:val="DEF618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8B23FD1"/>
    <w:multiLevelType w:val="hybridMultilevel"/>
    <w:tmpl w:val="B27E29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FC6447C"/>
    <w:multiLevelType w:val="hybridMultilevel"/>
    <w:tmpl w:val="9014EC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D8E50DC"/>
    <w:multiLevelType w:val="hybridMultilevel"/>
    <w:tmpl w:val="AB4619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6E659EB"/>
    <w:multiLevelType w:val="hybridMultilevel"/>
    <w:tmpl w:val="CCE4F798"/>
    <w:lvl w:ilvl="0" w:tplc="8BEC4110">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596574F"/>
    <w:multiLevelType w:val="hybridMultilevel"/>
    <w:tmpl w:val="89C60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2"/>
  </w:num>
  <w:num w:numId="3">
    <w:abstractNumId w:val="6"/>
  </w:num>
  <w:num w:numId="4">
    <w:abstractNumId w:val="5"/>
  </w:num>
  <w:num w:numId="5">
    <w:abstractNumId w:val="0"/>
  </w:num>
  <w:num w:numId="6">
    <w:abstractNumId w:val="1"/>
  </w:num>
  <w:num w:numId="7">
    <w:abstractNumId w:val="3"/>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Guillaume">
    <w15:presenceInfo w15:providerId="None" w15:userId="Guillaum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trackRevisions/>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2E3A"/>
    <w:rsid w:val="00002899"/>
    <w:rsid w:val="00003B5E"/>
    <w:rsid w:val="000120FF"/>
    <w:rsid w:val="0001370D"/>
    <w:rsid w:val="00017DDE"/>
    <w:rsid w:val="0002708E"/>
    <w:rsid w:val="00035317"/>
    <w:rsid w:val="00041509"/>
    <w:rsid w:val="00041A79"/>
    <w:rsid w:val="00045417"/>
    <w:rsid w:val="000468CC"/>
    <w:rsid w:val="00046B37"/>
    <w:rsid w:val="000503BC"/>
    <w:rsid w:val="00050822"/>
    <w:rsid w:val="000517E8"/>
    <w:rsid w:val="00051A0C"/>
    <w:rsid w:val="000566AF"/>
    <w:rsid w:val="00061869"/>
    <w:rsid w:val="000677ED"/>
    <w:rsid w:val="00073D9C"/>
    <w:rsid w:val="000761E9"/>
    <w:rsid w:val="0007721D"/>
    <w:rsid w:val="00083131"/>
    <w:rsid w:val="00083B7B"/>
    <w:rsid w:val="0008531D"/>
    <w:rsid w:val="00085E12"/>
    <w:rsid w:val="00086091"/>
    <w:rsid w:val="00087329"/>
    <w:rsid w:val="00091C48"/>
    <w:rsid w:val="000A018E"/>
    <w:rsid w:val="000A4939"/>
    <w:rsid w:val="000A4FC4"/>
    <w:rsid w:val="000A61D7"/>
    <w:rsid w:val="000B44BA"/>
    <w:rsid w:val="000B7C95"/>
    <w:rsid w:val="000C068C"/>
    <w:rsid w:val="000C3B05"/>
    <w:rsid w:val="000C4358"/>
    <w:rsid w:val="000C79E1"/>
    <w:rsid w:val="000D2E3A"/>
    <w:rsid w:val="000D5C81"/>
    <w:rsid w:val="000E121A"/>
    <w:rsid w:val="000E2849"/>
    <w:rsid w:val="000E5183"/>
    <w:rsid w:val="000F6AD8"/>
    <w:rsid w:val="00101EBF"/>
    <w:rsid w:val="0010467E"/>
    <w:rsid w:val="00117F17"/>
    <w:rsid w:val="001223F4"/>
    <w:rsid w:val="00122D0F"/>
    <w:rsid w:val="0012692A"/>
    <w:rsid w:val="001278C3"/>
    <w:rsid w:val="0013060A"/>
    <w:rsid w:val="00134B39"/>
    <w:rsid w:val="00136A20"/>
    <w:rsid w:val="0013763D"/>
    <w:rsid w:val="00140751"/>
    <w:rsid w:val="001436A3"/>
    <w:rsid w:val="00144941"/>
    <w:rsid w:val="00151EF6"/>
    <w:rsid w:val="001630E7"/>
    <w:rsid w:val="00163C54"/>
    <w:rsid w:val="001648CD"/>
    <w:rsid w:val="0016537A"/>
    <w:rsid w:val="00167078"/>
    <w:rsid w:val="00170D90"/>
    <w:rsid w:val="001763DA"/>
    <w:rsid w:val="00180A37"/>
    <w:rsid w:val="001826DF"/>
    <w:rsid w:val="00182883"/>
    <w:rsid w:val="00183008"/>
    <w:rsid w:val="001842EF"/>
    <w:rsid w:val="001938A9"/>
    <w:rsid w:val="00193F49"/>
    <w:rsid w:val="00195A84"/>
    <w:rsid w:val="00196F9C"/>
    <w:rsid w:val="001A1F92"/>
    <w:rsid w:val="001B5F29"/>
    <w:rsid w:val="001D00AA"/>
    <w:rsid w:val="001D1564"/>
    <w:rsid w:val="001D7BDB"/>
    <w:rsid w:val="001E6543"/>
    <w:rsid w:val="001E78F7"/>
    <w:rsid w:val="001F2179"/>
    <w:rsid w:val="001F2499"/>
    <w:rsid w:val="001F24A3"/>
    <w:rsid w:val="00205DF5"/>
    <w:rsid w:val="00226653"/>
    <w:rsid w:val="00236879"/>
    <w:rsid w:val="002376EC"/>
    <w:rsid w:val="00245EC0"/>
    <w:rsid w:val="0025180B"/>
    <w:rsid w:val="00256C32"/>
    <w:rsid w:val="0026276C"/>
    <w:rsid w:val="002672A0"/>
    <w:rsid w:val="00274854"/>
    <w:rsid w:val="00277F12"/>
    <w:rsid w:val="002801F1"/>
    <w:rsid w:val="00283304"/>
    <w:rsid w:val="00283F5A"/>
    <w:rsid w:val="00286B80"/>
    <w:rsid w:val="00290DD4"/>
    <w:rsid w:val="00293F30"/>
    <w:rsid w:val="00294A0A"/>
    <w:rsid w:val="00297BEC"/>
    <w:rsid w:val="002A03D6"/>
    <w:rsid w:val="002A0DE0"/>
    <w:rsid w:val="002A240D"/>
    <w:rsid w:val="002A2B57"/>
    <w:rsid w:val="002A3489"/>
    <w:rsid w:val="002A662D"/>
    <w:rsid w:val="002A69FB"/>
    <w:rsid w:val="002B1776"/>
    <w:rsid w:val="002B3329"/>
    <w:rsid w:val="002B365D"/>
    <w:rsid w:val="002C0F1C"/>
    <w:rsid w:val="002C3674"/>
    <w:rsid w:val="002C5CAA"/>
    <w:rsid w:val="002D0ADC"/>
    <w:rsid w:val="002D390A"/>
    <w:rsid w:val="002D3928"/>
    <w:rsid w:val="002D40C0"/>
    <w:rsid w:val="002D500B"/>
    <w:rsid w:val="002E535B"/>
    <w:rsid w:val="002E6DA3"/>
    <w:rsid w:val="002F0FFD"/>
    <w:rsid w:val="002F1C00"/>
    <w:rsid w:val="00300F28"/>
    <w:rsid w:val="00304C39"/>
    <w:rsid w:val="00313C99"/>
    <w:rsid w:val="003140C1"/>
    <w:rsid w:val="003164C1"/>
    <w:rsid w:val="003234A4"/>
    <w:rsid w:val="00332018"/>
    <w:rsid w:val="0034046C"/>
    <w:rsid w:val="00340944"/>
    <w:rsid w:val="00344846"/>
    <w:rsid w:val="00350CAD"/>
    <w:rsid w:val="0035331B"/>
    <w:rsid w:val="00354266"/>
    <w:rsid w:val="0035714F"/>
    <w:rsid w:val="00360289"/>
    <w:rsid w:val="00363011"/>
    <w:rsid w:val="003676A7"/>
    <w:rsid w:val="00376382"/>
    <w:rsid w:val="003764F7"/>
    <w:rsid w:val="00381660"/>
    <w:rsid w:val="003816E2"/>
    <w:rsid w:val="00384C87"/>
    <w:rsid w:val="00386CF9"/>
    <w:rsid w:val="00387000"/>
    <w:rsid w:val="00397055"/>
    <w:rsid w:val="003972DC"/>
    <w:rsid w:val="003A026C"/>
    <w:rsid w:val="003A7F90"/>
    <w:rsid w:val="003B74BA"/>
    <w:rsid w:val="003D1800"/>
    <w:rsid w:val="003D6DBA"/>
    <w:rsid w:val="003D7924"/>
    <w:rsid w:val="003E2F44"/>
    <w:rsid w:val="003E3CF9"/>
    <w:rsid w:val="003E6238"/>
    <w:rsid w:val="003E665A"/>
    <w:rsid w:val="003E7BEF"/>
    <w:rsid w:val="003F39A4"/>
    <w:rsid w:val="004019F2"/>
    <w:rsid w:val="0040453A"/>
    <w:rsid w:val="0040574C"/>
    <w:rsid w:val="0040588B"/>
    <w:rsid w:val="00406421"/>
    <w:rsid w:val="0041073E"/>
    <w:rsid w:val="004110A4"/>
    <w:rsid w:val="00411C45"/>
    <w:rsid w:val="004124FC"/>
    <w:rsid w:val="004165EE"/>
    <w:rsid w:val="00421DD7"/>
    <w:rsid w:val="00427981"/>
    <w:rsid w:val="00430CF3"/>
    <w:rsid w:val="0043361C"/>
    <w:rsid w:val="00434797"/>
    <w:rsid w:val="00440721"/>
    <w:rsid w:val="004456D7"/>
    <w:rsid w:val="004469EF"/>
    <w:rsid w:val="00461BC3"/>
    <w:rsid w:val="00464CE8"/>
    <w:rsid w:val="00465BEC"/>
    <w:rsid w:val="0046649B"/>
    <w:rsid w:val="004775A0"/>
    <w:rsid w:val="00497005"/>
    <w:rsid w:val="004A2AEC"/>
    <w:rsid w:val="004A3441"/>
    <w:rsid w:val="004A4780"/>
    <w:rsid w:val="004B009C"/>
    <w:rsid w:val="004B7835"/>
    <w:rsid w:val="004C6E44"/>
    <w:rsid w:val="004D0938"/>
    <w:rsid w:val="004D6056"/>
    <w:rsid w:val="004E1E7E"/>
    <w:rsid w:val="004F2809"/>
    <w:rsid w:val="005024F1"/>
    <w:rsid w:val="005276AC"/>
    <w:rsid w:val="00535255"/>
    <w:rsid w:val="00535D0C"/>
    <w:rsid w:val="005363A1"/>
    <w:rsid w:val="00543901"/>
    <w:rsid w:val="00553065"/>
    <w:rsid w:val="00557772"/>
    <w:rsid w:val="00557E7D"/>
    <w:rsid w:val="00562124"/>
    <w:rsid w:val="00573DF6"/>
    <w:rsid w:val="0057547D"/>
    <w:rsid w:val="00575950"/>
    <w:rsid w:val="00590EE1"/>
    <w:rsid w:val="005B291C"/>
    <w:rsid w:val="005B4238"/>
    <w:rsid w:val="005C266C"/>
    <w:rsid w:val="005D00CA"/>
    <w:rsid w:val="005D0217"/>
    <w:rsid w:val="005E455A"/>
    <w:rsid w:val="005F4536"/>
    <w:rsid w:val="0060500A"/>
    <w:rsid w:val="00605E82"/>
    <w:rsid w:val="00612932"/>
    <w:rsid w:val="00614EBA"/>
    <w:rsid w:val="006162CF"/>
    <w:rsid w:val="00616580"/>
    <w:rsid w:val="00641BB0"/>
    <w:rsid w:val="00643321"/>
    <w:rsid w:val="006469A5"/>
    <w:rsid w:val="0064798D"/>
    <w:rsid w:val="00653D55"/>
    <w:rsid w:val="00655893"/>
    <w:rsid w:val="00657A35"/>
    <w:rsid w:val="00662D23"/>
    <w:rsid w:val="006640C3"/>
    <w:rsid w:val="00670278"/>
    <w:rsid w:val="00670776"/>
    <w:rsid w:val="00671363"/>
    <w:rsid w:val="00676138"/>
    <w:rsid w:val="00682341"/>
    <w:rsid w:val="00695800"/>
    <w:rsid w:val="00695C23"/>
    <w:rsid w:val="006A1BC6"/>
    <w:rsid w:val="006A22BC"/>
    <w:rsid w:val="006A3AE3"/>
    <w:rsid w:val="006A50E5"/>
    <w:rsid w:val="006A7673"/>
    <w:rsid w:val="006B1202"/>
    <w:rsid w:val="006C6C9A"/>
    <w:rsid w:val="006C6CE4"/>
    <w:rsid w:val="006C74F8"/>
    <w:rsid w:val="006D3D84"/>
    <w:rsid w:val="006D5240"/>
    <w:rsid w:val="006E2BBA"/>
    <w:rsid w:val="006E5DBC"/>
    <w:rsid w:val="006E7C32"/>
    <w:rsid w:val="006E7F57"/>
    <w:rsid w:val="006F598C"/>
    <w:rsid w:val="00703473"/>
    <w:rsid w:val="0070517F"/>
    <w:rsid w:val="00705E27"/>
    <w:rsid w:val="0071334E"/>
    <w:rsid w:val="007133FC"/>
    <w:rsid w:val="007143FD"/>
    <w:rsid w:val="00726B32"/>
    <w:rsid w:val="0072798E"/>
    <w:rsid w:val="00735C54"/>
    <w:rsid w:val="00736AF4"/>
    <w:rsid w:val="00737DCB"/>
    <w:rsid w:val="00740757"/>
    <w:rsid w:val="00743A79"/>
    <w:rsid w:val="00743BEA"/>
    <w:rsid w:val="00760B13"/>
    <w:rsid w:val="00764F3E"/>
    <w:rsid w:val="007653DA"/>
    <w:rsid w:val="00772360"/>
    <w:rsid w:val="0077278C"/>
    <w:rsid w:val="007737C2"/>
    <w:rsid w:val="007746C4"/>
    <w:rsid w:val="0078031D"/>
    <w:rsid w:val="00780B0F"/>
    <w:rsid w:val="007820E1"/>
    <w:rsid w:val="00790D97"/>
    <w:rsid w:val="00795EAF"/>
    <w:rsid w:val="007A0825"/>
    <w:rsid w:val="007A29A1"/>
    <w:rsid w:val="007A7A32"/>
    <w:rsid w:val="007B0BE6"/>
    <w:rsid w:val="007B2489"/>
    <w:rsid w:val="007B5FA9"/>
    <w:rsid w:val="007B7CD8"/>
    <w:rsid w:val="007C338A"/>
    <w:rsid w:val="007C4115"/>
    <w:rsid w:val="007C6404"/>
    <w:rsid w:val="007D70BC"/>
    <w:rsid w:val="007D75A6"/>
    <w:rsid w:val="007E2C7F"/>
    <w:rsid w:val="007E3F89"/>
    <w:rsid w:val="007E5761"/>
    <w:rsid w:val="007F2DF6"/>
    <w:rsid w:val="0080451A"/>
    <w:rsid w:val="00804772"/>
    <w:rsid w:val="00813B5F"/>
    <w:rsid w:val="00816F4C"/>
    <w:rsid w:val="00821609"/>
    <w:rsid w:val="00824E55"/>
    <w:rsid w:val="00842A33"/>
    <w:rsid w:val="0084597C"/>
    <w:rsid w:val="008514AA"/>
    <w:rsid w:val="008529A9"/>
    <w:rsid w:val="00865AA4"/>
    <w:rsid w:val="008706C7"/>
    <w:rsid w:val="00875CFF"/>
    <w:rsid w:val="008772B1"/>
    <w:rsid w:val="00877AEE"/>
    <w:rsid w:val="00882172"/>
    <w:rsid w:val="00892C1D"/>
    <w:rsid w:val="008953E6"/>
    <w:rsid w:val="008962D0"/>
    <w:rsid w:val="00897A0E"/>
    <w:rsid w:val="008A0BEC"/>
    <w:rsid w:val="008A12ED"/>
    <w:rsid w:val="008A4271"/>
    <w:rsid w:val="008B294A"/>
    <w:rsid w:val="008B2C84"/>
    <w:rsid w:val="008B320D"/>
    <w:rsid w:val="008B3A0B"/>
    <w:rsid w:val="008C196C"/>
    <w:rsid w:val="008C38DF"/>
    <w:rsid w:val="008C47AE"/>
    <w:rsid w:val="008C52C3"/>
    <w:rsid w:val="008D0B6A"/>
    <w:rsid w:val="008D4ADE"/>
    <w:rsid w:val="008E54C8"/>
    <w:rsid w:val="008F10DF"/>
    <w:rsid w:val="008F285E"/>
    <w:rsid w:val="008F72CD"/>
    <w:rsid w:val="008F7A56"/>
    <w:rsid w:val="0090590E"/>
    <w:rsid w:val="00906330"/>
    <w:rsid w:val="0090642D"/>
    <w:rsid w:val="009136E8"/>
    <w:rsid w:val="00913986"/>
    <w:rsid w:val="009143E9"/>
    <w:rsid w:val="0091719A"/>
    <w:rsid w:val="009253AB"/>
    <w:rsid w:val="00934E92"/>
    <w:rsid w:val="0093605A"/>
    <w:rsid w:val="00941715"/>
    <w:rsid w:val="0094551B"/>
    <w:rsid w:val="00945D3E"/>
    <w:rsid w:val="00957C4A"/>
    <w:rsid w:val="00961B79"/>
    <w:rsid w:val="0096209F"/>
    <w:rsid w:val="009639CA"/>
    <w:rsid w:val="00963C0A"/>
    <w:rsid w:val="0097151A"/>
    <w:rsid w:val="00973AA3"/>
    <w:rsid w:val="00977893"/>
    <w:rsid w:val="00982725"/>
    <w:rsid w:val="00985038"/>
    <w:rsid w:val="00986FC4"/>
    <w:rsid w:val="00995FA2"/>
    <w:rsid w:val="00997B76"/>
    <w:rsid w:val="009A0C94"/>
    <w:rsid w:val="009A3D36"/>
    <w:rsid w:val="009C460B"/>
    <w:rsid w:val="009D5F0D"/>
    <w:rsid w:val="009E09FC"/>
    <w:rsid w:val="009E240C"/>
    <w:rsid w:val="009E27BF"/>
    <w:rsid w:val="00A01CA4"/>
    <w:rsid w:val="00A021B2"/>
    <w:rsid w:val="00A023AB"/>
    <w:rsid w:val="00A03DD5"/>
    <w:rsid w:val="00A10FE2"/>
    <w:rsid w:val="00A12026"/>
    <w:rsid w:val="00A15298"/>
    <w:rsid w:val="00A15CBA"/>
    <w:rsid w:val="00A212EE"/>
    <w:rsid w:val="00A218C8"/>
    <w:rsid w:val="00A23821"/>
    <w:rsid w:val="00A26437"/>
    <w:rsid w:val="00A33B18"/>
    <w:rsid w:val="00A349AF"/>
    <w:rsid w:val="00A34CD7"/>
    <w:rsid w:val="00A47B5C"/>
    <w:rsid w:val="00A50004"/>
    <w:rsid w:val="00A50389"/>
    <w:rsid w:val="00A53CDE"/>
    <w:rsid w:val="00A601DE"/>
    <w:rsid w:val="00A62E34"/>
    <w:rsid w:val="00A63B4E"/>
    <w:rsid w:val="00A64831"/>
    <w:rsid w:val="00A7718F"/>
    <w:rsid w:val="00A812E8"/>
    <w:rsid w:val="00A81363"/>
    <w:rsid w:val="00A85027"/>
    <w:rsid w:val="00A90596"/>
    <w:rsid w:val="00A95D64"/>
    <w:rsid w:val="00A964B0"/>
    <w:rsid w:val="00AA0915"/>
    <w:rsid w:val="00AA09A0"/>
    <w:rsid w:val="00AA0C11"/>
    <w:rsid w:val="00AA4F01"/>
    <w:rsid w:val="00AA6EA4"/>
    <w:rsid w:val="00AC3724"/>
    <w:rsid w:val="00AC3AA2"/>
    <w:rsid w:val="00AC72B3"/>
    <w:rsid w:val="00AD22E7"/>
    <w:rsid w:val="00AD3544"/>
    <w:rsid w:val="00AE048F"/>
    <w:rsid w:val="00AE42B7"/>
    <w:rsid w:val="00AF2AB9"/>
    <w:rsid w:val="00AF365D"/>
    <w:rsid w:val="00AF5546"/>
    <w:rsid w:val="00B00FB9"/>
    <w:rsid w:val="00B02D0D"/>
    <w:rsid w:val="00B03C9E"/>
    <w:rsid w:val="00B064D9"/>
    <w:rsid w:val="00B10E67"/>
    <w:rsid w:val="00B12975"/>
    <w:rsid w:val="00B14AE0"/>
    <w:rsid w:val="00B27BA8"/>
    <w:rsid w:val="00B31B60"/>
    <w:rsid w:val="00B35AB4"/>
    <w:rsid w:val="00B4339E"/>
    <w:rsid w:val="00B47965"/>
    <w:rsid w:val="00B47B51"/>
    <w:rsid w:val="00B50AC7"/>
    <w:rsid w:val="00B525DD"/>
    <w:rsid w:val="00B60EB5"/>
    <w:rsid w:val="00B61E0E"/>
    <w:rsid w:val="00B65D7D"/>
    <w:rsid w:val="00B704D5"/>
    <w:rsid w:val="00B72D2D"/>
    <w:rsid w:val="00B73A50"/>
    <w:rsid w:val="00B74DEE"/>
    <w:rsid w:val="00B825FE"/>
    <w:rsid w:val="00B835C4"/>
    <w:rsid w:val="00B84202"/>
    <w:rsid w:val="00B86626"/>
    <w:rsid w:val="00B9629C"/>
    <w:rsid w:val="00BA230C"/>
    <w:rsid w:val="00BA273E"/>
    <w:rsid w:val="00BA5239"/>
    <w:rsid w:val="00BA5482"/>
    <w:rsid w:val="00BA5969"/>
    <w:rsid w:val="00BA5DC3"/>
    <w:rsid w:val="00BA7D3F"/>
    <w:rsid w:val="00BB297F"/>
    <w:rsid w:val="00BB4922"/>
    <w:rsid w:val="00BB5239"/>
    <w:rsid w:val="00BC0FCD"/>
    <w:rsid w:val="00BC129C"/>
    <w:rsid w:val="00BC12DE"/>
    <w:rsid w:val="00BC7CDE"/>
    <w:rsid w:val="00BD136D"/>
    <w:rsid w:val="00BD2189"/>
    <w:rsid w:val="00BD5233"/>
    <w:rsid w:val="00BE12FD"/>
    <w:rsid w:val="00BE2153"/>
    <w:rsid w:val="00BE4673"/>
    <w:rsid w:val="00BF1543"/>
    <w:rsid w:val="00BF414F"/>
    <w:rsid w:val="00C157FA"/>
    <w:rsid w:val="00C17A93"/>
    <w:rsid w:val="00C17C4E"/>
    <w:rsid w:val="00C202E7"/>
    <w:rsid w:val="00C21DE4"/>
    <w:rsid w:val="00C21F34"/>
    <w:rsid w:val="00C24830"/>
    <w:rsid w:val="00C3034B"/>
    <w:rsid w:val="00C42B5D"/>
    <w:rsid w:val="00C4353B"/>
    <w:rsid w:val="00C44A24"/>
    <w:rsid w:val="00C454C3"/>
    <w:rsid w:val="00C46EA3"/>
    <w:rsid w:val="00C54709"/>
    <w:rsid w:val="00C6651A"/>
    <w:rsid w:val="00C71F58"/>
    <w:rsid w:val="00C7251B"/>
    <w:rsid w:val="00C72725"/>
    <w:rsid w:val="00C80184"/>
    <w:rsid w:val="00C90947"/>
    <w:rsid w:val="00C92C90"/>
    <w:rsid w:val="00C949EB"/>
    <w:rsid w:val="00C9743F"/>
    <w:rsid w:val="00CA1296"/>
    <w:rsid w:val="00CA13E3"/>
    <w:rsid w:val="00CA2983"/>
    <w:rsid w:val="00CA4DBE"/>
    <w:rsid w:val="00CA51FB"/>
    <w:rsid w:val="00CB09F1"/>
    <w:rsid w:val="00CB2F48"/>
    <w:rsid w:val="00CB39CD"/>
    <w:rsid w:val="00CC6A46"/>
    <w:rsid w:val="00CD621F"/>
    <w:rsid w:val="00CE0F64"/>
    <w:rsid w:val="00CE2C38"/>
    <w:rsid w:val="00CE492D"/>
    <w:rsid w:val="00CF6CEF"/>
    <w:rsid w:val="00CF79A7"/>
    <w:rsid w:val="00D0149E"/>
    <w:rsid w:val="00D020E4"/>
    <w:rsid w:val="00D03329"/>
    <w:rsid w:val="00D04223"/>
    <w:rsid w:val="00D05D7F"/>
    <w:rsid w:val="00D12359"/>
    <w:rsid w:val="00D15209"/>
    <w:rsid w:val="00D208D9"/>
    <w:rsid w:val="00D22B56"/>
    <w:rsid w:val="00D26E7E"/>
    <w:rsid w:val="00D315F3"/>
    <w:rsid w:val="00D32731"/>
    <w:rsid w:val="00D35A88"/>
    <w:rsid w:val="00D4074C"/>
    <w:rsid w:val="00D45C39"/>
    <w:rsid w:val="00D4729A"/>
    <w:rsid w:val="00D47313"/>
    <w:rsid w:val="00D4793A"/>
    <w:rsid w:val="00D47962"/>
    <w:rsid w:val="00D47C43"/>
    <w:rsid w:val="00D53827"/>
    <w:rsid w:val="00D561F5"/>
    <w:rsid w:val="00D56883"/>
    <w:rsid w:val="00D600F9"/>
    <w:rsid w:val="00D64664"/>
    <w:rsid w:val="00D66EFD"/>
    <w:rsid w:val="00D6758C"/>
    <w:rsid w:val="00D830CD"/>
    <w:rsid w:val="00D861C1"/>
    <w:rsid w:val="00D861EC"/>
    <w:rsid w:val="00D86CB8"/>
    <w:rsid w:val="00D931B8"/>
    <w:rsid w:val="00D9445C"/>
    <w:rsid w:val="00D952BB"/>
    <w:rsid w:val="00D957FE"/>
    <w:rsid w:val="00DA12DC"/>
    <w:rsid w:val="00DB0E05"/>
    <w:rsid w:val="00DB2530"/>
    <w:rsid w:val="00DB43A8"/>
    <w:rsid w:val="00DB77C0"/>
    <w:rsid w:val="00DC615A"/>
    <w:rsid w:val="00DD2563"/>
    <w:rsid w:val="00DD47E6"/>
    <w:rsid w:val="00DD67ED"/>
    <w:rsid w:val="00DE56CA"/>
    <w:rsid w:val="00DE705A"/>
    <w:rsid w:val="00DE740C"/>
    <w:rsid w:val="00DE776E"/>
    <w:rsid w:val="00DF2CD4"/>
    <w:rsid w:val="00DF2F77"/>
    <w:rsid w:val="00DF34E2"/>
    <w:rsid w:val="00E00F8B"/>
    <w:rsid w:val="00E11A13"/>
    <w:rsid w:val="00E1208B"/>
    <w:rsid w:val="00E2133E"/>
    <w:rsid w:val="00E2629E"/>
    <w:rsid w:val="00E32372"/>
    <w:rsid w:val="00E32F57"/>
    <w:rsid w:val="00E34B16"/>
    <w:rsid w:val="00E35CD9"/>
    <w:rsid w:val="00E41A8E"/>
    <w:rsid w:val="00E42270"/>
    <w:rsid w:val="00E438FC"/>
    <w:rsid w:val="00E514C0"/>
    <w:rsid w:val="00E54D03"/>
    <w:rsid w:val="00E60132"/>
    <w:rsid w:val="00E604F8"/>
    <w:rsid w:val="00E65033"/>
    <w:rsid w:val="00E83AFF"/>
    <w:rsid w:val="00E927C1"/>
    <w:rsid w:val="00E92955"/>
    <w:rsid w:val="00E94E8C"/>
    <w:rsid w:val="00EA0E95"/>
    <w:rsid w:val="00EA28AE"/>
    <w:rsid w:val="00EA36DC"/>
    <w:rsid w:val="00EA4A7C"/>
    <w:rsid w:val="00EA5B72"/>
    <w:rsid w:val="00EA7030"/>
    <w:rsid w:val="00EB4B39"/>
    <w:rsid w:val="00EC2B8F"/>
    <w:rsid w:val="00EC78C7"/>
    <w:rsid w:val="00ED4B0D"/>
    <w:rsid w:val="00EE1BD4"/>
    <w:rsid w:val="00EF14DD"/>
    <w:rsid w:val="00EF191E"/>
    <w:rsid w:val="00EF3688"/>
    <w:rsid w:val="00F0032B"/>
    <w:rsid w:val="00F065C4"/>
    <w:rsid w:val="00F10E1C"/>
    <w:rsid w:val="00F12C06"/>
    <w:rsid w:val="00F13A62"/>
    <w:rsid w:val="00F14932"/>
    <w:rsid w:val="00F15FFF"/>
    <w:rsid w:val="00F22FCA"/>
    <w:rsid w:val="00F233F6"/>
    <w:rsid w:val="00F24103"/>
    <w:rsid w:val="00F254F3"/>
    <w:rsid w:val="00F27063"/>
    <w:rsid w:val="00F328D8"/>
    <w:rsid w:val="00F32996"/>
    <w:rsid w:val="00F33A37"/>
    <w:rsid w:val="00F35D8E"/>
    <w:rsid w:val="00F420E8"/>
    <w:rsid w:val="00F47F0C"/>
    <w:rsid w:val="00F5045E"/>
    <w:rsid w:val="00F5052D"/>
    <w:rsid w:val="00F578BD"/>
    <w:rsid w:val="00F779DF"/>
    <w:rsid w:val="00F867E8"/>
    <w:rsid w:val="00F932D3"/>
    <w:rsid w:val="00F95AE5"/>
    <w:rsid w:val="00F95E49"/>
    <w:rsid w:val="00FA4BA2"/>
    <w:rsid w:val="00FB0DDD"/>
    <w:rsid w:val="00FE5221"/>
    <w:rsid w:val="00FE69EC"/>
    <w:rsid w:val="00FF47C5"/>
    <w:rsid w:val="00FF5283"/>
    <w:rsid w:val="00FF6989"/>
  </w:rsids>
  <m:mathPr>
    <m:mathFont m:val="Cambria Math"/>
    <m:brkBin m:val="before"/>
    <m:brkBinSub m:val="--"/>
    <m:smallFrac m:val="0"/>
    <m:dispDef/>
    <m:lMargin m:val="0"/>
    <m:rMargin m:val="0"/>
    <m:defJc m:val="centerGroup"/>
    <m:wrapIndent m:val="1440"/>
    <m:intLim m:val="subSup"/>
    <m:naryLim m:val="undOvr"/>
  </m:mathPr>
  <w:themeFontLang w:val="fr-B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7530BE"/>
  <w15:chartTrackingRefBased/>
  <w15:docId w15:val="{CA3C6BE2-15D4-4BEB-A14D-29555E8CC0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D2E3A"/>
    <w:pPr>
      <w:jc w:val="both"/>
    </w:pPr>
    <w:rPr>
      <w:rFonts w:eastAsiaTheme="minorEastAsia"/>
      <w:kern w:val="0"/>
      <w14:ligatures w14:val="none"/>
    </w:rPr>
  </w:style>
  <w:style w:type="paragraph" w:styleId="Titre1">
    <w:name w:val="heading 1"/>
    <w:basedOn w:val="Normal"/>
    <w:next w:val="Normal"/>
    <w:link w:val="Titre1Car"/>
    <w:uiPriority w:val="9"/>
    <w:qFormat/>
    <w:rsid w:val="007C338A"/>
    <w:pPr>
      <w:keepNext/>
      <w:keepLines/>
      <w:numPr>
        <w:numId w:val="5"/>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0D2E3A"/>
    <w:pPr>
      <w:keepNext/>
      <w:keepLines/>
      <w:numPr>
        <w:ilvl w:val="1"/>
        <w:numId w:val="5"/>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0D2E3A"/>
    <w:pPr>
      <w:keepNext/>
      <w:keepLines/>
      <w:numPr>
        <w:ilvl w:val="2"/>
        <w:numId w:val="5"/>
      </w:numPr>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0D2E3A"/>
    <w:pPr>
      <w:keepNext/>
      <w:keepLines/>
      <w:numPr>
        <w:ilvl w:val="3"/>
        <w:numId w:val="5"/>
      </w:numPr>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0D2E3A"/>
    <w:pPr>
      <w:keepNext/>
      <w:keepLines/>
      <w:numPr>
        <w:ilvl w:val="4"/>
        <w:numId w:val="5"/>
      </w:numPr>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0D2E3A"/>
    <w:pPr>
      <w:keepNext/>
      <w:keepLines/>
      <w:numPr>
        <w:ilvl w:val="5"/>
        <w:numId w:val="5"/>
      </w:numPr>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D2E3A"/>
    <w:pPr>
      <w:keepNext/>
      <w:keepLines/>
      <w:numPr>
        <w:ilvl w:val="6"/>
        <w:numId w:val="5"/>
      </w:numPr>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D2E3A"/>
    <w:pPr>
      <w:keepNext/>
      <w:keepLines/>
      <w:numPr>
        <w:ilvl w:val="7"/>
        <w:numId w:val="5"/>
      </w:numPr>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D2E3A"/>
    <w:pPr>
      <w:keepNext/>
      <w:keepLines/>
      <w:numPr>
        <w:ilvl w:val="8"/>
        <w:numId w:val="5"/>
      </w:numPr>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D2E3A"/>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0D2E3A"/>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0D2E3A"/>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0D2E3A"/>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0D2E3A"/>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0D2E3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D2E3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D2E3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D2E3A"/>
    <w:rPr>
      <w:rFonts w:eastAsiaTheme="majorEastAsia" w:cstheme="majorBidi"/>
      <w:color w:val="272727" w:themeColor="text1" w:themeTint="D8"/>
    </w:rPr>
  </w:style>
  <w:style w:type="paragraph" w:styleId="Titre">
    <w:name w:val="Title"/>
    <w:basedOn w:val="Normal"/>
    <w:next w:val="Normal"/>
    <w:link w:val="TitreCar"/>
    <w:uiPriority w:val="10"/>
    <w:qFormat/>
    <w:rsid w:val="000D2E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D2E3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D2E3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D2E3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D2E3A"/>
    <w:pPr>
      <w:spacing w:before="160"/>
      <w:jc w:val="center"/>
    </w:pPr>
    <w:rPr>
      <w:i/>
      <w:iCs/>
      <w:color w:val="404040" w:themeColor="text1" w:themeTint="BF"/>
    </w:rPr>
  </w:style>
  <w:style w:type="character" w:customStyle="1" w:styleId="CitationCar">
    <w:name w:val="Citation Car"/>
    <w:basedOn w:val="Policepardfaut"/>
    <w:link w:val="Citation"/>
    <w:uiPriority w:val="29"/>
    <w:rsid w:val="000D2E3A"/>
    <w:rPr>
      <w:i/>
      <w:iCs/>
      <w:color w:val="404040" w:themeColor="text1" w:themeTint="BF"/>
    </w:rPr>
  </w:style>
  <w:style w:type="paragraph" w:styleId="Paragraphedeliste">
    <w:name w:val="List Paragraph"/>
    <w:basedOn w:val="Normal"/>
    <w:uiPriority w:val="34"/>
    <w:qFormat/>
    <w:rsid w:val="000D2E3A"/>
    <w:pPr>
      <w:ind w:left="720"/>
      <w:contextualSpacing/>
    </w:pPr>
  </w:style>
  <w:style w:type="character" w:styleId="Emphaseintense">
    <w:name w:val="Intense Emphasis"/>
    <w:basedOn w:val="Policepardfaut"/>
    <w:uiPriority w:val="21"/>
    <w:qFormat/>
    <w:rsid w:val="000D2E3A"/>
    <w:rPr>
      <w:i/>
      <w:iCs/>
      <w:color w:val="0F4761" w:themeColor="accent1" w:themeShade="BF"/>
    </w:rPr>
  </w:style>
  <w:style w:type="paragraph" w:styleId="Citationintense">
    <w:name w:val="Intense Quote"/>
    <w:basedOn w:val="Normal"/>
    <w:next w:val="Normal"/>
    <w:link w:val="CitationintenseCar"/>
    <w:uiPriority w:val="30"/>
    <w:qFormat/>
    <w:rsid w:val="000D2E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0D2E3A"/>
    <w:rPr>
      <w:i/>
      <w:iCs/>
      <w:color w:val="0F4761" w:themeColor="accent1" w:themeShade="BF"/>
    </w:rPr>
  </w:style>
  <w:style w:type="character" w:styleId="Rfrenceintense">
    <w:name w:val="Intense Reference"/>
    <w:basedOn w:val="Policepardfaut"/>
    <w:uiPriority w:val="32"/>
    <w:qFormat/>
    <w:rsid w:val="000D2E3A"/>
    <w:rPr>
      <w:b/>
      <w:bCs/>
      <w:smallCaps/>
      <w:color w:val="0F4761" w:themeColor="accent1" w:themeShade="BF"/>
      <w:spacing w:val="5"/>
    </w:rPr>
  </w:style>
  <w:style w:type="paragraph" w:styleId="NormalWeb">
    <w:name w:val="Normal (Web)"/>
    <w:basedOn w:val="Normal"/>
    <w:uiPriority w:val="99"/>
    <w:semiHidden/>
    <w:unhideWhenUsed/>
    <w:rsid w:val="000D2E3A"/>
    <w:rPr>
      <w:rFonts w:ascii="Times New Roman" w:hAnsi="Times New Roman" w:cs="Times New Roman"/>
      <w:sz w:val="24"/>
      <w:szCs w:val="24"/>
    </w:rPr>
  </w:style>
  <w:style w:type="paragraph" w:styleId="Bibliographie">
    <w:name w:val="Bibliography"/>
    <w:basedOn w:val="Normal"/>
    <w:next w:val="Normal"/>
    <w:uiPriority w:val="37"/>
    <w:unhideWhenUsed/>
    <w:rsid w:val="00B73A50"/>
    <w:pPr>
      <w:spacing w:after="0" w:line="240" w:lineRule="auto"/>
      <w:ind w:left="720" w:hanging="720"/>
    </w:pPr>
  </w:style>
  <w:style w:type="paragraph" w:styleId="En-tte">
    <w:name w:val="header"/>
    <w:basedOn w:val="Normal"/>
    <w:link w:val="En-tteCar"/>
    <w:uiPriority w:val="99"/>
    <w:unhideWhenUsed/>
    <w:rsid w:val="008A4271"/>
    <w:pPr>
      <w:tabs>
        <w:tab w:val="center" w:pos="4703"/>
        <w:tab w:val="right" w:pos="9406"/>
      </w:tabs>
      <w:spacing w:after="0" w:line="240" w:lineRule="auto"/>
    </w:pPr>
  </w:style>
  <w:style w:type="character" w:customStyle="1" w:styleId="En-tteCar">
    <w:name w:val="En-tête Car"/>
    <w:basedOn w:val="Policepardfaut"/>
    <w:link w:val="En-tte"/>
    <w:uiPriority w:val="99"/>
    <w:rsid w:val="008A4271"/>
    <w:rPr>
      <w:rFonts w:eastAsiaTheme="minorEastAsia"/>
      <w:kern w:val="0"/>
      <w14:ligatures w14:val="none"/>
    </w:rPr>
  </w:style>
  <w:style w:type="paragraph" w:styleId="Pieddepage">
    <w:name w:val="footer"/>
    <w:basedOn w:val="Normal"/>
    <w:link w:val="PieddepageCar"/>
    <w:uiPriority w:val="99"/>
    <w:unhideWhenUsed/>
    <w:rsid w:val="008A4271"/>
    <w:pPr>
      <w:tabs>
        <w:tab w:val="center" w:pos="4703"/>
        <w:tab w:val="right" w:pos="9406"/>
      </w:tabs>
      <w:spacing w:after="0" w:line="240" w:lineRule="auto"/>
    </w:pPr>
  </w:style>
  <w:style w:type="character" w:customStyle="1" w:styleId="PieddepageCar">
    <w:name w:val="Pied de page Car"/>
    <w:basedOn w:val="Policepardfaut"/>
    <w:link w:val="Pieddepage"/>
    <w:uiPriority w:val="99"/>
    <w:rsid w:val="008A4271"/>
    <w:rPr>
      <w:rFonts w:eastAsiaTheme="minorEastAsia"/>
      <w:kern w:val="0"/>
      <w14:ligatures w14:val="none"/>
    </w:rPr>
  </w:style>
  <w:style w:type="paragraph" w:styleId="Lgende">
    <w:name w:val="caption"/>
    <w:basedOn w:val="Normal"/>
    <w:next w:val="Normal"/>
    <w:uiPriority w:val="35"/>
    <w:unhideWhenUsed/>
    <w:qFormat/>
    <w:rsid w:val="006D5240"/>
    <w:pPr>
      <w:spacing w:after="200" w:line="240" w:lineRule="auto"/>
    </w:pPr>
    <w:rPr>
      <w:i/>
      <w:iCs/>
      <w:color w:val="0E2841" w:themeColor="text2"/>
      <w:sz w:val="18"/>
      <w:szCs w:val="18"/>
    </w:rPr>
  </w:style>
  <w:style w:type="character" w:styleId="Textedelespacerserv">
    <w:name w:val="Placeholder Text"/>
    <w:basedOn w:val="Policepardfaut"/>
    <w:uiPriority w:val="99"/>
    <w:semiHidden/>
    <w:rsid w:val="00D861EC"/>
    <w:rPr>
      <w:color w:val="666666"/>
    </w:rPr>
  </w:style>
  <w:style w:type="table" w:styleId="TableauListe4-Accentuation6">
    <w:name w:val="List Table 4 Accent 6"/>
    <w:basedOn w:val="TableauNormal"/>
    <w:uiPriority w:val="49"/>
    <w:rsid w:val="00A90596"/>
    <w:pPr>
      <w:spacing w:after="0" w:line="240" w:lineRule="auto"/>
    </w:pPr>
    <w:rPr>
      <w:rFonts w:eastAsiaTheme="minorEastAsia"/>
      <w:kern w:val="0"/>
      <w14:ligatures w14:val="none"/>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TableauListe4">
    <w:name w:val="List Table 4"/>
    <w:basedOn w:val="TableauNormal"/>
    <w:uiPriority w:val="49"/>
    <w:rsid w:val="00245EC0"/>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Grille4-Accentuation6">
    <w:name w:val="Grid Table 4 Accent 6"/>
    <w:basedOn w:val="TableauNormal"/>
    <w:uiPriority w:val="49"/>
    <w:rsid w:val="00DF2CD4"/>
    <w:pPr>
      <w:spacing w:after="0" w:line="240" w:lineRule="auto"/>
    </w:pPr>
    <w:rPr>
      <w:rFonts w:eastAsiaTheme="minorEastAsia"/>
      <w:kern w:val="0"/>
      <w14:ligatures w14:val="none"/>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TableauGrille4">
    <w:name w:val="Grid Table 4"/>
    <w:basedOn w:val="TableauNormal"/>
    <w:uiPriority w:val="49"/>
    <w:rsid w:val="00DF2CD4"/>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Marquedecommentaire">
    <w:name w:val="annotation reference"/>
    <w:basedOn w:val="Policepardfaut"/>
    <w:uiPriority w:val="99"/>
    <w:semiHidden/>
    <w:unhideWhenUsed/>
    <w:rsid w:val="00A349AF"/>
    <w:rPr>
      <w:sz w:val="16"/>
      <w:szCs w:val="16"/>
    </w:rPr>
  </w:style>
  <w:style w:type="paragraph" w:styleId="Commentaire">
    <w:name w:val="annotation text"/>
    <w:basedOn w:val="Normal"/>
    <w:link w:val="CommentaireCar"/>
    <w:uiPriority w:val="99"/>
    <w:unhideWhenUsed/>
    <w:rsid w:val="00A349AF"/>
    <w:pPr>
      <w:spacing w:line="240" w:lineRule="auto"/>
    </w:pPr>
    <w:rPr>
      <w:sz w:val="20"/>
      <w:szCs w:val="20"/>
    </w:rPr>
  </w:style>
  <w:style w:type="character" w:customStyle="1" w:styleId="CommentaireCar">
    <w:name w:val="Commentaire Car"/>
    <w:basedOn w:val="Policepardfaut"/>
    <w:link w:val="Commentaire"/>
    <w:uiPriority w:val="99"/>
    <w:rsid w:val="00A349AF"/>
    <w:rPr>
      <w:rFonts w:eastAsiaTheme="minorEastAsia"/>
      <w:kern w:val="0"/>
      <w:sz w:val="20"/>
      <w:szCs w:val="20"/>
      <w14:ligatures w14:val="none"/>
    </w:rPr>
  </w:style>
  <w:style w:type="paragraph" w:styleId="Objetducommentaire">
    <w:name w:val="annotation subject"/>
    <w:basedOn w:val="Commentaire"/>
    <w:next w:val="Commentaire"/>
    <w:link w:val="ObjetducommentaireCar"/>
    <w:uiPriority w:val="99"/>
    <w:semiHidden/>
    <w:unhideWhenUsed/>
    <w:rsid w:val="00A349AF"/>
    <w:rPr>
      <w:b/>
      <w:bCs/>
    </w:rPr>
  </w:style>
  <w:style w:type="character" w:customStyle="1" w:styleId="ObjetducommentaireCar">
    <w:name w:val="Objet du commentaire Car"/>
    <w:basedOn w:val="CommentaireCar"/>
    <w:link w:val="Objetducommentaire"/>
    <w:uiPriority w:val="99"/>
    <w:semiHidden/>
    <w:rsid w:val="00A349AF"/>
    <w:rPr>
      <w:rFonts w:eastAsiaTheme="minorEastAsia"/>
      <w:b/>
      <w:bCs/>
      <w:kern w:val="0"/>
      <w:sz w:val="20"/>
      <w:szCs w:val="20"/>
      <w14:ligatures w14:val="none"/>
    </w:rPr>
  </w:style>
  <w:style w:type="table" w:styleId="TableauGrille1Clair">
    <w:name w:val="Grid Table 1 Light"/>
    <w:basedOn w:val="TableauNormal"/>
    <w:uiPriority w:val="46"/>
    <w:rsid w:val="007B7CD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extedebulles">
    <w:name w:val="Balloon Text"/>
    <w:basedOn w:val="Normal"/>
    <w:link w:val="TextedebullesCar"/>
    <w:uiPriority w:val="99"/>
    <w:semiHidden/>
    <w:unhideWhenUsed/>
    <w:rsid w:val="002E6DA3"/>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2E6DA3"/>
    <w:rPr>
      <w:rFonts w:ascii="Segoe UI" w:eastAsiaTheme="minorEastAsia" w:hAnsi="Segoe UI" w:cs="Segoe UI"/>
      <w:kern w:val="0"/>
      <w:sz w:val="18"/>
      <w:szCs w:val="1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1428939">
      <w:bodyDiv w:val="1"/>
      <w:marLeft w:val="0"/>
      <w:marRight w:val="0"/>
      <w:marTop w:val="0"/>
      <w:marBottom w:val="0"/>
      <w:divBdr>
        <w:top w:val="none" w:sz="0" w:space="0" w:color="auto"/>
        <w:left w:val="none" w:sz="0" w:space="0" w:color="auto"/>
        <w:bottom w:val="none" w:sz="0" w:space="0" w:color="auto"/>
        <w:right w:val="none" w:sz="0" w:space="0" w:color="auto"/>
      </w:divBdr>
      <w:divsChild>
        <w:div w:id="203953691">
          <w:marLeft w:val="0"/>
          <w:marRight w:val="0"/>
          <w:marTop w:val="0"/>
          <w:marBottom w:val="0"/>
          <w:divBdr>
            <w:top w:val="none" w:sz="0" w:space="0" w:color="auto"/>
            <w:left w:val="none" w:sz="0" w:space="0" w:color="auto"/>
            <w:bottom w:val="none" w:sz="0" w:space="0" w:color="auto"/>
            <w:right w:val="none" w:sz="0" w:space="0" w:color="auto"/>
          </w:divBdr>
          <w:divsChild>
            <w:div w:id="1088111714">
              <w:marLeft w:val="0"/>
              <w:marRight w:val="0"/>
              <w:marTop w:val="0"/>
              <w:marBottom w:val="0"/>
              <w:divBdr>
                <w:top w:val="none" w:sz="0" w:space="0" w:color="auto"/>
                <w:left w:val="none" w:sz="0" w:space="0" w:color="auto"/>
                <w:bottom w:val="none" w:sz="0" w:space="0" w:color="auto"/>
                <w:right w:val="none" w:sz="0" w:space="0" w:color="auto"/>
              </w:divBdr>
              <w:divsChild>
                <w:div w:id="1001811000">
                  <w:marLeft w:val="0"/>
                  <w:marRight w:val="0"/>
                  <w:marTop w:val="0"/>
                  <w:marBottom w:val="0"/>
                  <w:divBdr>
                    <w:top w:val="none" w:sz="0" w:space="0" w:color="auto"/>
                    <w:left w:val="none" w:sz="0" w:space="0" w:color="auto"/>
                    <w:bottom w:val="none" w:sz="0" w:space="0" w:color="auto"/>
                    <w:right w:val="none" w:sz="0" w:space="0" w:color="auto"/>
                  </w:divBdr>
                  <w:divsChild>
                    <w:div w:id="1978606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197541">
      <w:bodyDiv w:val="1"/>
      <w:marLeft w:val="0"/>
      <w:marRight w:val="0"/>
      <w:marTop w:val="0"/>
      <w:marBottom w:val="0"/>
      <w:divBdr>
        <w:top w:val="none" w:sz="0" w:space="0" w:color="auto"/>
        <w:left w:val="none" w:sz="0" w:space="0" w:color="auto"/>
        <w:bottom w:val="none" w:sz="0" w:space="0" w:color="auto"/>
        <w:right w:val="none" w:sz="0" w:space="0" w:color="auto"/>
      </w:divBdr>
    </w:div>
    <w:div w:id="387530588">
      <w:bodyDiv w:val="1"/>
      <w:marLeft w:val="0"/>
      <w:marRight w:val="0"/>
      <w:marTop w:val="0"/>
      <w:marBottom w:val="0"/>
      <w:divBdr>
        <w:top w:val="none" w:sz="0" w:space="0" w:color="auto"/>
        <w:left w:val="none" w:sz="0" w:space="0" w:color="auto"/>
        <w:bottom w:val="none" w:sz="0" w:space="0" w:color="auto"/>
        <w:right w:val="none" w:sz="0" w:space="0" w:color="auto"/>
      </w:divBdr>
    </w:div>
    <w:div w:id="484325326">
      <w:bodyDiv w:val="1"/>
      <w:marLeft w:val="0"/>
      <w:marRight w:val="0"/>
      <w:marTop w:val="0"/>
      <w:marBottom w:val="0"/>
      <w:divBdr>
        <w:top w:val="none" w:sz="0" w:space="0" w:color="auto"/>
        <w:left w:val="none" w:sz="0" w:space="0" w:color="auto"/>
        <w:bottom w:val="none" w:sz="0" w:space="0" w:color="auto"/>
        <w:right w:val="none" w:sz="0" w:space="0" w:color="auto"/>
      </w:divBdr>
    </w:div>
    <w:div w:id="537860103">
      <w:bodyDiv w:val="1"/>
      <w:marLeft w:val="0"/>
      <w:marRight w:val="0"/>
      <w:marTop w:val="0"/>
      <w:marBottom w:val="0"/>
      <w:divBdr>
        <w:top w:val="none" w:sz="0" w:space="0" w:color="auto"/>
        <w:left w:val="none" w:sz="0" w:space="0" w:color="auto"/>
        <w:bottom w:val="none" w:sz="0" w:space="0" w:color="auto"/>
        <w:right w:val="none" w:sz="0" w:space="0" w:color="auto"/>
      </w:divBdr>
    </w:div>
    <w:div w:id="539438281">
      <w:bodyDiv w:val="1"/>
      <w:marLeft w:val="0"/>
      <w:marRight w:val="0"/>
      <w:marTop w:val="0"/>
      <w:marBottom w:val="0"/>
      <w:divBdr>
        <w:top w:val="none" w:sz="0" w:space="0" w:color="auto"/>
        <w:left w:val="none" w:sz="0" w:space="0" w:color="auto"/>
        <w:bottom w:val="none" w:sz="0" w:space="0" w:color="auto"/>
        <w:right w:val="none" w:sz="0" w:space="0" w:color="auto"/>
      </w:divBdr>
    </w:div>
    <w:div w:id="653609903">
      <w:bodyDiv w:val="1"/>
      <w:marLeft w:val="0"/>
      <w:marRight w:val="0"/>
      <w:marTop w:val="0"/>
      <w:marBottom w:val="0"/>
      <w:divBdr>
        <w:top w:val="none" w:sz="0" w:space="0" w:color="auto"/>
        <w:left w:val="none" w:sz="0" w:space="0" w:color="auto"/>
        <w:bottom w:val="none" w:sz="0" w:space="0" w:color="auto"/>
        <w:right w:val="none" w:sz="0" w:space="0" w:color="auto"/>
      </w:divBdr>
    </w:div>
    <w:div w:id="815412338">
      <w:bodyDiv w:val="1"/>
      <w:marLeft w:val="0"/>
      <w:marRight w:val="0"/>
      <w:marTop w:val="0"/>
      <w:marBottom w:val="0"/>
      <w:divBdr>
        <w:top w:val="none" w:sz="0" w:space="0" w:color="auto"/>
        <w:left w:val="none" w:sz="0" w:space="0" w:color="auto"/>
        <w:bottom w:val="none" w:sz="0" w:space="0" w:color="auto"/>
        <w:right w:val="none" w:sz="0" w:space="0" w:color="auto"/>
      </w:divBdr>
    </w:div>
    <w:div w:id="951588697">
      <w:bodyDiv w:val="1"/>
      <w:marLeft w:val="0"/>
      <w:marRight w:val="0"/>
      <w:marTop w:val="0"/>
      <w:marBottom w:val="0"/>
      <w:divBdr>
        <w:top w:val="none" w:sz="0" w:space="0" w:color="auto"/>
        <w:left w:val="none" w:sz="0" w:space="0" w:color="auto"/>
        <w:bottom w:val="none" w:sz="0" w:space="0" w:color="auto"/>
        <w:right w:val="none" w:sz="0" w:space="0" w:color="auto"/>
      </w:divBdr>
    </w:div>
    <w:div w:id="1081100367">
      <w:bodyDiv w:val="1"/>
      <w:marLeft w:val="0"/>
      <w:marRight w:val="0"/>
      <w:marTop w:val="0"/>
      <w:marBottom w:val="0"/>
      <w:divBdr>
        <w:top w:val="none" w:sz="0" w:space="0" w:color="auto"/>
        <w:left w:val="none" w:sz="0" w:space="0" w:color="auto"/>
        <w:bottom w:val="none" w:sz="0" w:space="0" w:color="auto"/>
        <w:right w:val="none" w:sz="0" w:space="0" w:color="auto"/>
      </w:divBdr>
    </w:div>
    <w:div w:id="1106270201">
      <w:bodyDiv w:val="1"/>
      <w:marLeft w:val="0"/>
      <w:marRight w:val="0"/>
      <w:marTop w:val="0"/>
      <w:marBottom w:val="0"/>
      <w:divBdr>
        <w:top w:val="none" w:sz="0" w:space="0" w:color="auto"/>
        <w:left w:val="none" w:sz="0" w:space="0" w:color="auto"/>
        <w:bottom w:val="none" w:sz="0" w:space="0" w:color="auto"/>
        <w:right w:val="none" w:sz="0" w:space="0" w:color="auto"/>
      </w:divBdr>
      <w:divsChild>
        <w:div w:id="1610702553">
          <w:marLeft w:val="0"/>
          <w:marRight w:val="0"/>
          <w:marTop w:val="0"/>
          <w:marBottom w:val="0"/>
          <w:divBdr>
            <w:top w:val="none" w:sz="0" w:space="0" w:color="auto"/>
            <w:left w:val="none" w:sz="0" w:space="0" w:color="auto"/>
            <w:bottom w:val="none" w:sz="0" w:space="0" w:color="auto"/>
            <w:right w:val="none" w:sz="0" w:space="0" w:color="auto"/>
          </w:divBdr>
        </w:div>
      </w:divsChild>
    </w:div>
    <w:div w:id="1140733379">
      <w:bodyDiv w:val="1"/>
      <w:marLeft w:val="0"/>
      <w:marRight w:val="0"/>
      <w:marTop w:val="0"/>
      <w:marBottom w:val="0"/>
      <w:divBdr>
        <w:top w:val="none" w:sz="0" w:space="0" w:color="auto"/>
        <w:left w:val="none" w:sz="0" w:space="0" w:color="auto"/>
        <w:bottom w:val="none" w:sz="0" w:space="0" w:color="auto"/>
        <w:right w:val="none" w:sz="0" w:space="0" w:color="auto"/>
      </w:divBdr>
      <w:divsChild>
        <w:div w:id="223689217">
          <w:marLeft w:val="0"/>
          <w:marRight w:val="0"/>
          <w:marTop w:val="0"/>
          <w:marBottom w:val="0"/>
          <w:divBdr>
            <w:top w:val="none" w:sz="0" w:space="0" w:color="auto"/>
            <w:left w:val="none" w:sz="0" w:space="0" w:color="auto"/>
            <w:bottom w:val="none" w:sz="0" w:space="0" w:color="auto"/>
            <w:right w:val="none" w:sz="0" w:space="0" w:color="auto"/>
          </w:divBdr>
        </w:div>
      </w:divsChild>
    </w:div>
    <w:div w:id="1499006184">
      <w:bodyDiv w:val="1"/>
      <w:marLeft w:val="0"/>
      <w:marRight w:val="0"/>
      <w:marTop w:val="0"/>
      <w:marBottom w:val="0"/>
      <w:divBdr>
        <w:top w:val="none" w:sz="0" w:space="0" w:color="auto"/>
        <w:left w:val="none" w:sz="0" w:space="0" w:color="auto"/>
        <w:bottom w:val="none" w:sz="0" w:space="0" w:color="auto"/>
        <w:right w:val="none" w:sz="0" w:space="0" w:color="auto"/>
      </w:divBdr>
    </w:div>
    <w:div w:id="1549297876">
      <w:bodyDiv w:val="1"/>
      <w:marLeft w:val="0"/>
      <w:marRight w:val="0"/>
      <w:marTop w:val="0"/>
      <w:marBottom w:val="0"/>
      <w:divBdr>
        <w:top w:val="none" w:sz="0" w:space="0" w:color="auto"/>
        <w:left w:val="none" w:sz="0" w:space="0" w:color="auto"/>
        <w:bottom w:val="none" w:sz="0" w:space="0" w:color="auto"/>
        <w:right w:val="none" w:sz="0" w:space="0" w:color="auto"/>
      </w:divBdr>
    </w:div>
    <w:div w:id="1707488557">
      <w:bodyDiv w:val="1"/>
      <w:marLeft w:val="0"/>
      <w:marRight w:val="0"/>
      <w:marTop w:val="0"/>
      <w:marBottom w:val="0"/>
      <w:divBdr>
        <w:top w:val="none" w:sz="0" w:space="0" w:color="auto"/>
        <w:left w:val="none" w:sz="0" w:space="0" w:color="auto"/>
        <w:bottom w:val="none" w:sz="0" w:space="0" w:color="auto"/>
        <w:right w:val="none" w:sz="0" w:space="0" w:color="auto"/>
      </w:divBdr>
    </w:div>
    <w:div w:id="1786994436">
      <w:bodyDiv w:val="1"/>
      <w:marLeft w:val="0"/>
      <w:marRight w:val="0"/>
      <w:marTop w:val="0"/>
      <w:marBottom w:val="0"/>
      <w:divBdr>
        <w:top w:val="none" w:sz="0" w:space="0" w:color="auto"/>
        <w:left w:val="none" w:sz="0" w:space="0" w:color="auto"/>
        <w:bottom w:val="none" w:sz="0" w:space="0" w:color="auto"/>
        <w:right w:val="none" w:sz="0" w:space="0" w:color="auto"/>
      </w:divBdr>
    </w:div>
    <w:div w:id="1837959137">
      <w:bodyDiv w:val="1"/>
      <w:marLeft w:val="0"/>
      <w:marRight w:val="0"/>
      <w:marTop w:val="0"/>
      <w:marBottom w:val="0"/>
      <w:divBdr>
        <w:top w:val="none" w:sz="0" w:space="0" w:color="auto"/>
        <w:left w:val="none" w:sz="0" w:space="0" w:color="auto"/>
        <w:bottom w:val="none" w:sz="0" w:space="0" w:color="auto"/>
        <w:right w:val="none" w:sz="0" w:space="0" w:color="auto"/>
      </w:divBdr>
      <w:divsChild>
        <w:div w:id="1119179811">
          <w:marLeft w:val="0"/>
          <w:marRight w:val="0"/>
          <w:marTop w:val="0"/>
          <w:marBottom w:val="0"/>
          <w:divBdr>
            <w:top w:val="none" w:sz="0" w:space="0" w:color="auto"/>
            <w:left w:val="none" w:sz="0" w:space="0" w:color="auto"/>
            <w:bottom w:val="none" w:sz="0" w:space="0" w:color="auto"/>
            <w:right w:val="none" w:sz="0" w:space="0" w:color="auto"/>
          </w:divBdr>
          <w:divsChild>
            <w:div w:id="578174512">
              <w:marLeft w:val="0"/>
              <w:marRight w:val="0"/>
              <w:marTop w:val="0"/>
              <w:marBottom w:val="0"/>
              <w:divBdr>
                <w:top w:val="none" w:sz="0" w:space="0" w:color="auto"/>
                <w:left w:val="none" w:sz="0" w:space="0" w:color="auto"/>
                <w:bottom w:val="none" w:sz="0" w:space="0" w:color="auto"/>
                <w:right w:val="none" w:sz="0" w:space="0" w:color="auto"/>
              </w:divBdr>
              <w:divsChild>
                <w:div w:id="710157188">
                  <w:marLeft w:val="0"/>
                  <w:marRight w:val="0"/>
                  <w:marTop w:val="0"/>
                  <w:marBottom w:val="0"/>
                  <w:divBdr>
                    <w:top w:val="none" w:sz="0" w:space="0" w:color="auto"/>
                    <w:left w:val="none" w:sz="0" w:space="0" w:color="auto"/>
                    <w:bottom w:val="none" w:sz="0" w:space="0" w:color="auto"/>
                    <w:right w:val="none" w:sz="0" w:space="0" w:color="auto"/>
                  </w:divBdr>
                  <w:divsChild>
                    <w:div w:id="1505558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18210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83" row="2">
    <wetp:webextensionref xmlns:r="http://schemas.openxmlformats.org/officeDocument/2006/relationships" r:id="rId1"/>
  </wetp:taskpane>
  <wetp:taskpane dockstate="right" visibility="0" width="350" row="3">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B840CCAC-E15B-4C24-BECB-9C8891AB4DD4}">
  <we:reference id="wa200000368" version="1.0.0.0" store="en-US" storeType="OMEX"/>
  <we:alternateReferences>
    <we:reference id="WA200000368" version="1.0.0.0" store=""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2B3EB2BB-9D81-4CC5-9614-553F0F7CA939}">
  <we:reference id="wa200005826" version="1.8.0.0" store="en-US" storeType="OMEX"/>
  <we:alternateReferences>
    <we:reference id="WA200005826" version="1.8.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aad19e44-66bb-48cb-9d5c-a59f7b5db471" xsi:nil="true"/>
    <lcf76f155ced4ddcb4097134ff3c332f xmlns="5785a5e1-32c4-4f65-af10-eebc16574aee">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F48D708EB18334A8F5E2D4BBE638BA8" ma:contentTypeVersion="11" ma:contentTypeDescription="Crée un document." ma:contentTypeScope="" ma:versionID="73a72bdd6a2a580272656966b991cb93">
  <xsd:schema xmlns:xsd="http://www.w3.org/2001/XMLSchema" xmlns:xs="http://www.w3.org/2001/XMLSchema" xmlns:p="http://schemas.microsoft.com/office/2006/metadata/properties" xmlns:ns2="5785a5e1-32c4-4f65-af10-eebc16574aee" xmlns:ns3="aad19e44-66bb-48cb-9d5c-a59f7b5db471" targetNamespace="http://schemas.microsoft.com/office/2006/metadata/properties" ma:root="true" ma:fieldsID="250138fd6bf6ca4c82a587bcbad83ccc" ns2:_="" ns3:_="">
    <xsd:import namespace="5785a5e1-32c4-4f65-af10-eebc16574aee"/>
    <xsd:import namespace="aad19e44-66bb-48cb-9d5c-a59f7b5db47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85a5e1-32c4-4f65-af10-eebc16574a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4434ded7-6e41-4000-8be6-3d063d771b34"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ad19e44-66bb-48cb-9d5c-a59f7b5db47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0387289-2c89-4b9a-9ce8-6120ba570354}" ma:internalName="TaxCatchAll" ma:showField="CatchAllData" ma:web="aad19e44-66bb-48cb-9d5c-a59f7b5db47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6BC7BF-D34B-4336-AD57-5222FE5470E7}">
  <ds:schemaRefs>
    <ds:schemaRef ds:uri="http://schemas.microsoft.com/office/2006/metadata/properties"/>
    <ds:schemaRef ds:uri="http://schemas.microsoft.com/office/infopath/2007/PartnerControls"/>
    <ds:schemaRef ds:uri="aad19e44-66bb-48cb-9d5c-a59f7b5db471"/>
    <ds:schemaRef ds:uri="5785a5e1-32c4-4f65-af10-eebc16574aee"/>
  </ds:schemaRefs>
</ds:datastoreItem>
</file>

<file path=customXml/itemProps2.xml><?xml version="1.0" encoding="utf-8"?>
<ds:datastoreItem xmlns:ds="http://schemas.openxmlformats.org/officeDocument/2006/customXml" ds:itemID="{26730FEE-BA63-4E2A-A597-F30B180C3C0C}">
  <ds:schemaRefs>
    <ds:schemaRef ds:uri="http://schemas.microsoft.com/sharepoint/v3/contenttype/forms"/>
  </ds:schemaRefs>
</ds:datastoreItem>
</file>

<file path=customXml/itemProps3.xml><?xml version="1.0" encoding="utf-8"?>
<ds:datastoreItem xmlns:ds="http://schemas.openxmlformats.org/officeDocument/2006/customXml" ds:itemID="{FCD83B33-92CC-464C-8A47-0BDBE4AFB91A}"/>
</file>

<file path=customXml/itemProps4.xml><?xml version="1.0" encoding="utf-8"?>
<ds:datastoreItem xmlns:ds="http://schemas.openxmlformats.org/officeDocument/2006/customXml" ds:itemID="{1E7B5948-F239-45BD-B247-72A5C9F5CF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440</TotalTime>
  <Pages>22</Pages>
  <Words>22126</Words>
  <Characters>121694</Characters>
  <Application>Microsoft Office Word</Application>
  <DocSecurity>0</DocSecurity>
  <Lines>1014</Lines>
  <Paragraphs>287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143533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Ligot Gauthier</dc:creator>
  <cp:keywords/>
  <dc:description/>
  <cp:lastModifiedBy>Guillaume</cp:lastModifiedBy>
  <cp:revision>518</cp:revision>
  <cp:lastPrinted>2025-02-24T08:38:00Z</cp:lastPrinted>
  <dcterms:created xsi:type="dcterms:W3CDTF">2024-12-06T12:55:00Z</dcterms:created>
  <dcterms:modified xsi:type="dcterms:W3CDTF">2025-03-06T10:53:00Z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zotero-version="7.0.13"&gt;&lt;session id="NDqrYvx0"/&gt;&lt;style id="http://www.zotero.org/styles/elsevier-harvard" hasBibliography="1" bibliographyStyleHasBeenSet="1"/&gt;&lt;prefs&gt;&lt;pref name="fieldType" value="Field"/&gt;&lt;/prefs&gt;&lt;/data&gt;</vt:lpwstr>
  </property>
  <property fmtid="{D5CDD505-2E9C-101B-9397-08002B2CF9AE}" pid="3" name="ContentTypeId">
    <vt:lpwstr>0x0101009F48D708EB18334A8F5E2D4BBE638BA8</vt:lpwstr>
  </property>
  <property fmtid="{D5CDD505-2E9C-101B-9397-08002B2CF9AE}" pid="4" name="MediaServiceImageTags">
    <vt:lpwstr/>
  </property>
</Properties>
</file>